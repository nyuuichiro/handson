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D4ACC3" w14:textId="77777777" w:rsidR="002060F1" w:rsidRPr="00DF1A2F" w:rsidRDefault="006C6BAD" w:rsidP="008142A9">
      <w:pPr>
        <w:rPr>
          <w:rFonts w:ascii="Segoe UI" w:eastAsia="Meiryo UI" w:hAnsi="Segoe UI" w:cs="Segoe UI"/>
          <w:b/>
          <w:bCs/>
          <w:color w:val="1F497D"/>
          <w:sz w:val="56"/>
          <w:szCs w:val="56"/>
        </w:rPr>
      </w:pPr>
      <w:r w:rsidRPr="00DF1A2F">
        <w:rPr>
          <w:rFonts w:ascii="Segoe UI" w:eastAsia="Meiryo UI" w:hAnsi="Segoe UI" w:cs="Segoe UI"/>
          <w:b/>
          <w:bCs/>
          <w:color w:val="1F497D"/>
          <w:sz w:val="56"/>
          <w:szCs w:val="56"/>
        </w:rPr>
        <w:t xml:space="preserve">　</w:t>
      </w:r>
      <w:r w:rsidRPr="00DF1A2F">
        <w:rPr>
          <w:rFonts w:ascii="Segoe UI" w:eastAsia="Meiryo UI" w:hAnsi="Segoe UI" w:cs="Segoe UI"/>
          <w:b/>
          <w:bCs/>
          <w:color w:val="1F497D"/>
          <w:sz w:val="56"/>
          <w:szCs w:val="56"/>
        </w:rPr>
        <w:tab/>
      </w:r>
    </w:p>
    <w:p w14:paraId="2DF48FF4" w14:textId="77777777" w:rsidR="002060F1" w:rsidRPr="00DF1A2F" w:rsidRDefault="002060F1" w:rsidP="008142A9">
      <w:pPr>
        <w:rPr>
          <w:rFonts w:ascii="Segoe UI" w:eastAsia="Meiryo UI" w:hAnsi="Segoe UI" w:cs="Segoe UI"/>
          <w:b/>
          <w:bCs/>
          <w:color w:val="1F497D"/>
          <w:sz w:val="56"/>
          <w:szCs w:val="56"/>
        </w:rPr>
      </w:pPr>
    </w:p>
    <w:p w14:paraId="1A4358B0" w14:textId="77777777" w:rsidR="002060F1" w:rsidRPr="00DF1A2F" w:rsidRDefault="002060F1" w:rsidP="008142A9">
      <w:pPr>
        <w:rPr>
          <w:rFonts w:ascii="Segoe UI" w:eastAsia="Meiryo UI" w:hAnsi="Segoe UI" w:cs="Segoe UI"/>
          <w:b/>
          <w:bCs/>
          <w:color w:val="1F497D"/>
          <w:sz w:val="56"/>
          <w:szCs w:val="56"/>
        </w:rPr>
      </w:pPr>
    </w:p>
    <w:p w14:paraId="24AE11A2" w14:textId="77777777" w:rsidR="000C1D05" w:rsidRPr="00DF1A2F" w:rsidRDefault="002060F1" w:rsidP="008142A9">
      <w:pPr>
        <w:rPr>
          <w:rFonts w:ascii="Segoe UI" w:eastAsia="Meiryo UI" w:hAnsi="Segoe UI" w:cs="Segoe UI"/>
          <w:b/>
          <w:bCs/>
          <w:color w:val="1F497D"/>
          <w:sz w:val="56"/>
          <w:szCs w:val="56"/>
        </w:rPr>
      </w:pPr>
      <w:r w:rsidRPr="00DF1A2F">
        <w:rPr>
          <w:rFonts w:ascii="Segoe UI" w:eastAsia="Meiryo UI" w:hAnsi="Segoe UI" w:cs="Segoe UI"/>
          <w:b/>
          <w:bCs/>
          <w:color w:val="1F497D"/>
          <w:sz w:val="56"/>
          <w:szCs w:val="56"/>
        </w:rPr>
        <w:t>SoftLayer</w:t>
      </w:r>
      <w:r w:rsidRPr="00DF1A2F">
        <w:rPr>
          <w:rFonts w:ascii="Segoe UI" w:eastAsia="Meiryo UI" w:hAnsi="Segoe UI" w:cs="Segoe UI"/>
          <w:b/>
          <w:bCs/>
          <w:color w:val="1F497D"/>
          <w:sz w:val="56"/>
          <w:szCs w:val="56"/>
        </w:rPr>
        <w:t>ハンズオンセミナー</w:t>
      </w:r>
    </w:p>
    <w:p w14:paraId="44E74872" w14:textId="70A0B635" w:rsidR="00991E31" w:rsidRPr="00DF1A2F" w:rsidRDefault="00C61FA0" w:rsidP="008142A9">
      <w:pPr>
        <w:rPr>
          <w:rFonts w:ascii="Segoe UI" w:eastAsia="Meiryo UI" w:hAnsi="Segoe UI" w:cs="Segoe UI"/>
          <w:bCs/>
          <w:color w:val="1F497D"/>
          <w:sz w:val="36"/>
          <w:szCs w:val="36"/>
        </w:rPr>
      </w:pPr>
      <w:ins w:id="0" w:author="Kitase" w:date="2015-07-26T07:06:00Z">
        <w:r w:rsidRPr="00DF1A2F">
          <w:rPr>
            <w:rFonts w:ascii="Segoe UI" w:eastAsia="Meiryo UI" w:hAnsi="Segoe UI" w:cs="Segoe UI"/>
            <w:bCs/>
            <w:color w:val="1F497D"/>
            <w:sz w:val="36"/>
            <w:szCs w:val="36"/>
          </w:rPr>
          <w:t>WordPress</w:t>
        </w:r>
      </w:ins>
      <w:del w:id="1" w:author="Kitase" w:date="2015-07-26T07:05:00Z">
        <w:r w:rsidR="00600691" w:rsidRPr="00DF1A2F" w:rsidDel="000149E2">
          <w:rPr>
            <w:rFonts w:ascii="Segoe UI" w:eastAsia="Meiryo UI" w:hAnsi="Segoe UI" w:cs="Segoe UI" w:hint="eastAsia"/>
            <w:bCs/>
            <w:color w:val="1F497D"/>
            <w:sz w:val="36"/>
            <w:szCs w:val="36"/>
          </w:rPr>
          <w:delText>スペシャル</w:delText>
        </w:r>
      </w:del>
      <w:r w:rsidR="00991E31" w:rsidRPr="00DF1A2F">
        <w:rPr>
          <w:rFonts w:ascii="Segoe UI" w:eastAsia="Meiryo UI" w:hAnsi="Segoe UI" w:cs="Segoe UI" w:hint="eastAsia"/>
          <w:bCs/>
          <w:color w:val="1F497D"/>
          <w:sz w:val="36"/>
          <w:szCs w:val="36"/>
        </w:rPr>
        <w:t>編</w:t>
      </w:r>
    </w:p>
    <w:p w14:paraId="77D31A06" w14:textId="77777777" w:rsidR="000C1D05" w:rsidRPr="00DF1A2F" w:rsidRDefault="000C1D05" w:rsidP="008142A9">
      <w:pPr>
        <w:rPr>
          <w:rFonts w:ascii="Segoe UI" w:eastAsia="Meiryo UI" w:hAnsi="Segoe UI" w:cs="Segoe UI"/>
          <w:b/>
          <w:bCs/>
          <w:color w:val="1F497D"/>
          <w:sz w:val="56"/>
          <w:szCs w:val="56"/>
        </w:rPr>
      </w:pPr>
    </w:p>
    <w:p w14:paraId="789A457F" w14:textId="77777777" w:rsidR="000C1D05" w:rsidRPr="00DF1A2F" w:rsidRDefault="000C1D05" w:rsidP="008142A9">
      <w:pPr>
        <w:rPr>
          <w:rFonts w:ascii="Segoe UI" w:eastAsia="Meiryo UI" w:hAnsi="Segoe UI" w:cs="Segoe UI"/>
          <w:b/>
          <w:bCs/>
          <w:color w:val="1F497D"/>
          <w:sz w:val="56"/>
          <w:szCs w:val="56"/>
        </w:rPr>
      </w:pPr>
    </w:p>
    <w:p w14:paraId="516919F0" w14:textId="14313129" w:rsidR="002060F1" w:rsidRPr="00DF1A2F" w:rsidRDefault="001A1358" w:rsidP="008142A9">
      <w:pPr>
        <w:rPr>
          <w:rFonts w:ascii="Segoe UI" w:eastAsia="Meiryo UI" w:hAnsi="Segoe UI" w:cs="Segoe UI"/>
          <w:b/>
          <w:bCs/>
          <w:color w:val="000000"/>
          <w:sz w:val="32"/>
          <w:szCs w:val="32"/>
        </w:rPr>
      </w:pPr>
      <w:r w:rsidRPr="00DF1A2F">
        <w:rPr>
          <w:rFonts w:ascii="Segoe UI" w:eastAsia="Meiryo UI" w:hAnsi="Segoe UI" w:cs="Segoe UI"/>
          <w:b/>
          <w:bCs/>
          <w:noProof/>
          <w:color w:val="000000"/>
          <w:sz w:val="32"/>
          <w:szCs w:val="32"/>
          <w:rPrChange w:id="2" w:author="Kitase" w:date="2015-07-26T16:23:00Z">
            <w:rPr>
              <w:rFonts w:ascii="Segoe UI" w:eastAsia="Meiryo UI" w:hAnsi="Segoe UI" w:cs="Segoe UI"/>
              <w:b/>
              <w:bCs/>
              <w:noProof/>
              <w:color w:val="000000"/>
              <w:sz w:val="32"/>
              <w:szCs w:val="32"/>
            </w:rPr>
          </w:rPrChange>
        </w:rPr>
        <w:drawing>
          <wp:inline distT="0" distB="0" distL="0" distR="0" wp14:anchorId="6D78D8FA" wp14:editId="58C18C53">
            <wp:extent cx="5743575" cy="1181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3575" cy="1181100"/>
                    </a:xfrm>
                    <a:prstGeom prst="rect">
                      <a:avLst/>
                    </a:prstGeom>
                    <a:noFill/>
                    <a:ln>
                      <a:noFill/>
                    </a:ln>
                  </pic:spPr>
                </pic:pic>
              </a:graphicData>
            </a:graphic>
          </wp:inline>
        </w:drawing>
      </w:r>
    </w:p>
    <w:p w14:paraId="4814EF51" w14:textId="77777777" w:rsidR="000C1D05" w:rsidRPr="00DF1A2F" w:rsidRDefault="000C1D05" w:rsidP="008142A9">
      <w:pPr>
        <w:rPr>
          <w:rFonts w:ascii="Segoe UI" w:eastAsia="Meiryo UI" w:hAnsi="Segoe UI" w:cs="Segoe UI"/>
          <w:b/>
          <w:bCs/>
          <w:color w:val="000000"/>
          <w:sz w:val="32"/>
          <w:szCs w:val="32"/>
        </w:rPr>
      </w:pPr>
    </w:p>
    <w:p w14:paraId="662DDC2D" w14:textId="77777777" w:rsidR="000C1D05" w:rsidRPr="00DF1A2F" w:rsidRDefault="000C1D05" w:rsidP="008142A9">
      <w:pPr>
        <w:rPr>
          <w:rFonts w:ascii="Segoe UI" w:eastAsia="Meiryo UI" w:hAnsi="Segoe UI" w:cs="Segoe UI"/>
          <w:b/>
          <w:bCs/>
          <w:color w:val="000000"/>
          <w:sz w:val="32"/>
          <w:szCs w:val="32"/>
        </w:rPr>
      </w:pPr>
    </w:p>
    <w:p w14:paraId="08649DD1" w14:textId="77777777" w:rsidR="000C1D05" w:rsidRPr="00DF1A2F" w:rsidRDefault="000C1D05" w:rsidP="008142A9">
      <w:pPr>
        <w:rPr>
          <w:rFonts w:ascii="Segoe UI" w:eastAsia="Meiryo UI" w:hAnsi="Segoe UI" w:cs="Segoe UI"/>
          <w:b/>
          <w:bCs/>
          <w:color w:val="000000"/>
          <w:sz w:val="32"/>
          <w:szCs w:val="32"/>
        </w:rPr>
      </w:pPr>
    </w:p>
    <w:p w14:paraId="17070AE2" w14:textId="77777777" w:rsidR="000C1D05" w:rsidRPr="00DF1A2F" w:rsidRDefault="000C1D05" w:rsidP="008142A9">
      <w:pPr>
        <w:rPr>
          <w:rFonts w:ascii="Segoe UI" w:eastAsia="Meiryo UI" w:hAnsi="Segoe UI" w:cs="Segoe UI"/>
          <w:b/>
          <w:bCs/>
          <w:color w:val="000000"/>
          <w:sz w:val="32"/>
          <w:szCs w:val="32"/>
        </w:rPr>
      </w:pPr>
    </w:p>
    <w:p w14:paraId="04393D2C" w14:textId="77777777" w:rsidR="000C1D05" w:rsidRPr="00DF1A2F" w:rsidRDefault="00A81390" w:rsidP="000C1D05">
      <w:pPr>
        <w:jc w:val="right"/>
        <w:rPr>
          <w:rFonts w:ascii="Segoe UI" w:eastAsia="Meiryo UI" w:hAnsi="Segoe UI" w:cs="Segoe UI"/>
          <w:b/>
          <w:bCs/>
          <w:color w:val="365F91"/>
        </w:rPr>
      </w:pPr>
      <w:r w:rsidRPr="00DF1A2F">
        <w:rPr>
          <w:rFonts w:ascii="Segoe UI" w:eastAsia="Meiryo UI" w:hAnsi="Segoe UI" w:cs="Segoe UI"/>
          <w:b/>
          <w:bCs/>
          <w:color w:val="365F91"/>
        </w:rPr>
        <w:t>2015</w:t>
      </w:r>
      <w:r w:rsidR="000C1D05" w:rsidRPr="00DF1A2F">
        <w:rPr>
          <w:rFonts w:ascii="Segoe UI" w:eastAsia="Meiryo UI" w:hAnsi="Segoe UI" w:cs="Segoe UI"/>
          <w:b/>
          <w:bCs/>
          <w:color w:val="365F91"/>
        </w:rPr>
        <w:t>/0</w:t>
      </w:r>
      <w:r w:rsidR="00E61EE5" w:rsidRPr="00DF1A2F">
        <w:rPr>
          <w:rFonts w:ascii="Segoe UI" w:eastAsia="Meiryo UI" w:hAnsi="Segoe UI" w:cs="Segoe UI"/>
          <w:b/>
          <w:bCs/>
          <w:color w:val="365F91"/>
        </w:rPr>
        <w:t>7</w:t>
      </w:r>
      <w:r w:rsidR="000C1D05" w:rsidRPr="00DF1A2F">
        <w:rPr>
          <w:rFonts w:ascii="Segoe UI" w:eastAsia="Meiryo UI" w:hAnsi="Segoe UI" w:cs="Segoe UI"/>
          <w:b/>
          <w:bCs/>
          <w:color w:val="365F91"/>
        </w:rPr>
        <w:t>/</w:t>
      </w:r>
      <w:r w:rsidR="00E61EE5" w:rsidRPr="00DF1A2F">
        <w:rPr>
          <w:rFonts w:ascii="Segoe UI" w:eastAsia="Meiryo UI" w:hAnsi="Segoe UI" w:cs="Segoe UI"/>
          <w:b/>
          <w:bCs/>
          <w:color w:val="365F91"/>
        </w:rPr>
        <w:t>14</w:t>
      </w:r>
    </w:p>
    <w:p w14:paraId="22EC75E3" w14:textId="77777777" w:rsidR="000C1D05" w:rsidRPr="00DF1A2F" w:rsidRDefault="000C1D05" w:rsidP="000C1D05">
      <w:pPr>
        <w:jc w:val="right"/>
        <w:rPr>
          <w:rFonts w:ascii="Segoe UI" w:eastAsia="Meiryo UI" w:hAnsi="Segoe UI" w:cs="Segoe UI"/>
          <w:b/>
          <w:bCs/>
          <w:color w:val="365F91"/>
        </w:rPr>
      </w:pPr>
      <w:r w:rsidRPr="00DF1A2F">
        <w:rPr>
          <w:rFonts w:ascii="Segoe UI" w:eastAsia="Meiryo UI" w:hAnsi="Segoe UI" w:cs="Segoe UI" w:hint="eastAsia"/>
          <w:b/>
          <w:bCs/>
          <w:color w:val="365F91"/>
        </w:rPr>
        <w:t>日本アイ・ビー・エム株式会社</w:t>
      </w:r>
    </w:p>
    <w:p w14:paraId="64734214" w14:textId="6888E766" w:rsidR="000C1D05" w:rsidRPr="00DF1A2F" w:rsidRDefault="00EA24E7" w:rsidP="000C1D05">
      <w:pPr>
        <w:jc w:val="right"/>
        <w:rPr>
          <w:rFonts w:ascii="Segoe UI" w:eastAsia="Meiryo UI" w:hAnsi="Segoe UI" w:cs="Segoe UI"/>
          <w:b/>
          <w:bCs/>
          <w:color w:val="365F91"/>
        </w:rPr>
      </w:pPr>
      <w:r w:rsidRPr="00DF1A2F">
        <w:rPr>
          <w:rFonts w:ascii="Segoe UI" w:eastAsia="Meiryo UI" w:hAnsi="Segoe UI" w:cs="Segoe UI" w:hint="eastAsia"/>
          <w:b/>
          <w:bCs/>
          <w:color w:val="365F91"/>
        </w:rPr>
        <w:t>クラウド・</w:t>
      </w:r>
      <w:ins w:id="3" w:author="Kitase" w:date="2015-07-26T07:05:00Z">
        <w:r w:rsidR="000149E2" w:rsidRPr="00DF1A2F">
          <w:rPr>
            <w:rFonts w:ascii="Segoe UI" w:eastAsia="Meiryo UI" w:hAnsi="Segoe UI" w:cs="Segoe UI" w:hint="eastAsia"/>
            <w:b/>
            <w:bCs/>
            <w:color w:val="365F91"/>
          </w:rPr>
          <w:t>ポートフォリオ・</w:t>
        </w:r>
      </w:ins>
      <w:r w:rsidRPr="00DF1A2F">
        <w:rPr>
          <w:rFonts w:ascii="Segoe UI" w:eastAsia="Meiryo UI" w:hAnsi="Segoe UI" w:cs="Segoe UI" w:hint="eastAsia"/>
          <w:b/>
          <w:bCs/>
          <w:color w:val="365F91"/>
        </w:rPr>
        <w:t>マーケティング</w:t>
      </w:r>
    </w:p>
    <w:p w14:paraId="34BAF772" w14:textId="77777777" w:rsidR="002060F1" w:rsidRPr="00DF1A2F" w:rsidRDefault="002060F1" w:rsidP="008A5DA8">
      <w:pPr>
        <w:widowControl/>
        <w:jc w:val="left"/>
        <w:rPr>
          <w:rFonts w:ascii="Segoe UI" w:eastAsia="Meiryo UI" w:hAnsi="Segoe UI" w:cs="Segoe UI"/>
          <w:bCs/>
          <w:lang w:val="ja-JP"/>
        </w:rPr>
      </w:pPr>
      <w:r w:rsidRPr="00DF1A2F">
        <w:rPr>
          <w:rFonts w:ascii="Segoe UI" w:eastAsia="Meiryo UI" w:hAnsi="Segoe UI" w:cs="Segoe UI"/>
          <w:bCs/>
          <w:lang w:val="ja-JP"/>
        </w:rPr>
        <w:br w:type="page"/>
      </w:r>
    </w:p>
    <w:p w14:paraId="03B3A5C3" w14:textId="77777777" w:rsidR="002060F1" w:rsidRPr="00DF1A2F" w:rsidRDefault="002060F1" w:rsidP="008A5DA8">
      <w:pPr>
        <w:widowControl/>
        <w:jc w:val="left"/>
        <w:rPr>
          <w:rFonts w:ascii="Segoe UI" w:eastAsia="Meiryo UI" w:hAnsi="Segoe UI" w:cs="Segoe UI"/>
          <w:b/>
          <w:bCs/>
          <w:color w:val="365F91"/>
          <w:sz w:val="36"/>
          <w:szCs w:val="36"/>
          <w:lang w:val="ja-JP"/>
        </w:rPr>
      </w:pPr>
      <w:r w:rsidRPr="00DF1A2F">
        <w:rPr>
          <w:rFonts w:ascii="Segoe UI" w:eastAsia="Meiryo UI" w:hAnsi="Segoe UI" w:cs="Segoe UI" w:hint="eastAsia"/>
          <w:b/>
          <w:bCs/>
          <w:color w:val="365F91"/>
          <w:sz w:val="36"/>
          <w:szCs w:val="36"/>
          <w:lang w:val="ja-JP"/>
        </w:rPr>
        <w:lastRenderedPageBreak/>
        <w:t>改定履歴</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1255"/>
        <w:gridCol w:w="1131"/>
        <w:gridCol w:w="3975"/>
        <w:gridCol w:w="2679"/>
      </w:tblGrid>
      <w:tr w:rsidR="002060F1" w:rsidRPr="00DF1A2F" w14:paraId="7CEEA0CA" w14:textId="77777777" w:rsidTr="00825057">
        <w:tc>
          <w:tcPr>
            <w:tcW w:w="1263" w:type="dxa"/>
            <w:shd w:val="clear" w:color="auto" w:fill="E6E6E6"/>
          </w:tcPr>
          <w:p w14:paraId="1DEAD90C" w14:textId="77777777" w:rsidR="002060F1" w:rsidRPr="00DF1A2F" w:rsidRDefault="002060F1" w:rsidP="00825057">
            <w:pPr>
              <w:widowControl/>
              <w:jc w:val="left"/>
              <w:rPr>
                <w:rFonts w:ascii="Segoe UI" w:eastAsia="Meiryo UI" w:hAnsi="Segoe UI" w:cs="Segoe UI"/>
                <w:bCs/>
                <w:sz w:val="18"/>
                <w:lang w:val="ja-JP"/>
              </w:rPr>
            </w:pPr>
            <w:r w:rsidRPr="00DF1A2F">
              <w:rPr>
                <w:rFonts w:ascii="Segoe UI" w:eastAsia="Meiryo UI" w:hAnsi="Segoe UI" w:cs="Segoe UI" w:hint="eastAsia"/>
                <w:bCs/>
                <w:sz w:val="18"/>
                <w:lang w:val="ja-JP"/>
              </w:rPr>
              <w:t>日時</w:t>
            </w:r>
          </w:p>
        </w:tc>
        <w:tc>
          <w:tcPr>
            <w:tcW w:w="1155" w:type="dxa"/>
            <w:shd w:val="clear" w:color="auto" w:fill="E6E6E6"/>
          </w:tcPr>
          <w:p w14:paraId="55956578" w14:textId="77777777" w:rsidR="002060F1" w:rsidRPr="00DF1A2F" w:rsidRDefault="002060F1" w:rsidP="00825057">
            <w:pPr>
              <w:widowControl/>
              <w:jc w:val="left"/>
              <w:rPr>
                <w:rFonts w:ascii="Segoe UI" w:eastAsia="Meiryo UI" w:hAnsi="Segoe UI" w:cs="Segoe UI"/>
                <w:bCs/>
                <w:sz w:val="18"/>
                <w:lang w:val="ja-JP"/>
              </w:rPr>
            </w:pPr>
            <w:r w:rsidRPr="00DF1A2F">
              <w:rPr>
                <w:rFonts w:ascii="Segoe UI" w:eastAsia="Meiryo UI" w:hAnsi="Segoe UI" w:cs="Segoe UI" w:hint="eastAsia"/>
                <w:bCs/>
                <w:sz w:val="18"/>
                <w:lang w:val="ja-JP"/>
              </w:rPr>
              <w:t>バージョン</w:t>
            </w:r>
          </w:p>
        </w:tc>
        <w:tc>
          <w:tcPr>
            <w:tcW w:w="4095" w:type="dxa"/>
            <w:shd w:val="clear" w:color="auto" w:fill="E6E6E6"/>
          </w:tcPr>
          <w:p w14:paraId="5F628AB4" w14:textId="77777777" w:rsidR="002060F1" w:rsidRPr="00DF1A2F" w:rsidRDefault="002060F1" w:rsidP="00825057">
            <w:pPr>
              <w:widowControl/>
              <w:jc w:val="left"/>
              <w:rPr>
                <w:rFonts w:ascii="Segoe UI" w:eastAsia="Meiryo UI" w:hAnsi="Segoe UI" w:cs="Segoe UI"/>
                <w:bCs/>
                <w:sz w:val="18"/>
                <w:lang w:val="ja-JP"/>
              </w:rPr>
            </w:pPr>
            <w:r w:rsidRPr="00DF1A2F">
              <w:rPr>
                <w:rFonts w:ascii="Segoe UI" w:eastAsia="Meiryo UI" w:hAnsi="Segoe UI" w:cs="Segoe UI" w:hint="eastAsia"/>
                <w:bCs/>
                <w:sz w:val="18"/>
                <w:lang w:val="ja-JP"/>
              </w:rPr>
              <w:t>コメント</w:t>
            </w:r>
          </w:p>
        </w:tc>
        <w:tc>
          <w:tcPr>
            <w:tcW w:w="2755" w:type="dxa"/>
            <w:shd w:val="clear" w:color="auto" w:fill="E6E6E6"/>
          </w:tcPr>
          <w:p w14:paraId="626FFA9F" w14:textId="77777777" w:rsidR="002060F1" w:rsidRPr="00DF1A2F" w:rsidRDefault="002060F1" w:rsidP="00825057">
            <w:pPr>
              <w:widowControl/>
              <w:jc w:val="left"/>
              <w:rPr>
                <w:rFonts w:ascii="Segoe UI" w:eastAsia="Meiryo UI" w:hAnsi="Segoe UI" w:cs="Segoe UI"/>
                <w:bCs/>
                <w:sz w:val="18"/>
                <w:lang w:val="ja-JP"/>
              </w:rPr>
            </w:pPr>
            <w:r w:rsidRPr="00DF1A2F">
              <w:rPr>
                <w:rFonts w:ascii="Segoe UI" w:eastAsia="Meiryo UI" w:hAnsi="Segoe UI" w:cs="Segoe UI" w:hint="eastAsia"/>
                <w:bCs/>
                <w:sz w:val="18"/>
                <w:lang w:val="ja-JP"/>
              </w:rPr>
              <w:t>更新者</w:t>
            </w:r>
          </w:p>
        </w:tc>
      </w:tr>
      <w:tr w:rsidR="002060F1" w:rsidRPr="00DF1A2F" w14:paraId="4CCB4655" w14:textId="77777777" w:rsidTr="00825057">
        <w:tc>
          <w:tcPr>
            <w:tcW w:w="1263" w:type="dxa"/>
            <w:shd w:val="clear" w:color="auto" w:fill="E6E6E6"/>
          </w:tcPr>
          <w:p w14:paraId="699B6F53" w14:textId="77777777" w:rsidR="002060F1" w:rsidRPr="00DF1A2F" w:rsidRDefault="00D64DAE" w:rsidP="00825057">
            <w:pPr>
              <w:widowControl/>
              <w:jc w:val="left"/>
              <w:rPr>
                <w:rFonts w:ascii="Segoe UI" w:eastAsia="Meiryo UI" w:hAnsi="Segoe UI" w:cs="Segoe UI"/>
                <w:bCs/>
                <w:sz w:val="18"/>
                <w:lang w:val="ja-JP"/>
              </w:rPr>
            </w:pPr>
            <w:r w:rsidRPr="00DF1A2F">
              <w:rPr>
                <w:rFonts w:ascii="Segoe UI" w:eastAsia="Meiryo UI" w:hAnsi="Segoe UI" w:cs="Segoe UI"/>
                <w:bCs/>
                <w:sz w:val="18"/>
                <w:lang w:val="ja-JP"/>
              </w:rPr>
              <w:t>201</w:t>
            </w:r>
            <w:r w:rsidR="002B7043" w:rsidRPr="00DF1A2F">
              <w:rPr>
                <w:rFonts w:ascii="Segoe UI" w:eastAsia="Meiryo UI" w:hAnsi="Segoe UI" w:cs="Segoe UI"/>
                <w:bCs/>
                <w:sz w:val="18"/>
                <w:lang w:val="ja-JP"/>
              </w:rPr>
              <w:t>5/7/14</w:t>
            </w:r>
          </w:p>
        </w:tc>
        <w:tc>
          <w:tcPr>
            <w:tcW w:w="1155" w:type="dxa"/>
            <w:shd w:val="clear" w:color="auto" w:fill="E6E6E6"/>
          </w:tcPr>
          <w:p w14:paraId="0B0AAC6E" w14:textId="77777777" w:rsidR="002060F1" w:rsidRPr="00DF1A2F" w:rsidRDefault="002060F1" w:rsidP="00825057">
            <w:pPr>
              <w:widowControl/>
              <w:jc w:val="left"/>
              <w:rPr>
                <w:rFonts w:ascii="Segoe UI" w:eastAsia="Meiryo UI" w:hAnsi="Segoe UI" w:cs="Segoe UI"/>
                <w:bCs/>
                <w:sz w:val="18"/>
                <w:lang w:val="ja-JP"/>
              </w:rPr>
            </w:pPr>
            <w:r w:rsidRPr="00DF1A2F">
              <w:rPr>
                <w:rFonts w:ascii="Segoe UI" w:eastAsia="Meiryo UI" w:hAnsi="Segoe UI" w:cs="Segoe UI" w:hint="eastAsia"/>
                <w:bCs/>
                <w:sz w:val="18"/>
                <w:lang w:val="ja-JP"/>
              </w:rPr>
              <w:t>初版</w:t>
            </w:r>
          </w:p>
        </w:tc>
        <w:tc>
          <w:tcPr>
            <w:tcW w:w="4095" w:type="dxa"/>
            <w:shd w:val="clear" w:color="auto" w:fill="E6E6E6"/>
          </w:tcPr>
          <w:p w14:paraId="3385B34E" w14:textId="77777777" w:rsidR="002060F1" w:rsidRPr="00DF1A2F" w:rsidRDefault="002060F1" w:rsidP="00825057">
            <w:pPr>
              <w:widowControl/>
              <w:jc w:val="left"/>
              <w:rPr>
                <w:rFonts w:ascii="Segoe UI" w:eastAsia="Meiryo UI" w:hAnsi="Segoe UI" w:cs="Segoe UI"/>
                <w:bCs/>
                <w:sz w:val="18"/>
                <w:lang w:val="ja-JP"/>
              </w:rPr>
            </w:pPr>
          </w:p>
        </w:tc>
        <w:tc>
          <w:tcPr>
            <w:tcW w:w="2755" w:type="dxa"/>
            <w:shd w:val="clear" w:color="auto" w:fill="E6E6E6"/>
          </w:tcPr>
          <w:p w14:paraId="2B3C8BC8" w14:textId="77777777" w:rsidR="002060F1" w:rsidRPr="00DF1A2F" w:rsidRDefault="002060F1" w:rsidP="00825057">
            <w:pPr>
              <w:widowControl/>
              <w:jc w:val="left"/>
              <w:rPr>
                <w:rFonts w:ascii="Segoe UI" w:eastAsia="Meiryo UI" w:hAnsi="Segoe UI" w:cs="Segoe UI"/>
                <w:bCs/>
                <w:sz w:val="18"/>
              </w:rPr>
            </w:pPr>
          </w:p>
        </w:tc>
      </w:tr>
      <w:tr w:rsidR="002060F1" w:rsidRPr="00DF1A2F" w14:paraId="453CBA85" w14:textId="77777777" w:rsidTr="00825057">
        <w:tc>
          <w:tcPr>
            <w:tcW w:w="1263" w:type="dxa"/>
            <w:shd w:val="clear" w:color="auto" w:fill="E6E6E6"/>
          </w:tcPr>
          <w:p w14:paraId="2D55FA14" w14:textId="77777777" w:rsidR="002060F1" w:rsidRPr="00DF1A2F" w:rsidRDefault="002060F1" w:rsidP="00825057">
            <w:pPr>
              <w:widowControl/>
              <w:jc w:val="left"/>
              <w:rPr>
                <w:rFonts w:ascii="Segoe UI" w:eastAsia="Meiryo UI" w:hAnsi="Segoe UI" w:cs="Segoe UI"/>
                <w:bCs/>
                <w:sz w:val="18"/>
              </w:rPr>
            </w:pPr>
          </w:p>
        </w:tc>
        <w:tc>
          <w:tcPr>
            <w:tcW w:w="1155" w:type="dxa"/>
            <w:shd w:val="clear" w:color="auto" w:fill="E6E6E6"/>
          </w:tcPr>
          <w:p w14:paraId="5667AAE1" w14:textId="77777777" w:rsidR="002060F1" w:rsidRPr="00DF1A2F" w:rsidRDefault="002060F1" w:rsidP="00825057">
            <w:pPr>
              <w:widowControl/>
              <w:jc w:val="left"/>
              <w:rPr>
                <w:rFonts w:ascii="Segoe UI" w:eastAsia="Meiryo UI" w:hAnsi="Segoe UI" w:cs="Segoe UI"/>
                <w:bCs/>
                <w:sz w:val="18"/>
              </w:rPr>
            </w:pPr>
          </w:p>
        </w:tc>
        <w:tc>
          <w:tcPr>
            <w:tcW w:w="4095" w:type="dxa"/>
            <w:shd w:val="clear" w:color="auto" w:fill="E6E6E6"/>
          </w:tcPr>
          <w:p w14:paraId="62135CDE" w14:textId="77777777" w:rsidR="002060F1" w:rsidRPr="00DF1A2F" w:rsidRDefault="002060F1" w:rsidP="00825057">
            <w:pPr>
              <w:widowControl/>
              <w:jc w:val="left"/>
              <w:rPr>
                <w:rFonts w:ascii="Segoe UI" w:eastAsia="Meiryo UI" w:hAnsi="Segoe UI" w:cs="Segoe UI"/>
                <w:bCs/>
                <w:sz w:val="18"/>
              </w:rPr>
            </w:pPr>
          </w:p>
        </w:tc>
        <w:tc>
          <w:tcPr>
            <w:tcW w:w="2755" w:type="dxa"/>
            <w:shd w:val="clear" w:color="auto" w:fill="E6E6E6"/>
          </w:tcPr>
          <w:p w14:paraId="1BDE9667" w14:textId="77777777" w:rsidR="002060F1" w:rsidRPr="00DF1A2F" w:rsidRDefault="002060F1" w:rsidP="00825057">
            <w:pPr>
              <w:widowControl/>
              <w:jc w:val="left"/>
              <w:rPr>
                <w:rFonts w:ascii="Segoe UI" w:eastAsia="Meiryo UI" w:hAnsi="Segoe UI" w:cs="Segoe UI"/>
                <w:bCs/>
                <w:sz w:val="18"/>
              </w:rPr>
            </w:pPr>
          </w:p>
        </w:tc>
      </w:tr>
      <w:tr w:rsidR="002060F1" w:rsidRPr="00DF1A2F" w14:paraId="35E87703" w14:textId="77777777" w:rsidTr="00825057">
        <w:tc>
          <w:tcPr>
            <w:tcW w:w="1263" w:type="dxa"/>
            <w:shd w:val="clear" w:color="auto" w:fill="E6E6E6"/>
          </w:tcPr>
          <w:p w14:paraId="45CC56A2" w14:textId="77777777" w:rsidR="002060F1" w:rsidRPr="00DF1A2F" w:rsidRDefault="002060F1" w:rsidP="00825057">
            <w:pPr>
              <w:widowControl/>
              <w:jc w:val="left"/>
              <w:rPr>
                <w:rFonts w:ascii="Segoe UI" w:eastAsia="Meiryo UI" w:hAnsi="Segoe UI" w:cs="Segoe UI"/>
                <w:bCs/>
                <w:sz w:val="18"/>
              </w:rPr>
            </w:pPr>
          </w:p>
        </w:tc>
        <w:tc>
          <w:tcPr>
            <w:tcW w:w="1155" w:type="dxa"/>
            <w:shd w:val="clear" w:color="auto" w:fill="E6E6E6"/>
          </w:tcPr>
          <w:p w14:paraId="4B246848" w14:textId="77777777" w:rsidR="002060F1" w:rsidRPr="00DF1A2F" w:rsidRDefault="002060F1" w:rsidP="00825057">
            <w:pPr>
              <w:widowControl/>
              <w:jc w:val="left"/>
              <w:rPr>
                <w:rFonts w:ascii="Segoe UI" w:eastAsia="Meiryo UI" w:hAnsi="Segoe UI" w:cs="Segoe UI"/>
                <w:bCs/>
                <w:sz w:val="18"/>
              </w:rPr>
            </w:pPr>
          </w:p>
        </w:tc>
        <w:tc>
          <w:tcPr>
            <w:tcW w:w="4095" w:type="dxa"/>
            <w:shd w:val="clear" w:color="auto" w:fill="E6E6E6"/>
          </w:tcPr>
          <w:p w14:paraId="4EC16D6B" w14:textId="77777777" w:rsidR="002060F1" w:rsidRPr="00DF1A2F" w:rsidRDefault="002060F1" w:rsidP="00825057">
            <w:pPr>
              <w:widowControl/>
              <w:jc w:val="left"/>
              <w:rPr>
                <w:rFonts w:ascii="Segoe UI" w:eastAsia="Meiryo UI" w:hAnsi="Segoe UI" w:cs="Segoe UI"/>
                <w:bCs/>
                <w:sz w:val="18"/>
              </w:rPr>
            </w:pPr>
          </w:p>
        </w:tc>
        <w:tc>
          <w:tcPr>
            <w:tcW w:w="2755" w:type="dxa"/>
            <w:shd w:val="clear" w:color="auto" w:fill="E6E6E6"/>
          </w:tcPr>
          <w:p w14:paraId="6D8F84D9" w14:textId="77777777" w:rsidR="002060F1" w:rsidRPr="00DF1A2F" w:rsidRDefault="002060F1" w:rsidP="00825057">
            <w:pPr>
              <w:widowControl/>
              <w:jc w:val="left"/>
              <w:rPr>
                <w:rFonts w:ascii="Segoe UI" w:eastAsia="Meiryo UI" w:hAnsi="Segoe UI" w:cs="Segoe UI"/>
                <w:bCs/>
                <w:sz w:val="18"/>
              </w:rPr>
            </w:pPr>
          </w:p>
        </w:tc>
      </w:tr>
    </w:tbl>
    <w:p w14:paraId="322A836F" w14:textId="77777777" w:rsidR="002060F1" w:rsidRPr="00DF1A2F" w:rsidRDefault="002060F1" w:rsidP="008A5DA8">
      <w:pPr>
        <w:widowControl/>
        <w:jc w:val="left"/>
        <w:rPr>
          <w:rFonts w:ascii="Segoe UI" w:eastAsia="Meiryo UI" w:hAnsi="Segoe UI" w:cs="Segoe UI"/>
          <w:bCs/>
        </w:rPr>
      </w:pPr>
    </w:p>
    <w:p w14:paraId="24010EE5" w14:textId="77777777" w:rsidR="002060F1" w:rsidRPr="00DF1A2F" w:rsidRDefault="002060F1" w:rsidP="008A5DA8">
      <w:pPr>
        <w:widowControl/>
        <w:jc w:val="left"/>
        <w:rPr>
          <w:rFonts w:ascii="Segoe UI" w:eastAsia="Meiryo UI" w:hAnsi="Segoe UI" w:cs="Segoe UI"/>
        </w:rPr>
      </w:pPr>
      <w:r w:rsidRPr="00DF1A2F">
        <w:rPr>
          <w:rFonts w:ascii="Segoe UI" w:eastAsia="Meiryo UI" w:hAnsi="Segoe UI" w:cs="Segoe UI"/>
          <w:bCs/>
        </w:rPr>
        <w:br w:type="page"/>
      </w:r>
    </w:p>
    <w:p w14:paraId="57A52B4D" w14:textId="77777777" w:rsidR="002060F1" w:rsidRPr="00DF1A2F" w:rsidRDefault="002060F1" w:rsidP="002060F1">
      <w:pPr>
        <w:pStyle w:val="TOCHeading"/>
        <w:spacing w:before="0" w:line="240" w:lineRule="auto"/>
        <w:jc w:val="both"/>
        <w:rPr>
          <w:rFonts w:ascii="Segoe UI" w:eastAsia="Meiryo UI" w:hAnsi="Segoe UI" w:cs="Segoe UI"/>
          <w:b/>
        </w:rPr>
      </w:pPr>
      <w:r w:rsidRPr="00DF1A2F">
        <w:rPr>
          <w:rFonts w:ascii="Segoe UI" w:eastAsia="Meiryo UI" w:hAnsi="Segoe UI" w:cs="Segoe UI" w:hint="eastAsia"/>
          <w:b/>
          <w:lang w:val="ja-JP" w:eastAsia="x-none"/>
        </w:rPr>
        <w:lastRenderedPageBreak/>
        <w:t>目次</w:t>
      </w:r>
    </w:p>
    <w:p w14:paraId="7926D22C" w14:textId="77777777" w:rsidR="00DF1A2F" w:rsidRPr="00DF1A2F" w:rsidRDefault="002060F1">
      <w:pPr>
        <w:pStyle w:val="TOC1"/>
        <w:tabs>
          <w:tab w:val="left" w:pos="420"/>
          <w:tab w:val="right" w:leader="dot" w:pos="9060"/>
        </w:tabs>
        <w:rPr>
          <w:ins w:id="4" w:author="Kitase" w:date="2015-07-26T16:23:00Z"/>
          <w:rFonts w:ascii="Segoe UI" w:eastAsia="Meiryo UI" w:hAnsi="Segoe UI" w:cs="Segoe UI"/>
          <w:noProof/>
          <w:szCs w:val="22"/>
          <w:rPrChange w:id="5" w:author="Kitase" w:date="2015-07-26T16:23:00Z">
            <w:rPr>
              <w:ins w:id="6" w:author="Kitase" w:date="2015-07-26T16:23:00Z"/>
              <w:rFonts w:asciiTheme="minorHAnsi" w:eastAsiaTheme="minorEastAsia" w:hAnsiTheme="minorHAnsi" w:cstheme="minorBidi"/>
              <w:noProof/>
              <w:szCs w:val="22"/>
            </w:rPr>
          </w:rPrChange>
        </w:rPr>
      </w:pPr>
      <w:r w:rsidRPr="00DF1A2F">
        <w:rPr>
          <w:rFonts w:ascii="Segoe UI" w:eastAsia="Meiryo UI" w:hAnsi="Segoe UI" w:cs="Segoe UI"/>
          <w:rPrChange w:id="7" w:author="Kitase" w:date="2015-07-26T16:23:00Z">
            <w:rPr>
              <w:rFonts w:ascii="Segoe UI" w:eastAsia="Meiryo UI" w:hAnsi="Segoe UI" w:cs="Segoe UI"/>
            </w:rPr>
          </w:rPrChange>
        </w:rPr>
        <w:fldChar w:fldCharType="begin"/>
      </w:r>
      <w:r w:rsidRPr="00DF1A2F">
        <w:rPr>
          <w:rFonts w:ascii="Segoe UI" w:eastAsia="Meiryo UI" w:hAnsi="Segoe UI" w:cs="Segoe UI"/>
        </w:rPr>
        <w:instrText xml:space="preserve"> TOC \o "1-3" \h \z \u </w:instrText>
      </w:r>
      <w:r w:rsidRPr="00DF1A2F">
        <w:rPr>
          <w:rFonts w:ascii="Segoe UI" w:eastAsia="Meiryo UI" w:hAnsi="Segoe UI" w:cs="Segoe UI"/>
          <w:rPrChange w:id="8" w:author="Kitase" w:date="2015-07-26T16:23:00Z">
            <w:rPr>
              <w:rFonts w:ascii="Segoe UI" w:eastAsia="Meiryo UI" w:hAnsi="Segoe UI" w:cs="Segoe UI"/>
              <w:szCs w:val="21"/>
            </w:rPr>
          </w:rPrChange>
        </w:rPr>
        <w:fldChar w:fldCharType="separate"/>
      </w:r>
      <w:ins w:id="9" w:author="Kitase" w:date="2015-07-26T16:23:00Z">
        <w:r w:rsidR="00DF1A2F" w:rsidRPr="00DF1A2F">
          <w:rPr>
            <w:rStyle w:val="Hyperlink"/>
            <w:rFonts w:ascii="Segoe UI" w:eastAsia="Meiryo UI" w:hAnsi="Segoe UI" w:cs="Segoe UI"/>
            <w:noProof/>
            <w:rPrChange w:id="10" w:author="Kitase" w:date="2015-07-26T16:23:00Z">
              <w:rPr>
                <w:rStyle w:val="Hyperlink"/>
                <w:noProof/>
              </w:rPr>
            </w:rPrChange>
          </w:rPr>
          <w:fldChar w:fldCharType="begin"/>
        </w:r>
        <w:r w:rsidR="00DF1A2F" w:rsidRPr="00DF1A2F">
          <w:rPr>
            <w:rStyle w:val="Hyperlink"/>
            <w:rFonts w:ascii="Segoe UI" w:eastAsia="Meiryo UI" w:hAnsi="Segoe UI" w:cs="Segoe UI"/>
            <w:noProof/>
            <w:rPrChange w:id="11" w:author="Kitase" w:date="2015-07-26T16:23:00Z">
              <w:rPr>
                <w:rStyle w:val="Hyperlink"/>
                <w:noProof/>
              </w:rPr>
            </w:rPrChange>
          </w:rPr>
          <w:instrText xml:space="preserve"> </w:instrText>
        </w:r>
        <w:r w:rsidR="00DF1A2F" w:rsidRPr="00DF1A2F">
          <w:rPr>
            <w:rFonts w:ascii="Segoe UI" w:eastAsia="Meiryo UI" w:hAnsi="Segoe UI" w:cs="Segoe UI"/>
            <w:noProof/>
            <w:rPrChange w:id="12" w:author="Kitase" w:date="2015-07-26T16:23:00Z">
              <w:rPr>
                <w:noProof/>
              </w:rPr>
            </w:rPrChange>
          </w:rPr>
          <w:instrText>HYPERLINK \l "_Toc425691117"</w:instrText>
        </w:r>
        <w:r w:rsidR="00DF1A2F" w:rsidRPr="00DF1A2F">
          <w:rPr>
            <w:rStyle w:val="Hyperlink"/>
            <w:rFonts w:ascii="Segoe UI" w:eastAsia="Meiryo UI" w:hAnsi="Segoe UI" w:cs="Segoe UI"/>
            <w:noProof/>
            <w:rPrChange w:id="13" w:author="Kitase" w:date="2015-07-26T16:23:00Z">
              <w:rPr>
                <w:rStyle w:val="Hyperlink"/>
                <w:noProof/>
              </w:rPr>
            </w:rPrChange>
          </w:rPr>
          <w:instrText xml:space="preserve"> </w:instrText>
        </w:r>
        <w:r w:rsidR="00DF1A2F" w:rsidRPr="00DF1A2F">
          <w:rPr>
            <w:rStyle w:val="Hyperlink"/>
            <w:rFonts w:ascii="Segoe UI" w:eastAsia="Meiryo UI" w:hAnsi="Segoe UI" w:cs="Segoe UI"/>
            <w:noProof/>
            <w:rPrChange w:id="14" w:author="Kitase" w:date="2015-07-26T16:23:00Z">
              <w:rPr>
                <w:rStyle w:val="Hyperlink"/>
                <w:noProof/>
              </w:rPr>
            </w:rPrChange>
          </w:rPr>
          <w:fldChar w:fldCharType="separate"/>
        </w:r>
        <w:r w:rsidR="00DF1A2F" w:rsidRPr="00DF1A2F">
          <w:rPr>
            <w:rStyle w:val="Hyperlink"/>
            <w:rFonts w:ascii="Segoe UI" w:eastAsia="Meiryo UI" w:hAnsi="Segoe UI" w:cs="Segoe UI"/>
            <w:noProof/>
            <w:rPrChange w:id="15" w:author="Kitase" w:date="2015-07-26T16:23:00Z">
              <w:rPr>
                <w:rStyle w:val="Hyperlink"/>
                <w:rFonts w:ascii="Segoe UI" w:eastAsia="Meiryo UI" w:hAnsi="Segoe UI"/>
                <w:noProof/>
              </w:rPr>
            </w:rPrChange>
          </w:rPr>
          <w:t>1.</w:t>
        </w:r>
        <w:r w:rsidR="00DF1A2F" w:rsidRPr="00DF1A2F">
          <w:rPr>
            <w:rFonts w:ascii="Segoe UI" w:eastAsia="Meiryo UI" w:hAnsi="Segoe UI" w:cs="Segoe UI"/>
            <w:noProof/>
            <w:szCs w:val="22"/>
            <w:rPrChange w:id="16" w:author="Kitase" w:date="2015-07-26T16:23:00Z">
              <w:rPr>
                <w:rFonts w:asciiTheme="minorHAnsi" w:eastAsiaTheme="minorEastAsia" w:hAnsiTheme="minorHAnsi" w:cstheme="minorBidi"/>
                <w:noProof/>
                <w:szCs w:val="22"/>
              </w:rPr>
            </w:rPrChange>
          </w:rPr>
          <w:tab/>
        </w:r>
        <w:r w:rsidR="00DF1A2F" w:rsidRPr="00DF1A2F">
          <w:rPr>
            <w:rStyle w:val="Hyperlink"/>
            <w:rFonts w:ascii="Segoe UI" w:eastAsia="Meiryo UI" w:hAnsi="Segoe UI" w:cs="Segoe UI" w:hint="eastAsia"/>
            <w:noProof/>
          </w:rPr>
          <w:t>事前準備</w:t>
        </w:r>
        <w:r w:rsidR="00DF1A2F" w:rsidRPr="00DF1A2F">
          <w:rPr>
            <w:rFonts w:ascii="Segoe UI" w:eastAsia="Meiryo UI" w:hAnsi="Segoe UI" w:cs="Segoe UI"/>
            <w:noProof/>
            <w:webHidden/>
            <w:rPrChange w:id="17" w:author="Kitase" w:date="2015-07-26T16:23:00Z">
              <w:rPr>
                <w:noProof/>
                <w:webHidden/>
              </w:rPr>
            </w:rPrChange>
          </w:rPr>
          <w:tab/>
        </w:r>
        <w:r w:rsidR="00DF1A2F" w:rsidRPr="00DF1A2F">
          <w:rPr>
            <w:rFonts w:ascii="Segoe UI" w:eastAsia="Meiryo UI" w:hAnsi="Segoe UI" w:cs="Segoe UI"/>
            <w:noProof/>
            <w:webHidden/>
            <w:rPrChange w:id="18" w:author="Kitase" w:date="2015-07-26T16:23:00Z">
              <w:rPr>
                <w:noProof/>
                <w:webHidden/>
              </w:rPr>
            </w:rPrChange>
          </w:rPr>
          <w:fldChar w:fldCharType="begin"/>
        </w:r>
        <w:r w:rsidR="00DF1A2F" w:rsidRPr="00DF1A2F">
          <w:rPr>
            <w:rFonts w:ascii="Segoe UI" w:eastAsia="Meiryo UI" w:hAnsi="Segoe UI" w:cs="Segoe UI"/>
            <w:noProof/>
            <w:webHidden/>
            <w:rPrChange w:id="19" w:author="Kitase" w:date="2015-07-26T16:23:00Z">
              <w:rPr>
                <w:noProof/>
                <w:webHidden/>
              </w:rPr>
            </w:rPrChange>
          </w:rPr>
          <w:instrText xml:space="preserve"> PAGEREF _Toc425691117 \h </w:instrText>
        </w:r>
      </w:ins>
      <w:r w:rsidR="00DF1A2F" w:rsidRPr="00DF1A2F">
        <w:rPr>
          <w:rFonts w:ascii="Segoe UI" w:eastAsia="Meiryo UI" w:hAnsi="Segoe UI" w:cs="Segoe UI"/>
          <w:noProof/>
          <w:webHidden/>
          <w:rPrChange w:id="20" w:author="Kitase" w:date="2015-07-26T16:23:00Z">
            <w:rPr>
              <w:rFonts w:ascii="Segoe UI" w:eastAsia="Meiryo UI" w:hAnsi="Segoe UI" w:cs="Segoe UI"/>
              <w:noProof/>
              <w:webHidden/>
            </w:rPr>
          </w:rPrChange>
        </w:rPr>
      </w:r>
      <w:r w:rsidR="00DF1A2F" w:rsidRPr="00DF1A2F">
        <w:rPr>
          <w:rFonts w:ascii="Segoe UI" w:eastAsia="Meiryo UI" w:hAnsi="Segoe UI" w:cs="Segoe UI"/>
          <w:noProof/>
          <w:webHidden/>
          <w:rPrChange w:id="21" w:author="Kitase" w:date="2015-07-26T16:23:00Z">
            <w:rPr>
              <w:noProof/>
              <w:webHidden/>
            </w:rPr>
          </w:rPrChange>
        </w:rPr>
        <w:fldChar w:fldCharType="separate"/>
      </w:r>
      <w:ins w:id="22" w:author="Kitase" w:date="2015-08-02T09:52:00Z">
        <w:r w:rsidR="00A17E52">
          <w:rPr>
            <w:rFonts w:ascii="Segoe UI" w:eastAsia="Meiryo UI" w:hAnsi="Segoe UI" w:cs="Segoe UI"/>
            <w:noProof/>
            <w:webHidden/>
          </w:rPr>
          <w:t>3</w:t>
        </w:r>
      </w:ins>
      <w:ins w:id="23" w:author="Kitase" w:date="2015-07-26T16:23:00Z">
        <w:r w:rsidR="00DF1A2F" w:rsidRPr="00DF1A2F">
          <w:rPr>
            <w:rFonts w:ascii="Segoe UI" w:eastAsia="Meiryo UI" w:hAnsi="Segoe UI" w:cs="Segoe UI"/>
            <w:noProof/>
            <w:webHidden/>
            <w:rPrChange w:id="24" w:author="Kitase" w:date="2015-07-26T16:23:00Z">
              <w:rPr>
                <w:noProof/>
                <w:webHidden/>
              </w:rPr>
            </w:rPrChange>
          </w:rPr>
          <w:fldChar w:fldCharType="end"/>
        </w:r>
        <w:r w:rsidR="00DF1A2F" w:rsidRPr="00DF1A2F">
          <w:rPr>
            <w:rStyle w:val="Hyperlink"/>
            <w:rFonts w:ascii="Segoe UI" w:eastAsia="Meiryo UI" w:hAnsi="Segoe UI" w:cs="Segoe UI"/>
            <w:noProof/>
            <w:rPrChange w:id="25" w:author="Kitase" w:date="2015-07-26T16:23:00Z">
              <w:rPr>
                <w:rStyle w:val="Hyperlink"/>
                <w:noProof/>
              </w:rPr>
            </w:rPrChange>
          </w:rPr>
          <w:fldChar w:fldCharType="end"/>
        </w:r>
      </w:ins>
    </w:p>
    <w:p w14:paraId="6159D393" w14:textId="77777777" w:rsidR="00DF1A2F" w:rsidRPr="00DF1A2F" w:rsidRDefault="00DF1A2F">
      <w:pPr>
        <w:pStyle w:val="TOC2"/>
        <w:tabs>
          <w:tab w:val="left" w:pos="840"/>
          <w:tab w:val="right" w:leader="dot" w:pos="9060"/>
        </w:tabs>
        <w:rPr>
          <w:ins w:id="26" w:author="Kitase" w:date="2015-07-26T16:23:00Z"/>
          <w:rFonts w:ascii="Segoe UI" w:eastAsia="Meiryo UI" w:hAnsi="Segoe UI" w:cs="Segoe UI"/>
          <w:noProof/>
          <w:szCs w:val="22"/>
          <w:rPrChange w:id="27" w:author="Kitase" w:date="2015-07-26T16:23:00Z">
            <w:rPr>
              <w:ins w:id="28" w:author="Kitase" w:date="2015-07-26T16:23:00Z"/>
              <w:rFonts w:asciiTheme="minorHAnsi" w:eastAsiaTheme="minorEastAsia" w:hAnsiTheme="minorHAnsi" w:cstheme="minorBidi"/>
              <w:noProof/>
              <w:szCs w:val="22"/>
            </w:rPr>
          </w:rPrChange>
        </w:rPr>
      </w:pPr>
      <w:ins w:id="29" w:author="Kitase" w:date="2015-07-26T16:23:00Z">
        <w:r w:rsidRPr="00DF1A2F">
          <w:rPr>
            <w:rStyle w:val="Hyperlink"/>
            <w:rFonts w:ascii="Segoe UI" w:eastAsia="Meiryo UI" w:hAnsi="Segoe UI" w:cs="Segoe UI"/>
            <w:noProof/>
            <w:rPrChange w:id="30" w:author="Kitase" w:date="2015-07-26T16:23:00Z">
              <w:rPr>
                <w:rStyle w:val="Hyperlink"/>
                <w:noProof/>
              </w:rPr>
            </w:rPrChange>
          </w:rPr>
          <w:fldChar w:fldCharType="begin"/>
        </w:r>
        <w:r w:rsidRPr="00DF1A2F">
          <w:rPr>
            <w:rStyle w:val="Hyperlink"/>
            <w:rFonts w:ascii="Segoe UI" w:eastAsia="Meiryo UI" w:hAnsi="Segoe UI" w:cs="Segoe UI"/>
            <w:noProof/>
            <w:rPrChange w:id="31" w:author="Kitase" w:date="2015-07-26T16:23:00Z">
              <w:rPr>
                <w:rStyle w:val="Hyperlink"/>
                <w:noProof/>
              </w:rPr>
            </w:rPrChange>
          </w:rPr>
          <w:instrText xml:space="preserve"> </w:instrText>
        </w:r>
        <w:r w:rsidRPr="00DF1A2F">
          <w:rPr>
            <w:rFonts w:ascii="Segoe UI" w:eastAsia="Meiryo UI" w:hAnsi="Segoe UI" w:cs="Segoe UI"/>
            <w:noProof/>
            <w:rPrChange w:id="32" w:author="Kitase" w:date="2015-07-26T16:23:00Z">
              <w:rPr>
                <w:noProof/>
              </w:rPr>
            </w:rPrChange>
          </w:rPr>
          <w:instrText>HYPERLINK \l "_Toc425691118"</w:instrText>
        </w:r>
        <w:r w:rsidRPr="00DF1A2F">
          <w:rPr>
            <w:rStyle w:val="Hyperlink"/>
            <w:rFonts w:ascii="Segoe UI" w:eastAsia="Meiryo UI" w:hAnsi="Segoe UI" w:cs="Segoe UI"/>
            <w:noProof/>
            <w:rPrChange w:id="33" w:author="Kitase" w:date="2015-07-26T16:23:00Z">
              <w:rPr>
                <w:rStyle w:val="Hyperlink"/>
                <w:noProof/>
              </w:rPr>
            </w:rPrChange>
          </w:rPr>
          <w:instrText xml:space="preserve"> </w:instrText>
        </w:r>
        <w:r w:rsidRPr="00DF1A2F">
          <w:rPr>
            <w:rStyle w:val="Hyperlink"/>
            <w:rFonts w:ascii="Segoe UI" w:eastAsia="Meiryo UI" w:hAnsi="Segoe UI" w:cs="Segoe UI"/>
            <w:noProof/>
            <w:rPrChange w:id="34" w:author="Kitase" w:date="2015-07-26T16:23:00Z">
              <w:rPr>
                <w:rStyle w:val="Hyperlink"/>
                <w:noProof/>
              </w:rPr>
            </w:rPrChange>
          </w:rPr>
          <w:fldChar w:fldCharType="separate"/>
        </w:r>
        <w:r w:rsidRPr="00DF1A2F">
          <w:rPr>
            <w:rStyle w:val="Hyperlink"/>
            <w:rFonts w:ascii="Segoe UI" w:eastAsia="Meiryo UI" w:hAnsi="Segoe UI" w:cs="Segoe UI"/>
            <w:noProof/>
            <w:rPrChange w:id="35" w:author="Kitase" w:date="2015-07-26T16:23:00Z">
              <w:rPr>
                <w:rStyle w:val="Hyperlink"/>
                <w:rFonts w:ascii="Segoe UI" w:eastAsia="Meiryo UI" w:hAnsi="Segoe UI"/>
                <w:noProof/>
              </w:rPr>
            </w:rPrChange>
          </w:rPr>
          <w:t>1.1.</w:t>
        </w:r>
        <w:r w:rsidRPr="00DF1A2F">
          <w:rPr>
            <w:rFonts w:ascii="Segoe UI" w:eastAsia="Meiryo UI" w:hAnsi="Segoe UI" w:cs="Segoe UI"/>
            <w:noProof/>
            <w:szCs w:val="22"/>
            <w:rPrChange w:id="36" w:author="Kitase" w:date="2015-07-26T16:23:00Z">
              <w:rPr>
                <w:rFonts w:asciiTheme="minorHAnsi" w:eastAsiaTheme="minorEastAsia" w:hAnsiTheme="minorHAnsi" w:cstheme="minorBidi"/>
                <w:noProof/>
                <w:szCs w:val="22"/>
              </w:rPr>
            </w:rPrChange>
          </w:rPr>
          <w:tab/>
        </w:r>
        <w:r w:rsidRPr="00DF1A2F">
          <w:rPr>
            <w:rStyle w:val="Hyperlink"/>
            <w:rFonts w:ascii="Segoe UI" w:eastAsia="Meiryo UI" w:hAnsi="Segoe UI" w:cs="Segoe UI" w:hint="eastAsia"/>
            <w:noProof/>
          </w:rPr>
          <w:t>諸注意</w:t>
        </w:r>
        <w:r w:rsidRPr="00DF1A2F">
          <w:rPr>
            <w:rFonts w:ascii="Segoe UI" w:eastAsia="Meiryo UI" w:hAnsi="Segoe UI" w:cs="Segoe UI"/>
            <w:noProof/>
            <w:webHidden/>
            <w:rPrChange w:id="37" w:author="Kitase" w:date="2015-07-26T16:23:00Z">
              <w:rPr>
                <w:noProof/>
                <w:webHidden/>
              </w:rPr>
            </w:rPrChange>
          </w:rPr>
          <w:tab/>
        </w:r>
        <w:r w:rsidRPr="00DF1A2F">
          <w:rPr>
            <w:rFonts w:ascii="Segoe UI" w:eastAsia="Meiryo UI" w:hAnsi="Segoe UI" w:cs="Segoe UI"/>
            <w:noProof/>
            <w:webHidden/>
            <w:rPrChange w:id="38" w:author="Kitase" w:date="2015-07-26T16:23:00Z">
              <w:rPr>
                <w:noProof/>
                <w:webHidden/>
              </w:rPr>
            </w:rPrChange>
          </w:rPr>
          <w:fldChar w:fldCharType="begin"/>
        </w:r>
        <w:r w:rsidRPr="00DF1A2F">
          <w:rPr>
            <w:rFonts w:ascii="Segoe UI" w:eastAsia="Meiryo UI" w:hAnsi="Segoe UI" w:cs="Segoe UI"/>
            <w:noProof/>
            <w:webHidden/>
            <w:rPrChange w:id="39" w:author="Kitase" w:date="2015-07-26T16:23:00Z">
              <w:rPr>
                <w:noProof/>
                <w:webHidden/>
              </w:rPr>
            </w:rPrChange>
          </w:rPr>
          <w:instrText xml:space="preserve"> PAGEREF _Toc425691118 \h </w:instrText>
        </w:r>
      </w:ins>
      <w:r w:rsidRPr="00DF1A2F">
        <w:rPr>
          <w:rFonts w:ascii="Segoe UI" w:eastAsia="Meiryo UI" w:hAnsi="Segoe UI" w:cs="Segoe UI"/>
          <w:noProof/>
          <w:webHidden/>
          <w:rPrChange w:id="40" w:author="Kitase" w:date="2015-07-26T16:23:00Z">
            <w:rPr>
              <w:rFonts w:ascii="Segoe UI" w:eastAsia="Meiryo UI" w:hAnsi="Segoe UI" w:cs="Segoe UI"/>
              <w:noProof/>
              <w:webHidden/>
            </w:rPr>
          </w:rPrChange>
        </w:rPr>
      </w:r>
      <w:r w:rsidRPr="00DF1A2F">
        <w:rPr>
          <w:rFonts w:ascii="Segoe UI" w:eastAsia="Meiryo UI" w:hAnsi="Segoe UI" w:cs="Segoe UI"/>
          <w:noProof/>
          <w:webHidden/>
          <w:rPrChange w:id="41" w:author="Kitase" w:date="2015-07-26T16:23:00Z">
            <w:rPr>
              <w:noProof/>
              <w:webHidden/>
            </w:rPr>
          </w:rPrChange>
        </w:rPr>
        <w:fldChar w:fldCharType="separate"/>
      </w:r>
      <w:ins w:id="42" w:author="Kitase" w:date="2015-08-02T09:52:00Z">
        <w:r w:rsidR="00A17E52">
          <w:rPr>
            <w:rFonts w:ascii="Segoe UI" w:eastAsia="Meiryo UI" w:hAnsi="Segoe UI" w:cs="Segoe UI"/>
            <w:noProof/>
            <w:webHidden/>
          </w:rPr>
          <w:t>3</w:t>
        </w:r>
      </w:ins>
      <w:ins w:id="43" w:author="Kitase" w:date="2015-07-26T16:23:00Z">
        <w:r w:rsidRPr="00DF1A2F">
          <w:rPr>
            <w:rFonts w:ascii="Segoe UI" w:eastAsia="Meiryo UI" w:hAnsi="Segoe UI" w:cs="Segoe UI"/>
            <w:noProof/>
            <w:webHidden/>
            <w:rPrChange w:id="44" w:author="Kitase" w:date="2015-07-26T16:23:00Z">
              <w:rPr>
                <w:noProof/>
                <w:webHidden/>
              </w:rPr>
            </w:rPrChange>
          </w:rPr>
          <w:fldChar w:fldCharType="end"/>
        </w:r>
        <w:r w:rsidRPr="00DF1A2F">
          <w:rPr>
            <w:rStyle w:val="Hyperlink"/>
            <w:rFonts w:ascii="Segoe UI" w:eastAsia="Meiryo UI" w:hAnsi="Segoe UI" w:cs="Segoe UI"/>
            <w:noProof/>
            <w:rPrChange w:id="45" w:author="Kitase" w:date="2015-07-26T16:23:00Z">
              <w:rPr>
                <w:rStyle w:val="Hyperlink"/>
                <w:noProof/>
              </w:rPr>
            </w:rPrChange>
          </w:rPr>
          <w:fldChar w:fldCharType="end"/>
        </w:r>
      </w:ins>
    </w:p>
    <w:p w14:paraId="4E169654" w14:textId="77777777" w:rsidR="00DF1A2F" w:rsidRPr="00DF1A2F" w:rsidRDefault="00DF1A2F">
      <w:pPr>
        <w:pStyle w:val="TOC2"/>
        <w:tabs>
          <w:tab w:val="left" w:pos="840"/>
          <w:tab w:val="right" w:leader="dot" w:pos="9060"/>
        </w:tabs>
        <w:rPr>
          <w:ins w:id="46" w:author="Kitase" w:date="2015-07-26T16:23:00Z"/>
          <w:rFonts w:ascii="Segoe UI" w:eastAsia="Meiryo UI" w:hAnsi="Segoe UI" w:cs="Segoe UI"/>
          <w:noProof/>
          <w:szCs w:val="22"/>
          <w:rPrChange w:id="47" w:author="Kitase" w:date="2015-07-26T16:23:00Z">
            <w:rPr>
              <w:ins w:id="48" w:author="Kitase" w:date="2015-07-26T16:23:00Z"/>
              <w:rFonts w:asciiTheme="minorHAnsi" w:eastAsiaTheme="minorEastAsia" w:hAnsiTheme="minorHAnsi" w:cstheme="minorBidi"/>
              <w:noProof/>
              <w:szCs w:val="22"/>
            </w:rPr>
          </w:rPrChange>
        </w:rPr>
      </w:pPr>
      <w:ins w:id="49" w:author="Kitase" w:date="2015-07-26T16:23:00Z">
        <w:r w:rsidRPr="00DF1A2F">
          <w:rPr>
            <w:rStyle w:val="Hyperlink"/>
            <w:rFonts w:ascii="Segoe UI" w:eastAsia="Meiryo UI" w:hAnsi="Segoe UI" w:cs="Segoe UI"/>
            <w:noProof/>
            <w:rPrChange w:id="50" w:author="Kitase" w:date="2015-07-26T16:23:00Z">
              <w:rPr>
                <w:rStyle w:val="Hyperlink"/>
                <w:noProof/>
              </w:rPr>
            </w:rPrChange>
          </w:rPr>
          <w:fldChar w:fldCharType="begin"/>
        </w:r>
        <w:r w:rsidRPr="00DF1A2F">
          <w:rPr>
            <w:rStyle w:val="Hyperlink"/>
            <w:rFonts w:ascii="Segoe UI" w:eastAsia="Meiryo UI" w:hAnsi="Segoe UI" w:cs="Segoe UI"/>
            <w:noProof/>
            <w:rPrChange w:id="51" w:author="Kitase" w:date="2015-07-26T16:23:00Z">
              <w:rPr>
                <w:rStyle w:val="Hyperlink"/>
                <w:noProof/>
              </w:rPr>
            </w:rPrChange>
          </w:rPr>
          <w:instrText xml:space="preserve"> </w:instrText>
        </w:r>
        <w:r w:rsidRPr="00DF1A2F">
          <w:rPr>
            <w:rFonts w:ascii="Segoe UI" w:eastAsia="Meiryo UI" w:hAnsi="Segoe UI" w:cs="Segoe UI"/>
            <w:noProof/>
            <w:rPrChange w:id="52" w:author="Kitase" w:date="2015-07-26T16:23:00Z">
              <w:rPr>
                <w:noProof/>
              </w:rPr>
            </w:rPrChange>
          </w:rPr>
          <w:instrText>HYPERLINK \l "_Toc425691119"</w:instrText>
        </w:r>
        <w:r w:rsidRPr="00DF1A2F">
          <w:rPr>
            <w:rStyle w:val="Hyperlink"/>
            <w:rFonts w:ascii="Segoe UI" w:eastAsia="Meiryo UI" w:hAnsi="Segoe UI" w:cs="Segoe UI"/>
            <w:noProof/>
            <w:rPrChange w:id="53" w:author="Kitase" w:date="2015-07-26T16:23:00Z">
              <w:rPr>
                <w:rStyle w:val="Hyperlink"/>
                <w:noProof/>
              </w:rPr>
            </w:rPrChange>
          </w:rPr>
          <w:instrText xml:space="preserve"> </w:instrText>
        </w:r>
        <w:r w:rsidRPr="00DF1A2F">
          <w:rPr>
            <w:rStyle w:val="Hyperlink"/>
            <w:rFonts w:ascii="Segoe UI" w:eastAsia="Meiryo UI" w:hAnsi="Segoe UI" w:cs="Segoe UI"/>
            <w:noProof/>
            <w:rPrChange w:id="54" w:author="Kitase" w:date="2015-07-26T16:23:00Z">
              <w:rPr>
                <w:rStyle w:val="Hyperlink"/>
                <w:noProof/>
              </w:rPr>
            </w:rPrChange>
          </w:rPr>
          <w:fldChar w:fldCharType="separate"/>
        </w:r>
        <w:r w:rsidRPr="00DF1A2F">
          <w:rPr>
            <w:rStyle w:val="Hyperlink"/>
            <w:rFonts w:ascii="Segoe UI" w:eastAsia="Meiryo UI" w:hAnsi="Segoe UI" w:cs="Segoe UI"/>
            <w:noProof/>
            <w:rPrChange w:id="55" w:author="Kitase" w:date="2015-07-26T16:23:00Z">
              <w:rPr>
                <w:rStyle w:val="Hyperlink"/>
                <w:rFonts w:ascii="Segoe UI" w:eastAsia="Meiryo UI" w:hAnsi="Segoe UI"/>
                <w:noProof/>
              </w:rPr>
            </w:rPrChange>
          </w:rPr>
          <w:t>1.2.</w:t>
        </w:r>
        <w:r w:rsidRPr="00DF1A2F">
          <w:rPr>
            <w:rFonts w:ascii="Segoe UI" w:eastAsia="Meiryo UI" w:hAnsi="Segoe UI" w:cs="Segoe UI"/>
            <w:noProof/>
            <w:szCs w:val="22"/>
            <w:rPrChange w:id="56" w:author="Kitase" w:date="2015-07-26T16:23:00Z">
              <w:rPr>
                <w:rFonts w:asciiTheme="minorHAnsi" w:eastAsiaTheme="minorEastAsia" w:hAnsiTheme="minorHAnsi" w:cstheme="minorBidi"/>
                <w:noProof/>
                <w:szCs w:val="22"/>
              </w:rPr>
            </w:rPrChange>
          </w:rPr>
          <w:tab/>
        </w:r>
        <w:r w:rsidRPr="00DF1A2F">
          <w:rPr>
            <w:rStyle w:val="Hyperlink"/>
            <w:rFonts w:ascii="Segoe UI" w:eastAsia="Meiryo UI" w:hAnsi="Segoe UI" w:cs="Segoe UI" w:hint="eastAsia"/>
            <w:noProof/>
          </w:rPr>
          <w:t>ハンズオンの概要</w:t>
        </w:r>
        <w:r w:rsidRPr="00DF1A2F">
          <w:rPr>
            <w:rFonts w:ascii="Segoe UI" w:eastAsia="Meiryo UI" w:hAnsi="Segoe UI" w:cs="Segoe UI"/>
            <w:noProof/>
            <w:webHidden/>
            <w:rPrChange w:id="57" w:author="Kitase" w:date="2015-07-26T16:23:00Z">
              <w:rPr>
                <w:noProof/>
                <w:webHidden/>
              </w:rPr>
            </w:rPrChange>
          </w:rPr>
          <w:tab/>
        </w:r>
        <w:r w:rsidRPr="00DF1A2F">
          <w:rPr>
            <w:rFonts w:ascii="Segoe UI" w:eastAsia="Meiryo UI" w:hAnsi="Segoe UI" w:cs="Segoe UI"/>
            <w:noProof/>
            <w:webHidden/>
            <w:rPrChange w:id="58" w:author="Kitase" w:date="2015-07-26T16:23:00Z">
              <w:rPr>
                <w:noProof/>
                <w:webHidden/>
              </w:rPr>
            </w:rPrChange>
          </w:rPr>
          <w:fldChar w:fldCharType="begin"/>
        </w:r>
        <w:r w:rsidRPr="00DF1A2F">
          <w:rPr>
            <w:rFonts w:ascii="Segoe UI" w:eastAsia="Meiryo UI" w:hAnsi="Segoe UI" w:cs="Segoe UI"/>
            <w:noProof/>
            <w:webHidden/>
            <w:rPrChange w:id="59" w:author="Kitase" w:date="2015-07-26T16:23:00Z">
              <w:rPr>
                <w:noProof/>
                <w:webHidden/>
              </w:rPr>
            </w:rPrChange>
          </w:rPr>
          <w:instrText xml:space="preserve"> PAGEREF _Toc425691119 \h </w:instrText>
        </w:r>
      </w:ins>
      <w:r w:rsidRPr="00DF1A2F">
        <w:rPr>
          <w:rFonts w:ascii="Segoe UI" w:eastAsia="Meiryo UI" w:hAnsi="Segoe UI" w:cs="Segoe UI"/>
          <w:noProof/>
          <w:webHidden/>
          <w:rPrChange w:id="60" w:author="Kitase" w:date="2015-07-26T16:23:00Z">
            <w:rPr>
              <w:rFonts w:ascii="Segoe UI" w:eastAsia="Meiryo UI" w:hAnsi="Segoe UI" w:cs="Segoe UI"/>
              <w:noProof/>
              <w:webHidden/>
            </w:rPr>
          </w:rPrChange>
        </w:rPr>
      </w:r>
      <w:r w:rsidRPr="00DF1A2F">
        <w:rPr>
          <w:rFonts w:ascii="Segoe UI" w:eastAsia="Meiryo UI" w:hAnsi="Segoe UI" w:cs="Segoe UI"/>
          <w:noProof/>
          <w:webHidden/>
          <w:rPrChange w:id="61" w:author="Kitase" w:date="2015-07-26T16:23:00Z">
            <w:rPr>
              <w:noProof/>
              <w:webHidden/>
            </w:rPr>
          </w:rPrChange>
        </w:rPr>
        <w:fldChar w:fldCharType="separate"/>
      </w:r>
      <w:ins w:id="62" w:author="Kitase" w:date="2015-08-02T09:52:00Z">
        <w:r w:rsidR="00A17E52">
          <w:rPr>
            <w:rFonts w:ascii="Segoe UI" w:eastAsia="Meiryo UI" w:hAnsi="Segoe UI" w:cs="Segoe UI"/>
            <w:noProof/>
            <w:webHidden/>
          </w:rPr>
          <w:t>4</w:t>
        </w:r>
      </w:ins>
      <w:ins w:id="63" w:author="Kitase" w:date="2015-07-26T16:23:00Z">
        <w:r w:rsidRPr="00DF1A2F">
          <w:rPr>
            <w:rFonts w:ascii="Segoe UI" w:eastAsia="Meiryo UI" w:hAnsi="Segoe UI" w:cs="Segoe UI"/>
            <w:noProof/>
            <w:webHidden/>
            <w:rPrChange w:id="64" w:author="Kitase" w:date="2015-07-26T16:23:00Z">
              <w:rPr>
                <w:noProof/>
                <w:webHidden/>
              </w:rPr>
            </w:rPrChange>
          </w:rPr>
          <w:fldChar w:fldCharType="end"/>
        </w:r>
        <w:r w:rsidRPr="00DF1A2F">
          <w:rPr>
            <w:rStyle w:val="Hyperlink"/>
            <w:rFonts w:ascii="Segoe UI" w:eastAsia="Meiryo UI" w:hAnsi="Segoe UI" w:cs="Segoe UI"/>
            <w:noProof/>
            <w:rPrChange w:id="65" w:author="Kitase" w:date="2015-07-26T16:23:00Z">
              <w:rPr>
                <w:rStyle w:val="Hyperlink"/>
                <w:noProof/>
              </w:rPr>
            </w:rPrChange>
          </w:rPr>
          <w:fldChar w:fldCharType="end"/>
        </w:r>
      </w:ins>
    </w:p>
    <w:p w14:paraId="5391EBE2" w14:textId="77777777" w:rsidR="00DF1A2F" w:rsidRPr="00DF1A2F" w:rsidRDefault="00DF1A2F">
      <w:pPr>
        <w:pStyle w:val="TOC2"/>
        <w:tabs>
          <w:tab w:val="left" w:pos="840"/>
          <w:tab w:val="right" w:leader="dot" w:pos="9060"/>
        </w:tabs>
        <w:rPr>
          <w:ins w:id="66" w:author="Kitase" w:date="2015-07-26T16:23:00Z"/>
          <w:rFonts w:ascii="Segoe UI" w:eastAsia="Meiryo UI" w:hAnsi="Segoe UI" w:cs="Segoe UI"/>
          <w:noProof/>
          <w:szCs w:val="22"/>
          <w:rPrChange w:id="67" w:author="Kitase" w:date="2015-07-26T16:23:00Z">
            <w:rPr>
              <w:ins w:id="68" w:author="Kitase" w:date="2015-07-26T16:23:00Z"/>
              <w:rFonts w:asciiTheme="minorHAnsi" w:eastAsiaTheme="minorEastAsia" w:hAnsiTheme="minorHAnsi" w:cstheme="minorBidi"/>
              <w:noProof/>
              <w:szCs w:val="22"/>
            </w:rPr>
          </w:rPrChange>
        </w:rPr>
      </w:pPr>
      <w:ins w:id="69" w:author="Kitase" w:date="2015-07-26T16:23:00Z">
        <w:r w:rsidRPr="00DF1A2F">
          <w:rPr>
            <w:rStyle w:val="Hyperlink"/>
            <w:rFonts w:ascii="Segoe UI" w:eastAsia="Meiryo UI" w:hAnsi="Segoe UI" w:cs="Segoe UI"/>
            <w:noProof/>
            <w:rPrChange w:id="70" w:author="Kitase" w:date="2015-07-26T16:23:00Z">
              <w:rPr>
                <w:rStyle w:val="Hyperlink"/>
                <w:noProof/>
              </w:rPr>
            </w:rPrChange>
          </w:rPr>
          <w:fldChar w:fldCharType="begin"/>
        </w:r>
        <w:r w:rsidRPr="00DF1A2F">
          <w:rPr>
            <w:rStyle w:val="Hyperlink"/>
            <w:rFonts w:ascii="Segoe UI" w:eastAsia="Meiryo UI" w:hAnsi="Segoe UI" w:cs="Segoe UI"/>
            <w:noProof/>
            <w:rPrChange w:id="71" w:author="Kitase" w:date="2015-07-26T16:23:00Z">
              <w:rPr>
                <w:rStyle w:val="Hyperlink"/>
                <w:noProof/>
              </w:rPr>
            </w:rPrChange>
          </w:rPr>
          <w:instrText xml:space="preserve"> </w:instrText>
        </w:r>
        <w:r w:rsidRPr="00DF1A2F">
          <w:rPr>
            <w:rFonts w:ascii="Segoe UI" w:eastAsia="Meiryo UI" w:hAnsi="Segoe UI" w:cs="Segoe UI"/>
            <w:noProof/>
            <w:rPrChange w:id="72" w:author="Kitase" w:date="2015-07-26T16:23:00Z">
              <w:rPr>
                <w:noProof/>
              </w:rPr>
            </w:rPrChange>
          </w:rPr>
          <w:instrText>HYPERLINK \l "_Toc425691120"</w:instrText>
        </w:r>
        <w:r w:rsidRPr="00DF1A2F">
          <w:rPr>
            <w:rStyle w:val="Hyperlink"/>
            <w:rFonts w:ascii="Segoe UI" w:eastAsia="Meiryo UI" w:hAnsi="Segoe UI" w:cs="Segoe UI"/>
            <w:noProof/>
            <w:rPrChange w:id="73" w:author="Kitase" w:date="2015-07-26T16:23:00Z">
              <w:rPr>
                <w:rStyle w:val="Hyperlink"/>
                <w:noProof/>
              </w:rPr>
            </w:rPrChange>
          </w:rPr>
          <w:instrText xml:space="preserve"> </w:instrText>
        </w:r>
        <w:r w:rsidRPr="00DF1A2F">
          <w:rPr>
            <w:rStyle w:val="Hyperlink"/>
            <w:rFonts w:ascii="Segoe UI" w:eastAsia="Meiryo UI" w:hAnsi="Segoe UI" w:cs="Segoe UI"/>
            <w:noProof/>
            <w:rPrChange w:id="74" w:author="Kitase" w:date="2015-07-26T16:23:00Z">
              <w:rPr>
                <w:rStyle w:val="Hyperlink"/>
                <w:noProof/>
              </w:rPr>
            </w:rPrChange>
          </w:rPr>
          <w:fldChar w:fldCharType="separate"/>
        </w:r>
        <w:r w:rsidRPr="00DF1A2F">
          <w:rPr>
            <w:rStyle w:val="Hyperlink"/>
            <w:rFonts w:ascii="Segoe UI" w:eastAsia="Meiryo UI" w:hAnsi="Segoe UI" w:cs="Segoe UI"/>
            <w:noProof/>
            <w:rPrChange w:id="75" w:author="Kitase" w:date="2015-07-26T16:23:00Z">
              <w:rPr>
                <w:rStyle w:val="Hyperlink"/>
                <w:rFonts w:ascii="Segoe UI" w:eastAsia="Meiryo UI" w:hAnsi="Segoe UI"/>
                <w:noProof/>
              </w:rPr>
            </w:rPrChange>
          </w:rPr>
          <w:t>1.3.</w:t>
        </w:r>
        <w:r w:rsidRPr="00DF1A2F">
          <w:rPr>
            <w:rFonts w:ascii="Segoe UI" w:eastAsia="Meiryo UI" w:hAnsi="Segoe UI" w:cs="Segoe UI"/>
            <w:noProof/>
            <w:szCs w:val="22"/>
            <w:rPrChange w:id="76" w:author="Kitase" w:date="2015-07-26T16:23:00Z">
              <w:rPr>
                <w:rFonts w:asciiTheme="minorHAnsi" w:eastAsiaTheme="minorEastAsia" w:hAnsiTheme="minorHAnsi" w:cstheme="minorBidi"/>
                <w:noProof/>
                <w:szCs w:val="22"/>
              </w:rPr>
            </w:rPrChange>
          </w:rPr>
          <w:tab/>
        </w:r>
        <w:r w:rsidRPr="00DF1A2F">
          <w:rPr>
            <w:rStyle w:val="Hyperlink"/>
            <w:rFonts w:ascii="Segoe UI" w:eastAsia="Meiryo UI" w:hAnsi="Segoe UI" w:cs="Segoe UI" w:hint="eastAsia"/>
            <w:noProof/>
          </w:rPr>
          <w:t>本ハンズオンで構築する環境</w:t>
        </w:r>
        <w:r w:rsidRPr="00DF1A2F">
          <w:rPr>
            <w:rFonts w:ascii="Segoe UI" w:eastAsia="Meiryo UI" w:hAnsi="Segoe UI" w:cs="Segoe UI"/>
            <w:noProof/>
            <w:webHidden/>
            <w:rPrChange w:id="77" w:author="Kitase" w:date="2015-07-26T16:23:00Z">
              <w:rPr>
                <w:noProof/>
                <w:webHidden/>
              </w:rPr>
            </w:rPrChange>
          </w:rPr>
          <w:tab/>
        </w:r>
        <w:r w:rsidRPr="00DF1A2F">
          <w:rPr>
            <w:rFonts w:ascii="Segoe UI" w:eastAsia="Meiryo UI" w:hAnsi="Segoe UI" w:cs="Segoe UI"/>
            <w:noProof/>
            <w:webHidden/>
            <w:rPrChange w:id="78" w:author="Kitase" w:date="2015-07-26T16:23:00Z">
              <w:rPr>
                <w:noProof/>
                <w:webHidden/>
              </w:rPr>
            </w:rPrChange>
          </w:rPr>
          <w:fldChar w:fldCharType="begin"/>
        </w:r>
        <w:r w:rsidRPr="00DF1A2F">
          <w:rPr>
            <w:rFonts w:ascii="Segoe UI" w:eastAsia="Meiryo UI" w:hAnsi="Segoe UI" w:cs="Segoe UI"/>
            <w:noProof/>
            <w:webHidden/>
            <w:rPrChange w:id="79" w:author="Kitase" w:date="2015-07-26T16:23:00Z">
              <w:rPr>
                <w:noProof/>
                <w:webHidden/>
              </w:rPr>
            </w:rPrChange>
          </w:rPr>
          <w:instrText xml:space="preserve"> PAGEREF _Toc425691120 \h </w:instrText>
        </w:r>
      </w:ins>
      <w:r w:rsidRPr="00DF1A2F">
        <w:rPr>
          <w:rFonts w:ascii="Segoe UI" w:eastAsia="Meiryo UI" w:hAnsi="Segoe UI" w:cs="Segoe UI"/>
          <w:noProof/>
          <w:webHidden/>
          <w:rPrChange w:id="80" w:author="Kitase" w:date="2015-07-26T16:23:00Z">
            <w:rPr>
              <w:rFonts w:ascii="Segoe UI" w:eastAsia="Meiryo UI" w:hAnsi="Segoe UI" w:cs="Segoe UI"/>
              <w:noProof/>
              <w:webHidden/>
            </w:rPr>
          </w:rPrChange>
        </w:rPr>
      </w:r>
      <w:r w:rsidRPr="00DF1A2F">
        <w:rPr>
          <w:rFonts w:ascii="Segoe UI" w:eastAsia="Meiryo UI" w:hAnsi="Segoe UI" w:cs="Segoe UI"/>
          <w:noProof/>
          <w:webHidden/>
          <w:rPrChange w:id="81" w:author="Kitase" w:date="2015-07-26T16:23:00Z">
            <w:rPr>
              <w:noProof/>
              <w:webHidden/>
            </w:rPr>
          </w:rPrChange>
        </w:rPr>
        <w:fldChar w:fldCharType="separate"/>
      </w:r>
      <w:ins w:id="82" w:author="Kitase" w:date="2015-08-02T09:52:00Z">
        <w:r w:rsidR="00A17E52">
          <w:rPr>
            <w:rFonts w:ascii="Segoe UI" w:eastAsia="Meiryo UI" w:hAnsi="Segoe UI" w:cs="Segoe UI"/>
            <w:noProof/>
            <w:webHidden/>
          </w:rPr>
          <w:t>4</w:t>
        </w:r>
      </w:ins>
      <w:ins w:id="83" w:author="Kitase" w:date="2015-07-26T16:23:00Z">
        <w:r w:rsidRPr="00DF1A2F">
          <w:rPr>
            <w:rFonts w:ascii="Segoe UI" w:eastAsia="Meiryo UI" w:hAnsi="Segoe UI" w:cs="Segoe UI"/>
            <w:noProof/>
            <w:webHidden/>
            <w:rPrChange w:id="84" w:author="Kitase" w:date="2015-07-26T16:23:00Z">
              <w:rPr>
                <w:noProof/>
                <w:webHidden/>
              </w:rPr>
            </w:rPrChange>
          </w:rPr>
          <w:fldChar w:fldCharType="end"/>
        </w:r>
        <w:r w:rsidRPr="00DF1A2F">
          <w:rPr>
            <w:rStyle w:val="Hyperlink"/>
            <w:rFonts w:ascii="Segoe UI" w:eastAsia="Meiryo UI" w:hAnsi="Segoe UI" w:cs="Segoe UI"/>
            <w:noProof/>
            <w:rPrChange w:id="85" w:author="Kitase" w:date="2015-07-26T16:23:00Z">
              <w:rPr>
                <w:rStyle w:val="Hyperlink"/>
                <w:noProof/>
              </w:rPr>
            </w:rPrChange>
          </w:rPr>
          <w:fldChar w:fldCharType="end"/>
        </w:r>
      </w:ins>
    </w:p>
    <w:p w14:paraId="20130F00" w14:textId="77777777" w:rsidR="00DF1A2F" w:rsidRPr="00DF1A2F" w:rsidRDefault="00DF1A2F">
      <w:pPr>
        <w:pStyle w:val="TOC2"/>
        <w:tabs>
          <w:tab w:val="left" w:pos="840"/>
          <w:tab w:val="right" w:leader="dot" w:pos="9060"/>
        </w:tabs>
        <w:rPr>
          <w:ins w:id="86" w:author="Kitase" w:date="2015-07-26T16:23:00Z"/>
          <w:rFonts w:ascii="Segoe UI" w:eastAsia="Meiryo UI" w:hAnsi="Segoe UI" w:cs="Segoe UI"/>
          <w:noProof/>
          <w:szCs w:val="22"/>
          <w:rPrChange w:id="87" w:author="Kitase" w:date="2015-07-26T16:23:00Z">
            <w:rPr>
              <w:ins w:id="88" w:author="Kitase" w:date="2015-07-26T16:23:00Z"/>
              <w:rFonts w:asciiTheme="minorHAnsi" w:eastAsiaTheme="minorEastAsia" w:hAnsiTheme="minorHAnsi" w:cstheme="minorBidi"/>
              <w:noProof/>
              <w:szCs w:val="22"/>
            </w:rPr>
          </w:rPrChange>
        </w:rPr>
      </w:pPr>
      <w:ins w:id="89" w:author="Kitase" w:date="2015-07-26T16:23:00Z">
        <w:r w:rsidRPr="00DF1A2F">
          <w:rPr>
            <w:rStyle w:val="Hyperlink"/>
            <w:rFonts w:ascii="Segoe UI" w:eastAsia="Meiryo UI" w:hAnsi="Segoe UI" w:cs="Segoe UI"/>
            <w:noProof/>
            <w:rPrChange w:id="90" w:author="Kitase" w:date="2015-07-26T16:23:00Z">
              <w:rPr>
                <w:rStyle w:val="Hyperlink"/>
                <w:noProof/>
              </w:rPr>
            </w:rPrChange>
          </w:rPr>
          <w:fldChar w:fldCharType="begin"/>
        </w:r>
        <w:r w:rsidRPr="00DF1A2F">
          <w:rPr>
            <w:rStyle w:val="Hyperlink"/>
            <w:rFonts w:ascii="Segoe UI" w:eastAsia="Meiryo UI" w:hAnsi="Segoe UI" w:cs="Segoe UI"/>
            <w:noProof/>
            <w:rPrChange w:id="91" w:author="Kitase" w:date="2015-07-26T16:23:00Z">
              <w:rPr>
                <w:rStyle w:val="Hyperlink"/>
                <w:noProof/>
              </w:rPr>
            </w:rPrChange>
          </w:rPr>
          <w:instrText xml:space="preserve"> </w:instrText>
        </w:r>
        <w:r w:rsidRPr="00DF1A2F">
          <w:rPr>
            <w:rFonts w:ascii="Segoe UI" w:eastAsia="Meiryo UI" w:hAnsi="Segoe UI" w:cs="Segoe UI"/>
            <w:noProof/>
            <w:rPrChange w:id="92" w:author="Kitase" w:date="2015-07-26T16:23:00Z">
              <w:rPr>
                <w:noProof/>
              </w:rPr>
            </w:rPrChange>
          </w:rPr>
          <w:instrText>HYPERLINK \l "_Toc425691121"</w:instrText>
        </w:r>
        <w:r w:rsidRPr="00DF1A2F">
          <w:rPr>
            <w:rStyle w:val="Hyperlink"/>
            <w:rFonts w:ascii="Segoe UI" w:eastAsia="Meiryo UI" w:hAnsi="Segoe UI" w:cs="Segoe UI"/>
            <w:noProof/>
            <w:rPrChange w:id="93" w:author="Kitase" w:date="2015-07-26T16:23:00Z">
              <w:rPr>
                <w:rStyle w:val="Hyperlink"/>
                <w:noProof/>
              </w:rPr>
            </w:rPrChange>
          </w:rPr>
          <w:instrText xml:space="preserve"> </w:instrText>
        </w:r>
        <w:r w:rsidRPr="00DF1A2F">
          <w:rPr>
            <w:rStyle w:val="Hyperlink"/>
            <w:rFonts w:ascii="Segoe UI" w:eastAsia="Meiryo UI" w:hAnsi="Segoe UI" w:cs="Segoe UI"/>
            <w:noProof/>
            <w:rPrChange w:id="94" w:author="Kitase" w:date="2015-07-26T16:23:00Z">
              <w:rPr>
                <w:rStyle w:val="Hyperlink"/>
                <w:noProof/>
              </w:rPr>
            </w:rPrChange>
          </w:rPr>
          <w:fldChar w:fldCharType="separate"/>
        </w:r>
        <w:r w:rsidRPr="00DF1A2F">
          <w:rPr>
            <w:rStyle w:val="Hyperlink"/>
            <w:rFonts w:ascii="Segoe UI" w:eastAsia="Meiryo UI" w:hAnsi="Segoe UI" w:cs="Segoe UI"/>
            <w:noProof/>
            <w:rPrChange w:id="95" w:author="Kitase" w:date="2015-07-26T16:23:00Z">
              <w:rPr>
                <w:rStyle w:val="Hyperlink"/>
                <w:rFonts w:ascii="Segoe UI" w:eastAsia="Meiryo UI" w:hAnsi="Segoe UI"/>
                <w:noProof/>
              </w:rPr>
            </w:rPrChange>
          </w:rPr>
          <w:t>1.4.</w:t>
        </w:r>
        <w:r w:rsidRPr="00DF1A2F">
          <w:rPr>
            <w:rFonts w:ascii="Segoe UI" w:eastAsia="Meiryo UI" w:hAnsi="Segoe UI" w:cs="Segoe UI"/>
            <w:noProof/>
            <w:szCs w:val="22"/>
            <w:rPrChange w:id="96" w:author="Kitase" w:date="2015-07-26T16:23:00Z">
              <w:rPr>
                <w:rFonts w:asciiTheme="minorHAnsi" w:eastAsiaTheme="minorEastAsia" w:hAnsiTheme="minorHAnsi" w:cstheme="minorBidi"/>
                <w:noProof/>
                <w:szCs w:val="22"/>
              </w:rPr>
            </w:rPrChange>
          </w:rPr>
          <w:tab/>
        </w:r>
        <w:r w:rsidRPr="00DF1A2F">
          <w:rPr>
            <w:rStyle w:val="Hyperlink"/>
            <w:rFonts w:ascii="Segoe UI" w:eastAsia="Meiryo UI" w:hAnsi="Segoe UI" w:cs="Segoe UI" w:hint="eastAsia"/>
            <w:noProof/>
          </w:rPr>
          <w:t>仮想インスタンスの準備</w:t>
        </w:r>
        <w:r w:rsidRPr="00DF1A2F">
          <w:rPr>
            <w:rFonts w:ascii="Segoe UI" w:eastAsia="Meiryo UI" w:hAnsi="Segoe UI" w:cs="Segoe UI"/>
            <w:noProof/>
            <w:webHidden/>
            <w:rPrChange w:id="97" w:author="Kitase" w:date="2015-07-26T16:23:00Z">
              <w:rPr>
                <w:noProof/>
                <w:webHidden/>
              </w:rPr>
            </w:rPrChange>
          </w:rPr>
          <w:tab/>
        </w:r>
        <w:r w:rsidRPr="00DF1A2F">
          <w:rPr>
            <w:rFonts w:ascii="Segoe UI" w:eastAsia="Meiryo UI" w:hAnsi="Segoe UI" w:cs="Segoe UI"/>
            <w:noProof/>
            <w:webHidden/>
            <w:rPrChange w:id="98" w:author="Kitase" w:date="2015-07-26T16:23:00Z">
              <w:rPr>
                <w:noProof/>
                <w:webHidden/>
              </w:rPr>
            </w:rPrChange>
          </w:rPr>
          <w:fldChar w:fldCharType="begin"/>
        </w:r>
        <w:r w:rsidRPr="00DF1A2F">
          <w:rPr>
            <w:rFonts w:ascii="Segoe UI" w:eastAsia="Meiryo UI" w:hAnsi="Segoe UI" w:cs="Segoe UI"/>
            <w:noProof/>
            <w:webHidden/>
            <w:rPrChange w:id="99" w:author="Kitase" w:date="2015-07-26T16:23:00Z">
              <w:rPr>
                <w:noProof/>
                <w:webHidden/>
              </w:rPr>
            </w:rPrChange>
          </w:rPr>
          <w:instrText xml:space="preserve"> PAGEREF _Toc425691121 \h </w:instrText>
        </w:r>
      </w:ins>
      <w:r w:rsidRPr="00DF1A2F">
        <w:rPr>
          <w:rFonts w:ascii="Segoe UI" w:eastAsia="Meiryo UI" w:hAnsi="Segoe UI" w:cs="Segoe UI"/>
          <w:noProof/>
          <w:webHidden/>
          <w:rPrChange w:id="100" w:author="Kitase" w:date="2015-07-26T16:23:00Z">
            <w:rPr>
              <w:rFonts w:ascii="Segoe UI" w:eastAsia="Meiryo UI" w:hAnsi="Segoe UI" w:cs="Segoe UI"/>
              <w:noProof/>
              <w:webHidden/>
            </w:rPr>
          </w:rPrChange>
        </w:rPr>
      </w:r>
      <w:r w:rsidRPr="00DF1A2F">
        <w:rPr>
          <w:rFonts w:ascii="Segoe UI" w:eastAsia="Meiryo UI" w:hAnsi="Segoe UI" w:cs="Segoe UI"/>
          <w:noProof/>
          <w:webHidden/>
          <w:rPrChange w:id="101" w:author="Kitase" w:date="2015-07-26T16:23:00Z">
            <w:rPr>
              <w:noProof/>
              <w:webHidden/>
            </w:rPr>
          </w:rPrChange>
        </w:rPr>
        <w:fldChar w:fldCharType="separate"/>
      </w:r>
      <w:ins w:id="102" w:author="Kitase" w:date="2015-08-02T09:52:00Z">
        <w:r w:rsidR="00A17E52">
          <w:rPr>
            <w:rFonts w:ascii="Segoe UI" w:eastAsia="Meiryo UI" w:hAnsi="Segoe UI" w:cs="Segoe UI"/>
            <w:noProof/>
            <w:webHidden/>
          </w:rPr>
          <w:t>5</w:t>
        </w:r>
      </w:ins>
      <w:ins w:id="103" w:author="Kitase" w:date="2015-07-26T16:23:00Z">
        <w:r w:rsidRPr="00DF1A2F">
          <w:rPr>
            <w:rFonts w:ascii="Segoe UI" w:eastAsia="Meiryo UI" w:hAnsi="Segoe UI" w:cs="Segoe UI"/>
            <w:noProof/>
            <w:webHidden/>
            <w:rPrChange w:id="104" w:author="Kitase" w:date="2015-07-26T16:23:00Z">
              <w:rPr>
                <w:noProof/>
                <w:webHidden/>
              </w:rPr>
            </w:rPrChange>
          </w:rPr>
          <w:fldChar w:fldCharType="end"/>
        </w:r>
        <w:r w:rsidRPr="00DF1A2F">
          <w:rPr>
            <w:rStyle w:val="Hyperlink"/>
            <w:rFonts w:ascii="Segoe UI" w:eastAsia="Meiryo UI" w:hAnsi="Segoe UI" w:cs="Segoe UI"/>
            <w:noProof/>
            <w:rPrChange w:id="105" w:author="Kitase" w:date="2015-07-26T16:23:00Z">
              <w:rPr>
                <w:rStyle w:val="Hyperlink"/>
                <w:noProof/>
              </w:rPr>
            </w:rPrChange>
          </w:rPr>
          <w:fldChar w:fldCharType="end"/>
        </w:r>
      </w:ins>
    </w:p>
    <w:p w14:paraId="16333AEF" w14:textId="77777777" w:rsidR="00DF1A2F" w:rsidRPr="00DF1A2F" w:rsidRDefault="00DF1A2F">
      <w:pPr>
        <w:pStyle w:val="TOC1"/>
        <w:tabs>
          <w:tab w:val="left" w:pos="420"/>
          <w:tab w:val="right" w:leader="dot" w:pos="9060"/>
        </w:tabs>
        <w:rPr>
          <w:ins w:id="106" w:author="Kitase" w:date="2015-07-26T16:23:00Z"/>
          <w:rFonts w:ascii="Segoe UI" w:eastAsia="Meiryo UI" w:hAnsi="Segoe UI" w:cs="Segoe UI"/>
          <w:noProof/>
          <w:szCs w:val="22"/>
          <w:rPrChange w:id="107" w:author="Kitase" w:date="2015-07-26T16:23:00Z">
            <w:rPr>
              <w:ins w:id="108" w:author="Kitase" w:date="2015-07-26T16:23:00Z"/>
              <w:rFonts w:asciiTheme="minorHAnsi" w:eastAsiaTheme="minorEastAsia" w:hAnsiTheme="minorHAnsi" w:cstheme="minorBidi"/>
              <w:noProof/>
              <w:szCs w:val="22"/>
            </w:rPr>
          </w:rPrChange>
        </w:rPr>
      </w:pPr>
      <w:ins w:id="109" w:author="Kitase" w:date="2015-07-26T16:23:00Z">
        <w:r w:rsidRPr="00DF1A2F">
          <w:rPr>
            <w:rStyle w:val="Hyperlink"/>
            <w:rFonts w:ascii="Segoe UI" w:eastAsia="Meiryo UI" w:hAnsi="Segoe UI" w:cs="Segoe UI"/>
            <w:noProof/>
            <w:rPrChange w:id="110" w:author="Kitase" w:date="2015-07-26T16:23:00Z">
              <w:rPr>
                <w:rStyle w:val="Hyperlink"/>
                <w:noProof/>
              </w:rPr>
            </w:rPrChange>
          </w:rPr>
          <w:fldChar w:fldCharType="begin"/>
        </w:r>
        <w:r w:rsidRPr="00DF1A2F">
          <w:rPr>
            <w:rStyle w:val="Hyperlink"/>
            <w:rFonts w:ascii="Segoe UI" w:eastAsia="Meiryo UI" w:hAnsi="Segoe UI" w:cs="Segoe UI"/>
            <w:noProof/>
            <w:rPrChange w:id="111" w:author="Kitase" w:date="2015-07-26T16:23:00Z">
              <w:rPr>
                <w:rStyle w:val="Hyperlink"/>
                <w:noProof/>
              </w:rPr>
            </w:rPrChange>
          </w:rPr>
          <w:instrText xml:space="preserve"> </w:instrText>
        </w:r>
        <w:r w:rsidRPr="00DF1A2F">
          <w:rPr>
            <w:rFonts w:ascii="Segoe UI" w:eastAsia="Meiryo UI" w:hAnsi="Segoe UI" w:cs="Segoe UI"/>
            <w:noProof/>
            <w:rPrChange w:id="112" w:author="Kitase" w:date="2015-07-26T16:23:00Z">
              <w:rPr>
                <w:noProof/>
              </w:rPr>
            </w:rPrChange>
          </w:rPr>
          <w:instrText>HYPERLINK \l "_Toc425691122"</w:instrText>
        </w:r>
        <w:r w:rsidRPr="00DF1A2F">
          <w:rPr>
            <w:rStyle w:val="Hyperlink"/>
            <w:rFonts w:ascii="Segoe UI" w:eastAsia="Meiryo UI" w:hAnsi="Segoe UI" w:cs="Segoe UI"/>
            <w:noProof/>
            <w:rPrChange w:id="113" w:author="Kitase" w:date="2015-07-26T16:23:00Z">
              <w:rPr>
                <w:rStyle w:val="Hyperlink"/>
                <w:noProof/>
              </w:rPr>
            </w:rPrChange>
          </w:rPr>
          <w:instrText xml:space="preserve"> </w:instrText>
        </w:r>
        <w:r w:rsidRPr="00DF1A2F">
          <w:rPr>
            <w:rStyle w:val="Hyperlink"/>
            <w:rFonts w:ascii="Segoe UI" w:eastAsia="Meiryo UI" w:hAnsi="Segoe UI" w:cs="Segoe UI"/>
            <w:noProof/>
            <w:rPrChange w:id="114" w:author="Kitase" w:date="2015-07-26T16:23:00Z">
              <w:rPr>
                <w:rStyle w:val="Hyperlink"/>
                <w:noProof/>
              </w:rPr>
            </w:rPrChange>
          </w:rPr>
          <w:fldChar w:fldCharType="separate"/>
        </w:r>
        <w:r w:rsidRPr="00DF1A2F">
          <w:rPr>
            <w:rStyle w:val="Hyperlink"/>
            <w:rFonts w:ascii="Segoe UI" w:eastAsia="Meiryo UI" w:hAnsi="Segoe UI" w:cs="Segoe UI"/>
            <w:noProof/>
            <w:rPrChange w:id="115" w:author="Kitase" w:date="2015-07-26T16:23:00Z">
              <w:rPr>
                <w:rStyle w:val="Hyperlink"/>
                <w:rFonts w:ascii="Segoe UI" w:eastAsia="Meiryo UI" w:hAnsi="Segoe UI"/>
                <w:noProof/>
              </w:rPr>
            </w:rPrChange>
          </w:rPr>
          <w:t>2.</w:t>
        </w:r>
        <w:r w:rsidRPr="00DF1A2F">
          <w:rPr>
            <w:rFonts w:ascii="Segoe UI" w:eastAsia="Meiryo UI" w:hAnsi="Segoe UI" w:cs="Segoe UI"/>
            <w:noProof/>
            <w:szCs w:val="22"/>
            <w:rPrChange w:id="116" w:author="Kitase" w:date="2015-07-26T16:23:00Z">
              <w:rPr>
                <w:rFonts w:asciiTheme="minorHAnsi" w:eastAsiaTheme="minorEastAsia" w:hAnsiTheme="minorHAnsi" w:cstheme="minorBidi"/>
                <w:noProof/>
                <w:szCs w:val="22"/>
              </w:rPr>
            </w:rPrChange>
          </w:rPr>
          <w:tab/>
        </w:r>
        <w:r w:rsidRPr="00DF1A2F">
          <w:rPr>
            <w:rStyle w:val="Hyperlink"/>
            <w:rFonts w:ascii="Segoe UI" w:eastAsia="Meiryo UI" w:hAnsi="Segoe UI" w:cs="Segoe UI"/>
            <w:noProof/>
          </w:rPr>
          <w:t>SSH</w:t>
        </w:r>
        <w:r w:rsidRPr="00DF1A2F">
          <w:rPr>
            <w:rStyle w:val="Hyperlink"/>
            <w:rFonts w:ascii="Segoe UI" w:eastAsia="Meiryo UI" w:hAnsi="Segoe UI" w:cs="Segoe UI" w:hint="eastAsia"/>
            <w:noProof/>
          </w:rPr>
          <w:t>鍵の自動展開</w:t>
        </w:r>
        <w:r w:rsidRPr="00DF1A2F">
          <w:rPr>
            <w:rFonts w:ascii="Segoe UI" w:eastAsia="Meiryo UI" w:hAnsi="Segoe UI" w:cs="Segoe UI"/>
            <w:noProof/>
            <w:webHidden/>
            <w:rPrChange w:id="117" w:author="Kitase" w:date="2015-07-26T16:23:00Z">
              <w:rPr>
                <w:noProof/>
                <w:webHidden/>
              </w:rPr>
            </w:rPrChange>
          </w:rPr>
          <w:tab/>
        </w:r>
        <w:r w:rsidRPr="00DF1A2F">
          <w:rPr>
            <w:rFonts w:ascii="Segoe UI" w:eastAsia="Meiryo UI" w:hAnsi="Segoe UI" w:cs="Segoe UI"/>
            <w:noProof/>
            <w:webHidden/>
            <w:rPrChange w:id="118" w:author="Kitase" w:date="2015-07-26T16:23:00Z">
              <w:rPr>
                <w:noProof/>
                <w:webHidden/>
              </w:rPr>
            </w:rPrChange>
          </w:rPr>
          <w:fldChar w:fldCharType="begin"/>
        </w:r>
        <w:r w:rsidRPr="00DF1A2F">
          <w:rPr>
            <w:rFonts w:ascii="Segoe UI" w:eastAsia="Meiryo UI" w:hAnsi="Segoe UI" w:cs="Segoe UI"/>
            <w:noProof/>
            <w:webHidden/>
            <w:rPrChange w:id="119" w:author="Kitase" w:date="2015-07-26T16:23:00Z">
              <w:rPr>
                <w:noProof/>
                <w:webHidden/>
              </w:rPr>
            </w:rPrChange>
          </w:rPr>
          <w:instrText xml:space="preserve"> PAGEREF _Toc425691122 \h </w:instrText>
        </w:r>
      </w:ins>
      <w:r w:rsidRPr="00DF1A2F">
        <w:rPr>
          <w:rFonts w:ascii="Segoe UI" w:eastAsia="Meiryo UI" w:hAnsi="Segoe UI" w:cs="Segoe UI"/>
          <w:noProof/>
          <w:webHidden/>
          <w:rPrChange w:id="120" w:author="Kitase" w:date="2015-07-26T16:23:00Z">
            <w:rPr>
              <w:rFonts w:ascii="Segoe UI" w:eastAsia="Meiryo UI" w:hAnsi="Segoe UI" w:cs="Segoe UI"/>
              <w:noProof/>
              <w:webHidden/>
            </w:rPr>
          </w:rPrChange>
        </w:rPr>
      </w:r>
      <w:r w:rsidRPr="00DF1A2F">
        <w:rPr>
          <w:rFonts w:ascii="Segoe UI" w:eastAsia="Meiryo UI" w:hAnsi="Segoe UI" w:cs="Segoe UI"/>
          <w:noProof/>
          <w:webHidden/>
          <w:rPrChange w:id="121" w:author="Kitase" w:date="2015-07-26T16:23:00Z">
            <w:rPr>
              <w:noProof/>
              <w:webHidden/>
            </w:rPr>
          </w:rPrChange>
        </w:rPr>
        <w:fldChar w:fldCharType="separate"/>
      </w:r>
      <w:ins w:id="122" w:author="Kitase" w:date="2015-08-02T09:52:00Z">
        <w:r w:rsidR="00A17E52">
          <w:rPr>
            <w:rFonts w:ascii="Segoe UI" w:eastAsia="Meiryo UI" w:hAnsi="Segoe UI" w:cs="Segoe UI"/>
            <w:noProof/>
            <w:webHidden/>
          </w:rPr>
          <w:t>6</w:t>
        </w:r>
      </w:ins>
      <w:ins w:id="123" w:author="Kitase" w:date="2015-07-26T16:23:00Z">
        <w:r w:rsidRPr="00DF1A2F">
          <w:rPr>
            <w:rFonts w:ascii="Segoe UI" w:eastAsia="Meiryo UI" w:hAnsi="Segoe UI" w:cs="Segoe UI"/>
            <w:noProof/>
            <w:webHidden/>
            <w:rPrChange w:id="124" w:author="Kitase" w:date="2015-07-26T16:23:00Z">
              <w:rPr>
                <w:noProof/>
                <w:webHidden/>
              </w:rPr>
            </w:rPrChange>
          </w:rPr>
          <w:fldChar w:fldCharType="end"/>
        </w:r>
        <w:r w:rsidRPr="00DF1A2F">
          <w:rPr>
            <w:rStyle w:val="Hyperlink"/>
            <w:rFonts w:ascii="Segoe UI" w:eastAsia="Meiryo UI" w:hAnsi="Segoe UI" w:cs="Segoe UI"/>
            <w:noProof/>
            <w:rPrChange w:id="125" w:author="Kitase" w:date="2015-07-26T16:23:00Z">
              <w:rPr>
                <w:rStyle w:val="Hyperlink"/>
                <w:noProof/>
              </w:rPr>
            </w:rPrChange>
          </w:rPr>
          <w:fldChar w:fldCharType="end"/>
        </w:r>
      </w:ins>
    </w:p>
    <w:p w14:paraId="4668A4B0" w14:textId="77777777" w:rsidR="00DF1A2F" w:rsidRPr="00DF1A2F" w:rsidRDefault="00DF1A2F">
      <w:pPr>
        <w:pStyle w:val="TOC2"/>
        <w:tabs>
          <w:tab w:val="left" w:pos="840"/>
          <w:tab w:val="right" w:leader="dot" w:pos="9060"/>
        </w:tabs>
        <w:rPr>
          <w:ins w:id="126" w:author="Kitase" w:date="2015-07-26T16:23:00Z"/>
          <w:rFonts w:ascii="Segoe UI" w:eastAsia="Meiryo UI" w:hAnsi="Segoe UI" w:cs="Segoe UI"/>
          <w:noProof/>
          <w:szCs w:val="22"/>
          <w:rPrChange w:id="127" w:author="Kitase" w:date="2015-07-26T16:23:00Z">
            <w:rPr>
              <w:ins w:id="128" w:author="Kitase" w:date="2015-07-26T16:23:00Z"/>
              <w:rFonts w:asciiTheme="minorHAnsi" w:eastAsiaTheme="minorEastAsia" w:hAnsiTheme="minorHAnsi" w:cstheme="minorBidi"/>
              <w:noProof/>
              <w:szCs w:val="22"/>
            </w:rPr>
          </w:rPrChange>
        </w:rPr>
      </w:pPr>
      <w:ins w:id="129" w:author="Kitase" w:date="2015-07-26T16:23:00Z">
        <w:r w:rsidRPr="00DF1A2F">
          <w:rPr>
            <w:rStyle w:val="Hyperlink"/>
            <w:rFonts w:ascii="Segoe UI" w:eastAsia="Meiryo UI" w:hAnsi="Segoe UI" w:cs="Segoe UI"/>
            <w:noProof/>
            <w:rPrChange w:id="130" w:author="Kitase" w:date="2015-07-26T16:23:00Z">
              <w:rPr>
                <w:rStyle w:val="Hyperlink"/>
                <w:noProof/>
              </w:rPr>
            </w:rPrChange>
          </w:rPr>
          <w:fldChar w:fldCharType="begin"/>
        </w:r>
        <w:r w:rsidRPr="00DF1A2F">
          <w:rPr>
            <w:rStyle w:val="Hyperlink"/>
            <w:rFonts w:ascii="Segoe UI" w:eastAsia="Meiryo UI" w:hAnsi="Segoe UI" w:cs="Segoe UI"/>
            <w:noProof/>
            <w:rPrChange w:id="131" w:author="Kitase" w:date="2015-07-26T16:23:00Z">
              <w:rPr>
                <w:rStyle w:val="Hyperlink"/>
                <w:noProof/>
              </w:rPr>
            </w:rPrChange>
          </w:rPr>
          <w:instrText xml:space="preserve"> </w:instrText>
        </w:r>
        <w:r w:rsidRPr="00DF1A2F">
          <w:rPr>
            <w:rFonts w:ascii="Segoe UI" w:eastAsia="Meiryo UI" w:hAnsi="Segoe UI" w:cs="Segoe UI"/>
            <w:noProof/>
            <w:rPrChange w:id="132" w:author="Kitase" w:date="2015-07-26T16:23:00Z">
              <w:rPr>
                <w:noProof/>
              </w:rPr>
            </w:rPrChange>
          </w:rPr>
          <w:instrText>HYPERLINK \l "_Toc425691123"</w:instrText>
        </w:r>
        <w:r w:rsidRPr="00DF1A2F">
          <w:rPr>
            <w:rStyle w:val="Hyperlink"/>
            <w:rFonts w:ascii="Segoe UI" w:eastAsia="Meiryo UI" w:hAnsi="Segoe UI" w:cs="Segoe UI"/>
            <w:noProof/>
            <w:rPrChange w:id="133" w:author="Kitase" w:date="2015-07-26T16:23:00Z">
              <w:rPr>
                <w:rStyle w:val="Hyperlink"/>
                <w:noProof/>
              </w:rPr>
            </w:rPrChange>
          </w:rPr>
          <w:instrText xml:space="preserve"> </w:instrText>
        </w:r>
        <w:r w:rsidRPr="00DF1A2F">
          <w:rPr>
            <w:rStyle w:val="Hyperlink"/>
            <w:rFonts w:ascii="Segoe UI" w:eastAsia="Meiryo UI" w:hAnsi="Segoe UI" w:cs="Segoe UI"/>
            <w:noProof/>
            <w:rPrChange w:id="134" w:author="Kitase" w:date="2015-07-26T16:23:00Z">
              <w:rPr>
                <w:rStyle w:val="Hyperlink"/>
                <w:noProof/>
              </w:rPr>
            </w:rPrChange>
          </w:rPr>
          <w:fldChar w:fldCharType="separate"/>
        </w:r>
        <w:r w:rsidRPr="00DF1A2F">
          <w:rPr>
            <w:rStyle w:val="Hyperlink"/>
            <w:rFonts w:ascii="Segoe UI" w:eastAsia="Meiryo UI" w:hAnsi="Segoe UI" w:cs="Segoe UI"/>
            <w:noProof/>
            <w:rPrChange w:id="135" w:author="Kitase" w:date="2015-07-26T16:23:00Z">
              <w:rPr>
                <w:rStyle w:val="Hyperlink"/>
                <w:rFonts w:ascii="Segoe UI" w:eastAsia="Meiryo UI" w:hAnsi="Segoe UI"/>
                <w:noProof/>
              </w:rPr>
            </w:rPrChange>
          </w:rPr>
          <w:t>2.1.</w:t>
        </w:r>
        <w:r w:rsidRPr="00DF1A2F">
          <w:rPr>
            <w:rFonts w:ascii="Segoe UI" w:eastAsia="Meiryo UI" w:hAnsi="Segoe UI" w:cs="Segoe UI"/>
            <w:noProof/>
            <w:szCs w:val="22"/>
            <w:rPrChange w:id="136" w:author="Kitase" w:date="2015-07-26T16:23:00Z">
              <w:rPr>
                <w:rFonts w:asciiTheme="minorHAnsi" w:eastAsiaTheme="minorEastAsia" w:hAnsiTheme="minorHAnsi" w:cstheme="minorBidi"/>
                <w:noProof/>
                <w:szCs w:val="22"/>
              </w:rPr>
            </w:rPrChange>
          </w:rPr>
          <w:tab/>
        </w:r>
        <w:r w:rsidRPr="00DF1A2F">
          <w:rPr>
            <w:rStyle w:val="Hyperlink"/>
            <w:rFonts w:ascii="Segoe UI" w:eastAsia="Meiryo UI" w:hAnsi="Segoe UI" w:cs="Segoe UI"/>
            <w:noProof/>
          </w:rPr>
          <w:t>SSH</w:t>
        </w:r>
        <w:r w:rsidRPr="00DF1A2F">
          <w:rPr>
            <w:rStyle w:val="Hyperlink"/>
            <w:rFonts w:ascii="Segoe UI" w:eastAsia="Meiryo UI" w:hAnsi="Segoe UI" w:cs="Segoe UI" w:hint="eastAsia"/>
            <w:noProof/>
          </w:rPr>
          <w:t>鍵の作成</w:t>
        </w:r>
        <w:r w:rsidRPr="00DF1A2F">
          <w:rPr>
            <w:rFonts w:ascii="Segoe UI" w:eastAsia="Meiryo UI" w:hAnsi="Segoe UI" w:cs="Segoe UI"/>
            <w:noProof/>
            <w:webHidden/>
            <w:rPrChange w:id="137" w:author="Kitase" w:date="2015-07-26T16:23:00Z">
              <w:rPr>
                <w:noProof/>
                <w:webHidden/>
              </w:rPr>
            </w:rPrChange>
          </w:rPr>
          <w:tab/>
        </w:r>
        <w:r w:rsidRPr="00DF1A2F">
          <w:rPr>
            <w:rFonts w:ascii="Segoe UI" w:eastAsia="Meiryo UI" w:hAnsi="Segoe UI" w:cs="Segoe UI"/>
            <w:noProof/>
            <w:webHidden/>
            <w:rPrChange w:id="138" w:author="Kitase" w:date="2015-07-26T16:23:00Z">
              <w:rPr>
                <w:noProof/>
                <w:webHidden/>
              </w:rPr>
            </w:rPrChange>
          </w:rPr>
          <w:fldChar w:fldCharType="begin"/>
        </w:r>
        <w:r w:rsidRPr="00DF1A2F">
          <w:rPr>
            <w:rFonts w:ascii="Segoe UI" w:eastAsia="Meiryo UI" w:hAnsi="Segoe UI" w:cs="Segoe UI"/>
            <w:noProof/>
            <w:webHidden/>
            <w:rPrChange w:id="139" w:author="Kitase" w:date="2015-07-26T16:23:00Z">
              <w:rPr>
                <w:noProof/>
                <w:webHidden/>
              </w:rPr>
            </w:rPrChange>
          </w:rPr>
          <w:instrText xml:space="preserve"> PAGEREF _Toc425691123 \h </w:instrText>
        </w:r>
      </w:ins>
      <w:r w:rsidRPr="00DF1A2F">
        <w:rPr>
          <w:rFonts w:ascii="Segoe UI" w:eastAsia="Meiryo UI" w:hAnsi="Segoe UI" w:cs="Segoe UI"/>
          <w:noProof/>
          <w:webHidden/>
          <w:rPrChange w:id="140" w:author="Kitase" w:date="2015-07-26T16:23:00Z">
            <w:rPr>
              <w:rFonts w:ascii="Segoe UI" w:eastAsia="Meiryo UI" w:hAnsi="Segoe UI" w:cs="Segoe UI"/>
              <w:noProof/>
              <w:webHidden/>
            </w:rPr>
          </w:rPrChange>
        </w:rPr>
      </w:r>
      <w:r w:rsidRPr="00DF1A2F">
        <w:rPr>
          <w:rFonts w:ascii="Segoe UI" w:eastAsia="Meiryo UI" w:hAnsi="Segoe UI" w:cs="Segoe UI"/>
          <w:noProof/>
          <w:webHidden/>
          <w:rPrChange w:id="141" w:author="Kitase" w:date="2015-07-26T16:23:00Z">
            <w:rPr>
              <w:noProof/>
              <w:webHidden/>
            </w:rPr>
          </w:rPrChange>
        </w:rPr>
        <w:fldChar w:fldCharType="separate"/>
      </w:r>
      <w:ins w:id="142" w:author="Kitase" w:date="2015-08-02T09:52:00Z">
        <w:r w:rsidR="00A17E52">
          <w:rPr>
            <w:rFonts w:ascii="Segoe UI" w:eastAsia="Meiryo UI" w:hAnsi="Segoe UI" w:cs="Segoe UI"/>
            <w:noProof/>
            <w:webHidden/>
          </w:rPr>
          <w:t>6</w:t>
        </w:r>
      </w:ins>
      <w:ins w:id="143" w:author="Kitase" w:date="2015-07-26T16:23:00Z">
        <w:r w:rsidRPr="00DF1A2F">
          <w:rPr>
            <w:rFonts w:ascii="Segoe UI" w:eastAsia="Meiryo UI" w:hAnsi="Segoe UI" w:cs="Segoe UI"/>
            <w:noProof/>
            <w:webHidden/>
            <w:rPrChange w:id="144" w:author="Kitase" w:date="2015-07-26T16:23:00Z">
              <w:rPr>
                <w:noProof/>
                <w:webHidden/>
              </w:rPr>
            </w:rPrChange>
          </w:rPr>
          <w:fldChar w:fldCharType="end"/>
        </w:r>
        <w:r w:rsidRPr="00DF1A2F">
          <w:rPr>
            <w:rStyle w:val="Hyperlink"/>
            <w:rFonts w:ascii="Segoe UI" w:eastAsia="Meiryo UI" w:hAnsi="Segoe UI" w:cs="Segoe UI"/>
            <w:noProof/>
            <w:rPrChange w:id="145" w:author="Kitase" w:date="2015-07-26T16:23:00Z">
              <w:rPr>
                <w:rStyle w:val="Hyperlink"/>
                <w:noProof/>
              </w:rPr>
            </w:rPrChange>
          </w:rPr>
          <w:fldChar w:fldCharType="end"/>
        </w:r>
      </w:ins>
    </w:p>
    <w:p w14:paraId="3782C0D1" w14:textId="77777777" w:rsidR="00DF1A2F" w:rsidRPr="00DF1A2F" w:rsidRDefault="00DF1A2F">
      <w:pPr>
        <w:pStyle w:val="TOC2"/>
        <w:tabs>
          <w:tab w:val="left" w:pos="840"/>
          <w:tab w:val="right" w:leader="dot" w:pos="9060"/>
        </w:tabs>
        <w:rPr>
          <w:ins w:id="146" w:author="Kitase" w:date="2015-07-26T16:23:00Z"/>
          <w:rFonts w:ascii="Segoe UI" w:eastAsia="Meiryo UI" w:hAnsi="Segoe UI" w:cs="Segoe UI"/>
          <w:noProof/>
          <w:szCs w:val="22"/>
          <w:rPrChange w:id="147" w:author="Kitase" w:date="2015-07-26T16:23:00Z">
            <w:rPr>
              <w:ins w:id="148" w:author="Kitase" w:date="2015-07-26T16:23:00Z"/>
              <w:rFonts w:asciiTheme="minorHAnsi" w:eastAsiaTheme="minorEastAsia" w:hAnsiTheme="minorHAnsi" w:cstheme="minorBidi"/>
              <w:noProof/>
              <w:szCs w:val="22"/>
            </w:rPr>
          </w:rPrChange>
        </w:rPr>
      </w:pPr>
      <w:ins w:id="149" w:author="Kitase" w:date="2015-07-26T16:23:00Z">
        <w:r w:rsidRPr="00DF1A2F">
          <w:rPr>
            <w:rStyle w:val="Hyperlink"/>
            <w:rFonts w:ascii="Segoe UI" w:eastAsia="Meiryo UI" w:hAnsi="Segoe UI" w:cs="Segoe UI"/>
            <w:noProof/>
            <w:rPrChange w:id="150" w:author="Kitase" w:date="2015-07-26T16:23:00Z">
              <w:rPr>
                <w:rStyle w:val="Hyperlink"/>
                <w:noProof/>
              </w:rPr>
            </w:rPrChange>
          </w:rPr>
          <w:fldChar w:fldCharType="begin"/>
        </w:r>
        <w:r w:rsidRPr="00DF1A2F">
          <w:rPr>
            <w:rStyle w:val="Hyperlink"/>
            <w:rFonts w:ascii="Segoe UI" w:eastAsia="Meiryo UI" w:hAnsi="Segoe UI" w:cs="Segoe UI"/>
            <w:noProof/>
            <w:rPrChange w:id="151" w:author="Kitase" w:date="2015-07-26T16:23:00Z">
              <w:rPr>
                <w:rStyle w:val="Hyperlink"/>
                <w:noProof/>
              </w:rPr>
            </w:rPrChange>
          </w:rPr>
          <w:instrText xml:space="preserve"> </w:instrText>
        </w:r>
        <w:r w:rsidRPr="00DF1A2F">
          <w:rPr>
            <w:rFonts w:ascii="Segoe UI" w:eastAsia="Meiryo UI" w:hAnsi="Segoe UI" w:cs="Segoe UI"/>
            <w:noProof/>
            <w:rPrChange w:id="152" w:author="Kitase" w:date="2015-07-26T16:23:00Z">
              <w:rPr>
                <w:noProof/>
              </w:rPr>
            </w:rPrChange>
          </w:rPr>
          <w:instrText>HYPERLINK \l "_Toc425691124"</w:instrText>
        </w:r>
        <w:r w:rsidRPr="00DF1A2F">
          <w:rPr>
            <w:rStyle w:val="Hyperlink"/>
            <w:rFonts w:ascii="Segoe UI" w:eastAsia="Meiryo UI" w:hAnsi="Segoe UI" w:cs="Segoe UI"/>
            <w:noProof/>
            <w:rPrChange w:id="153" w:author="Kitase" w:date="2015-07-26T16:23:00Z">
              <w:rPr>
                <w:rStyle w:val="Hyperlink"/>
                <w:noProof/>
              </w:rPr>
            </w:rPrChange>
          </w:rPr>
          <w:instrText xml:space="preserve"> </w:instrText>
        </w:r>
        <w:r w:rsidRPr="00DF1A2F">
          <w:rPr>
            <w:rStyle w:val="Hyperlink"/>
            <w:rFonts w:ascii="Segoe UI" w:eastAsia="Meiryo UI" w:hAnsi="Segoe UI" w:cs="Segoe UI"/>
            <w:noProof/>
            <w:rPrChange w:id="154" w:author="Kitase" w:date="2015-07-26T16:23:00Z">
              <w:rPr>
                <w:rStyle w:val="Hyperlink"/>
                <w:noProof/>
              </w:rPr>
            </w:rPrChange>
          </w:rPr>
          <w:fldChar w:fldCharType="separate"/>
        </w:r>
        <w:r w:rsidRPr="00DF1A2F">
          <w:rPr>
            <w:rStyle w:val="Hyperlink"/>
            <w:rFonts w:ascii="Segoe UI" w:eastAsia="Meiryo UI" w:hAnsi="Segoe UI" w:cs="Segoe UI"/>
            <w:noProof/>
            <w:rPrChange w:id="155" w:author="Kitase" w:date="2015-07-26T16:23:00Z">
              <w:rPr>
                <w:rStyle w:val="Hyperlink"/>
                <w:rFonts w:ascii="Segoe UI" w:eastAsia="Meiryo UI" w:hAnsi="Segoe UI"/>
                <w:noProof/>
              </w:rPr>
            </w:rPrChange>
          </w:rPr>
          <w:t>2.2.</w:t>
        </w:r>
        <w:r w:rsidRPr="00DF1A2F">
          <w:rPr>
            <w:rFonts w:ascii="Segoe UI" w:eastAsia="Meiryo UI" w:hAnsi="Segoe UI" w:cs="Segoe UI"/>
            <w:noProof/>
            <w:szCs w:val="22"/>
            <w:rPrChange w:id="156" w:author="Kitase" w:date="2015-07-26T16:23:00Z">
              <w:rPr>
                <w:rFonts w:asciiTheme="minorHAnsi" w:eastAsiaTheme="minorEastAsia" w:hAnsiTheme="minorHAnsi" w:cstheme="minorBidi"/>
                <w:noProof/>
                <w:szCs w:val="22"/>
              </w:rPr>
            </w:rPrChange>
          </w:rPr>
          <w:tab/>
        </w:r>
        <w:r w:rsidRPr="00DF1A2F">
          <w:rPr>
            <w:rStyle w:val="Hyperlink"/>
            <w:rFonts w:ascii="Segoe UI" w:eastAsia="Meiryo UI" w:hAnsi="Segoe UI" w:cs="Segoe UI"/>
            <w:noProof/>
          </w:rPr>
          <w:t>SSH</w:t>
        </w:r>
        <w:r w:rsidRPr="00DF1A2F">
          <w:rPr>
            <w:rStyle w:val="Hyperlink"/>
            <w:rFonts w:ascii="Segoe UI" w:eastAsia="Meiryo UI" w:hAnsi="Segoe UI" w:cs="Segoe UI" w:hint="eastAsia"/>
            <w:noProof/>
          </w:rPr>
          <w:t>鍵のインスタンスへの登録方法</w:t>
        </w:r>
        <w:r w:rsidRPr="00DF1A2F">
          <w:rPr>
            <w:rFonts w:ascii="Segoe UI" w:eastAsia="Meiryo UI" w:hAnsi="Segoe UI" w:cs="Segoe UI"/>
            <w:noProof/>
            <w:webHidden/>
            <w:rPrChange w:id="157" w:author="Kitase" w:date="2015-07-26T16:23:00Z">
              <w:rPr>
                <w:noProof/>
                <w:webHidden/>
              </w:rPr>
            </w:rPrChange>
          </w:rPr>
          <w:tab/>
        </w:r>
        <w:r w:rsidRPr="00DF1A2F">
          <w:rPr>
            <w:rFonts w:ascii="Segoe UI" w:eastAsia="Meiryo UI" w:hAnsi="Segoe UI" w:cs="Segoe UI"/>
            <w:noProof/>
            <w:webHidden/>
            <w:rPrChange w:id="158" w:author="Kitase" w:date="2015-07-26T16:23:00Z">
              <w:rPr>
                <w:noProof/>
                <w:webHidden/>
              </w:rPr>
            </w:rPrChange>
          </w:rPr>
          <w:fldChar w:fldCharType="begin"/>
        </w:r>
        <w:r w:rsidRPr="00DF1A2F">
          <w:rPr>
            <w:rFonts w:ascii="Segoe UI" w:eastAsia="Meiryo UI" w:hAnsi="Segoe UI" w:cs="Segoe UI"/>
            <w:noProof/>
            <w:webHidden/>
            <w:rPrChange w:id="159" w:author="Kitase" w:date="2015-07-26T16:23:00Z">
              <w:rPr>
                <w:noProof/>
                <w:webHidden/>
              </w:rPr>
            </w:rPrChange>
          </w:rPr>
          <w:instrText xml:space="preserve"> PAGEREF _Toc425691124 \h </w:instrText>
        </w:r>
      </w:ins>
      <w:r w:rsidRPr="00DF1A2F">
        <w:rPr>
          <w:rFonts w:ascii="Segoe UI" w:eastAsia="Meiryo UI" w:hAnsi="Segoe UI" w:cs="Segoe UI"/>
          <w:noProof/>
          <w:webHidden/>
          <w:rPrChange w:id="160" w:author="Kitase" w:date="2015-07-26T16:23:00Z">
            <w:rPr>
              <w:rFonts w:ascii="Segoe UI" w:eastAsia="Meiryo UI" w:hAnsi="Segoe UI" w:cs="Segoe UI"/>
              <w:noProof/>
              <w:webHidden/>
            </w:rPr>
          </w:rPrChange>
        </w:rPr>
      </w:r>
      <w:r w:rsidRPr="00DF1A2F">
        <w:rPr>
          <w:rFonts w:ascii="Segoe UI" w:eastAsia="Meiryo UI" w:hAnsi="Segoe UI" w:cs="Segoe UI"/>
          <w:noProof/>
          <w:webHidden/>
          <w:rPrChange w:id="161" w:author="Kitase" w:date="2015-07-26T16:23:00Z">
            <w:rPr>
              <w:noProof/>
              <w:webHidden/>
            </w:rPr>
          </w:rPrChange>
        </w:rPr>
        <w:fldChar w:fldCharType="separate"/>
      </w:r>
      <w:ins w:id="162" w:author="Kitase" w:date="2015-08-02T09:52:00Z">
        <w:r w:rsidR="00A17E52">
          <w:rPr>
            <w:rFonts w:ascii="Segoe UI" w:eastAsia="Meiryo UI" w:hAnsi="Segoe UI" w:cs="Segoe UI"/>
            <w:noProof/>
            <w:webHidden/>
          </w:rPr>
          <w:t>8</w:t>
        </w:r>
      </w:ins>
      <w:ins w:id="163" w:author="Kitase" w:date="2015-07-26T16:23:00Z">
        <w:r w:rsidRPr="00DF1A2F">
          <w:rPr>
            <w:rFonts w:ascii="Segoe UI" w:eastAsia="Meiryo UI" w:hAnsi="Segoe UI" w:cs="Segoe UI"/>
            <w:noProof/>
            <w:webHidden/>
            <w:rPrChange w:id="164" w:author="Kitase" w:date="2015-07-26T16:23:00Z">
              <w:rPr>
                <w:noProof/>
                <w:webHidden/>
              </w:rPr>
            </w:rPrChange>
          </w:rPr>
          <w:fldChar w:fldCharType="end"/>
        </w:r>
        <w:r w:rsidRPr="00DF1A2F">
          <w:rPr>
            <w:rStyle w:val="Hyperlink"/>
            <w:rFonts w:ascii="Segoe UI" w:eastAsia="Meiryo UI" w:hAnsi="Segoe UI" w:cs="Segoe UI"/>
            <w:noProof/>
            <w:rPrChange w:id="165" w:author="Kitase" w:date="2015-07-26T16:23:00Z">
              <w:rPr>
                <w:rStyle w:val="Hyperlink"/>
                <w:noProof/>
              </w:rPr>
            </w:rPrChange>
          </w:rPr>
          <w:fldChar w:fldCharType="end"/>
        </w:r>
      </w:ins>
    </w:p>
    <w:p w14:paraId="2E2BD357" w14:textId="77777777" w:rsidR="00DF1A2F" w:rsidRPr="00DF1A2F" w:rsidRDefault="00DF1A2F">
      <w:pPr>
        <w:pStyle w:val="TOC1"/>
        <w:tabs>
          <w:tab w:val="left" w:pos="420"/>
          <w:tab w:val="right" w:leader="dot" w:pos="9060"/>
        </w:tabs>
        <w:rPr>
          <w:ins w:id="166" w:author="Kitase" w:date="2015-07-26T16:23:00Z"/>
          <w:rFonts w:ascii="Segoe UI" w:eastAsia="Meiryo UI" w:hAnsi="Segoe UI" w:cs="Segoe UI"/>
          <w:noProof/>
          <w:szCs w:val="22"/>
          <w:rPrChange w:id="167" w:author="Kitase" w:date="2015-07-26T16:23:00Z">
            <w:rPr>
              <w:ins w:id="168" w:author="Kitase" w:date="2015-07-26T16:23:00Z"/>
              <w:rFonts w:asciiTheme="minorHAnsi" w:eastAsiaTheme="minorEastAsia" w:hAnsiTheme="minorHAnsi" w:cstheme="minorBidi"/>
              <w:noProof/>
              <w:szCs w:val="22"/>
            </w:rPr>
          </w:rPrChange>
        </w:rPr>
      </w:pPr>
      <w:ins w:id="169" w:author="Kitase" w:date="2015-07-26T16:23:00Z">
        <w:r w:rsidRPr="00DF1A2F">
          <w:rPr>
            <w:rStyle w:val="Hyperlink"/>
            <w:rFonts w:ascii="Segoe UI" w:eastAsia="Meiryo UI" w:hAnsi="Segoe UI" w:cs="Segoe UI"/>
            <w:noProof/>
            <w:rPrChange w:id="170" w:author="Kitase" w:date="2015-07-26T16:23:00Z">
              <w:rPr>
                <w:rStyle w:val="Hyperlink"/>
                <w:noProof/>
              </w:rPr>
            </w:rPrChange>
          </w:rPr>
          <w:fldChar w:fldCharType="begin"/>
        </w:r>
        <w:r w:rsidRPr="00DF1A2F">
          <w:rPr>
            <w:rStyle w:val="Hyperlink"/>
            <w:rFonts w:ascii="Segoe UI" w:eastAsia="Meiryo UI" w:hAnsi="Segoe UI" w:cs="Segoe UI"/>
            <w:noProof/>
            <w:rPrChange w:id="171" w:author="Kitase" w:date="2015-07-26T16:23:00Z">
              <w:rPr>
                <w:rStyle w:val="Hyperlink"/>
                <w:noProof/>
              </w:rPr>
            </w:rPrChange>
          </w:rPr>
          <w:instrText xml:space="preserve"> </w:instrText>
        </w:r>
        <w:r w:rsidRPr="00DF1A2F">
          <w:rPr>
            <w:rFonts w:ascii="Segoe UI" w:eastAsia="Meiryo UI" w:hAnsi="Segoe UI" w:cs="Segoe UI"/>
            <w:noProof/>
            <w:rPrChange w:id="172" w:author="Kitase" w:date="2015-07-26T16:23:00Z">
              <w:rPr>
                <w:noProof/>
              </w:rPr>
            </w:rPrChange>
          </w:rPr>
          <w:instrText>HYPERLINK \l "_Toc425691125"</w:instrText>
        </w:r>
        <w:r w:rsidRPr="00DF1A2F">
          <w:rPr>
            <w:rStyle w:val="Hyperlink"/>
            <w:rFonts w:ascii="Segoe UI" w:eastAsia="Meiryo UI" w:hAnsi="Segoe UI" w:cs="Segoe UI"/>
            <w:noProof/>
            <w:rPrChange w:id="173" w:author="Kitase" w:date="2015-07-26T16:23:00Z">
              <w:rPr>
                <w:rStyle w:val="Hyperlink"/>
                <w:noProof/>
              </w:rPr>
            </w:rPrChange>
          </w:rPr>
          <w:instrText xml:space="preserve"> </w:instrText>
        </w:r>
        <w:r w:rsidRPr="00DF1A2F">
          <w:rPr>
            <w:rStyle w:val="Hyperlink"/>
            <w:rFonts w:ascii="Segoe UI" w:eastAsia="Meiryo UI" w:hAnsi="Segoe UI" w:cs="Segoe UI"/>
            <w:noProof/>
            <w:rPrChange w:id="174" w:author="Kitase" w:date="2015-07-26T16:23:00Z">
              <w:rPr>
                <w:rStyle w:val="Hyperlink"/>
                <w:noProof/>
              </w:rPr>
            </w:rPrChange>
          </w:rPr>
          <w:fldChar w:fldCharType="separate"/>
        </w:r>
        <w:r w:rsidRPr="00DF1A2F">
          <w:rPr>
            <w:rStyle w:val="Hyperlink"/>
            <w:rFonts w:ascii="Segoe UI" w:eastAsia="Meiryo UI" w:hAnsi="Segoe UI" w:cs="Segoe UI"/>
            <w:noProof/>
            <w:rPrChange w:id="175" w:author="Kitase" w:date="2015-07-26T16:23:00Z">
              <w:rPr>
                <w:rStyle w:val="Hyperlink"/>
                <w:rFonts w:ascii="Segoe UI" w:eastAsia="Meiryo UI" w:hAnsi="Segoe UI"/>
                <w:noProof/>
              </w:rPr>
            </w:rPrChange>
          </w:rPr>
          <w:t>3.</w:t>
        </w:r>
        <w:r w:rsidRPr="00DF1A2F">
          <w:rPr>
            <w:rFonts w:ascii="Segoe UI" w:eastAsia="Meiryo UI" w:hAnsi="Segoe UI" w:cs="Segoe UI"/>
            <w:noProof/>
            <w:szCs w:val="22"/>
            <w:rPrChange w:id="176" w:author="Kitase" w:date="2015-07-26T16:23:00Z">
              <w:rPr>
                <w:rFonts w:asciiTheme="minorHAnsi" w:eastAsiaTheme="minorEastAsia" w:hAnsiTheme="minorHAnsi" w:cstheme="minorBidi"/>
                <w:noProof/>
                <w:szCs w:val="22"/>
              </w:rPr>
            </w:rPrChange>
          </w:rPr>
          <w:tab/>
        </w:r>
        <w:r w:rsidRPr="00DF1A2F">
          <w:rPr>
            <w:rStyle w:val="Hyperlink"/>
            <w:rFonts w:ascii="Segoe UI" w:eastAsia="Meiryo UI" w:hAnsi="Segoe UI" w:cs="Segoe UI"/>
            <w:noProof/>
          </w:rPr>
          <w:t>Provisioning Script</w:t>
        </w:r>
        <w:r w:rsidRPr="00DF1A2F">
          <w:rPr>
            <w:rFonts w:ascii="Segoe UI" w:eastAsia="Meiryo UI" w:hAnsi="Segoe UI" w:cs="Segoe UI"/>
            <w:noProof/>
            <w:webHidden/>
            <w:rPrChange w:id="177" w:author="Kitase" w:date="2015-07-26T16:23:00Z">
              <w:rPr>
                <w:noProof/>
                <w:webHidden/>
              </w:rPr>
            </w:rPrChange>
          </w:rPr>
          <w:tab/>
        </w:r>
        <w:r w:rsidRPr="00DF1A2F">
          <w:rPr>
            <w:rFonts w:ascii="Segoe UI" w:eastAsia="Meiryo UI" w:hAnsi="Segoe UI" w:cs="Segoe UI"/>
            <w:noProof/>
            <w:webHidden/>
            <w:rPrChange w:id="178" w:author="Kitase" w:date="2015-07-26T16:23:00Z">
              <w:rPr>
                <w:noProof/>
                <w:webHidden/>
              </w:rPr>
            </w:rPrChange>
          </w:rPr>
          <w:fldChar w:fldCharType="begin"/>
        </w:r>
        <w:r w:rsidRPr="00DF1A2F">
          <w:rPr>
            <w:rFonts w:ascii="Segoe UI" w:eastAsia="Meiryo UI" w:hAnsi="Segoe UI" w:cs="Segoe UI"/>
            <w:noProof/>
            <w:webHidden/>
            <w:rPrChange w:id="179" w:author="Kitase" w:date="2015-07-26T16:23:00Z">
              <w:rPr>
                <w:noProof/>
                <w:webHidden/>
              </w:rPr>
            </w:rPrChange>
          </w:rPr>
          <w:instrText xml:space="preserve"> PAGEREF _Toc425691125 \h </w:instrText>
        </w:r>
      </w:ins>
      <w:r w:rsidRPr="00DF1A2F">
        <w:rPr>
          <w:rFonts w:ascii="Segoe UI" w:eastAsia="Meiryo UI" w:hAnsi="Segoe UI" w:cs="Segoe UI"/>
          <w:noProof/>
          <w:webHidden/>
          <w:rPrChange w:id="180" w:author="Kitase" w:date="2015-07-26T16:23:00Z">
            <w:rPr>
              <w:rFonts w:ascii="Segoe UI" w:eastAsia="Meiryo UI" w:hAnsi="Segoe UI" w:cs="Segoe UI"/>
              <w:noProof/>
              <w:webHidden/>
            </w:rPr>
          </w:rPrChange>
        </w:rPr>
      </w:r>
      <w:r w:rsidRPr="00DF1A2F">
        <w:rPr>
          <w:rFonts w:ascii="Segoe UI" w:eastAsia="Meiryo UI" w:hAnsi="Segoe UI" w:cs="Segoe UI"/>
          <w:noProof/>
          <w:webHidden/>
          <w:rPrChange w:id="181" w:author="Kitase" w:date="2015-07-26T16:23:00Z">
            <w:rPr>
              <w:noProof/>
              <w:webHidden/>
            </w:rPr>
          </w:rPrChange>
        </w:rPr>
        <w:fldChar w:fldCharType="separate"/>
      </w:r>
      <w:ins w:id="182" w:author="Kitase" w:date="2015-08-02T09:52:00Z">
        <w:r w:rsidR="00A17E52">
          <w:rPr>
            <w:rFonts w:ascii="Segoe UI" w:eastAsia="Meiryo UI" w:hAnsi="Segoe UI" w:cs="Segoe UI"/>
            <w:noProof/>
            <w:webHidden/>
          </w:rPr>
          <w:t>9</w:t>
        </w:r>
      </w:ins>
      <w:ins w:id="183" w:author="Kitase" w:date="2015-07-26T16:23:00Z">
        <w:r w:rsidRPr="00DF1A2F">
          <w:rPr>
            <w:rFonts w:ascii="Segoe UI" w:eastAsia="Meiryo UI" w:hAnsi="Segoe UI" w:cs="Segoe UI"/>
            <w:noProof/>
            <w:webHidden/>
            <w:rPrChange w:id="184" w:author="Kitase" w:date="2015-07-26T16:23:00Z">
              <w:rPr>
                <w:noProof/>
                <w:webHidden/>
              </w:rPr>
            </w:rPrChange>
          </w:rPr>
          <w:fldChar w:fldCharType="end"/>
        </w:r>
        <w:r w:rsidRPr="00DF1A2F">
          <w:rPr>
            <w:rStyle w:val="Hyperlink"/>
            <w:rFonts w:ascii="Segoe UI" w:eastAsia="Meiryo UI" w:hAnsi="Segoe UI" w:cs="Segoe UI"/>
            <w:noProof/>
            <w:rPrChange w:id="185" w:author="Kitase" w:date="2015-07-26T16:23:00Z">
              <w:rPr>
                <w:rStyle w:val="Hyperlink"/>
                <w:noProof/>
              </w:rPr>
            </w:rPrChange>
          </w:rPr>
          <w:fldChar w:fldCharType="end"/>
        </w:r>
      </w:ins>
    </w:p>
    <w:p w14:paraId="62577A09" w14:textId="77777777" w:rsidR="00DF1A2F" w:rsidRPr="00DF1A2F" w:rsidRDefault="00DF1A2F">
      <w:pPr>
        <w:pStyle w:val="TOC2"/>
        <w:tabs>
          <w:tab w:val="left" w:pos="840"/>
          <w:tab w:val="right" w:leader="dot" w:pos="9060"/>
        </w:tabs>
        <w:rPr>
          <w:ins w:id="186" w:author="Kitase" w:date="2015-07-26T16:23:00Z"/>
          <w:rFonts w:ascii="Segoe UI" w:eastAsia="Meiryo UI" w:hAnsi="Segoe UI" w:cs="Segoe UI"/>
          <w:noProof/>
          <w:szCs w:val="22"/>
          <w:rPrChange w:id="187" w:author="Kitase" w:date="2015-07-26T16:23:00Z">
            <w:rPr>
              <w:ins w:id="188" w:author="Kitase" w:date="2015-07-26T16:23:00Z"/>
              <w:rFonts w:asciiTheme="minorHAnsi" w:eastAsiaTheme="minorEastAsia" w:hAnsiTheme="minorHAnsi" w:cstheme="minorBidi"/>
              <w:noProof/>
              <w:szCs w:val="22"/>
            </w:rPr>
          </w:rPrChange>
        </w:rPr>
      </w:pPr>
      <w:ins w:id="189" w:author="Kitase" w:date="2015-07-26T16:23:00Z">
        <w:r w:rsidRPr="00DF1A2F">
          <w:rPr>
            <w:rStyle w:val="Hyperlink"/>
            <w:rFonts w:ascii="Segoe UI" w:eastAsia="Meiryo UI" w:hAnsi="Segoe UI" w:cs="Segoe UI"/>
            <w:noProof/>
            <w:rPrChange w:id="190" w:author="Kitase" w:date="2015-07-26T16:23:00Z">
              <w:rPr>
                <w:rStyle w:val="Hyperlink"/>
                <w:noProof/>
              </w:rPr>
            </w:rPrChange>
          </w:rPr>
          <w:fldChar w:fldCharType="begin"/>
        </w:r>
        <w:r w:rsidRPr="00DF1A2F">
          <w:rPr>
            <w:rStyle w:val="Hyperlink"/>
            <w:rFonts w:ascii="Segoe UI" w:eastAsia="Meiryo UI" w:hAnsi="Segoe UI" w:cs="Segoe UI"/>
            <w:noProof/>
            <w:rPrChange w:id="191" w:author="Kitase" w:date="2015-07-26T16:23:00Z">
              <w:rPr>
                <w:rStyle w:val="Hyperlink"/>
                <w:noProof/>
              </w:rPr>
            </w:rPrChange>
          </w:rPr>
          <w:instrText xml:space="preserve"> </w:instrText>
        </w:r>
        <w:r w:rsidRPr="00DF1A2F">
          <w:rPr>
            <w:rFonts w:ascii="Segoe UI" w:eastAsia="Meiryo UI" w:hAnsi="Segoe UI" w:cs="Segoe UI"/>
            <w:noProof/>
            <w:rPrChange w:id="192" w:author="Kitase" w:date="2015-07-26T16:23:00Z">
              <w:rPr>
                <w:noProof/>
              </w:rPr>
            </w:rPrChange>
          </w:rPr>
          <w:instrText>HYPERLINK \l "_Toc425691126"</w:instrText>
        </w:r>
        <w:r w:rsidRPr="00DF1A2F">
          <w:rPr>
            <w:rStyle w:val="Hyperlink"/>
            <w:rFonts w:ascii="Segoe UI" w:eastAsia="Meiryo UI" w:hAnsi="Segoe UI" w:cs="Segoe UI"/>
            <w:noProof/>
            <w:rPrChange w:id="193" w:author="Kitase" w:date="2015-07-26T16:23:00Z">
              <w:rPr>
                <w:rStyle w:val="Hyperlink"/>
                <w:noProof/>
              </w:rPr>
            </w:rPrChange>
          </w:rPr>
          <w:instrText xml:space="preserve"> </w:instrText>
        </w:r>
        <w:r w:rsidRPr="00DF1A2F">
          <w:rPr>
            <w:rStyle w:val="Hyperlink"/>
            <w:rFonts w:ascii="Segoe UI" w:eastAsia="Meiryo UI" w:hAnsi="Segoe UI" w:cs="Segoe UI"/>
            <w:noProof/>
            <w:rPrChange w:id="194" w:author="Kitase" w:date="2015-07-26T16:23:00Z">
              <w:rPr>
                <w:rStyle w:val="Hyperlink"/>
                <w:noProof/>
              </w:rPr>
            </w:rPrChange>
          </w:rPr>
          <w:fldChar w:fldCharType="separate"/>
        </w:r>
        <w:r w:rsidRPr="00DF1A2F">
          <w:rPr>
            <w:rStyle w:val="Hyperlink"/>
            <w:rFonts w:ascii="Segoe UI" w:eastAsia="Meiryo UI" w:hAnsi="Segoe UI" w:cs="Segoe UI"/>
            <w:noProof/>
            <w:rPrChange w:id="195" w:author="Kitase" w:date="2015-07-26T16:23:00Z">
              <w:rPr>
                <w:rStyle w:val="Hyperlink"/>
                <w:rFonts w:ascii="Segoe UI" w:eastAsia="Meiryo UI" w:hAnsi="Segoe UI"/>
                <w:noProof/>
              </w:rPr>
            </w:rPrChange>
          </w:rPr>
          <w:t>3.1.</w:t>
        </w:r>
        <w:r w:rsidRPr="00DF1A2F">
          <w:rPr>
            <w:rFonts w:ascii="Segoe UI" w:eastAsia="Meiryo UI" w:hAnsi="Segoe UI" w:cs="Segoe UI"/>
            <w:noProof/>
            <w:szCs w:val="22"/>
            <w:rPrChange w:id="196" w:author="Kitase" w:date="2015-07-26T16:23:00Z">
              <w:rPr>
                <w:rFonts w:asciiTheme="minorHAnsi" w:eastAsiaTheme="minorEastAsia" w:hAnsiTheme="minorHAnsi" w:cstheme="minorBidi"/>
                <w:noProof/>
                <w:szCs w:val="22"/>
              </w:rPr>
            </w:rPrChange>
          </w:rPr>
          <w:tab/>
        </w:r>
        <w:r w:rsidRPr="00DF1A2F">
          <w:rPr>
            <w:rStyle w:val="Hyperlink"/>
            <w:rFonts w:ascii="Segoe UI" w:eastAsia="Meiryo UI" w:hAnsi="Segoe UI" w:cs="Segoe UI"/>
            <w:noProof/>
          </w:rPr>
          <w:t>Provisioning Script</w:t>
        </w:r>
        <w:r w:rsidRPr="00DF1A2F">
          <w:rPr>
            <w:rStyle w:val="Hyperlink"/>
            <w:rFonts w:ascii="Segoe UI" w:eastAsia="Meiryo UI" w:hAnsi="Segoe UI" w:cs="Segoe UI" w:hint="eastAsia"/>
            <w:noProof/>
          </w:rPr>
          <w:t>の利用方法</w:t>
        </w:r>
        <w:r w:rsidRPr="00DF1A2F">
          <w:rPr>
            <w:rFonts w:ascii="Segoe UI" w:eastAsia="Meiryo UI" w:hAnsi="Segoe UI" w:cs="Segoe UI"/>
            <w:noProof/>
            <w:webHidden/>
            <w:rPrChange w:id="197" w:author="Kitase" w:date="2015-07-26T16:23:00Z">
              <w:rPr>
                <w:noProof/>
                <w:webHidden/>
              </w:rPr>
            </w:rPrChange>
          </w:rPr>
          <w:tab/>
        </w:r>
        <w:r w:rsidRPr="00DF1A2F">
          <w:rPr>
            <w:rFonts w:ascii="Segoe UI" w:eastAsia="Meiryo UI" w:hAnsi="Segoe UI" w:cs="Segoe UI"/>
            <w:noProof/>
            <w:webHidden/>
            <w:rPrChange w:id="198" w:author="Kitase" w:date="2015-07-26T16:23:00Z">
              <w:rPr>
                <w:noProof/>
                <w:webHidden/>
              </w:rPr>
            </w:rPrChange>
          </w:rPr>
          <w:fldChar w:fldCharType="begin"/>
        </w:r>
        <w:r w:rsidRPr="00DF1A2F">
          <w:rPr>
            <w:rFonts w:ascii="Segoe UI" w:eastAsia="Meiryo UI" w:hAnsi="Segoe UI" w:cs="Segoe UI"/>
            <w:noProof/>
            <w:webHidden/>
            <w:rPrChange w:id="199" w:author="Kitase" w:date="2015-07-26T16:23:00Z">
              <w:rPr>
                <w:noProof/>
                <w:webHidden/>
              </w:rPr>
            </w:rPrChange>
          </w:rPr>
          <w:instrText xml:space="preserve"> PAGEREF _Toc425691126 \h </w:instrText>
        </w:r>
      </w:ins>
      <w:r w:rsidRPr="00DF1A2F">
        <w:rPr>
          <w:rFonts w:ascii="Segoe UI" w:eastAsia="Meiryo UI" w:hAnsi="Segoe UI" w:cs="Segoe UI"/>
          <w:noProof/>
          <w:webHidden/>
          <w:rPrChange w:id="200" w:author="Kitase" w:date="2015-07-26T16:23:00Z">
            <w:rPr>
              <w:rFonts w:ascii="Segoe UI" w:eastAsia="Meiryo UI" w:hAnsi="Segoe UI" w:cs="Segoe UI"/>
              <w:noProof/>
              <w:webHidden/>
            </w:rPr>
          </w:rPrChange>
        </w:rPr>
      </w:r>
      <w:r w:rsidRPr="00DF1A2F">
        <w:rPr>
          <w:rFonts w:ascii="Segoe UI" w:eastAsia="Meiryo UI" w:hAnsi="Segoe UI" w:cs="Segoe UI"/>
          <w:noProof/>
          <w:webHidden/>
          <w:rPrChange w:id="201" w:author="Kitase" w:date="2015-07-26T16:23:00Z">
            <w:rPr>
              <w:noProof/>
              <w:webHidden/>
            </w:rPr>
          </w:rPrChange>
        </w:rPr>
        <w:fldChar w:fldCharType="separate"/>
      </w:r>
      <w:ins w:id="202" w:author="Kitase" w:date="2015-08-02T09:52:00Z">
        <w:r w:rsidR="00A17E52">
          <w:rPr>
            <w:rFonts w:ascii="Segoe UI" w:eastAsia="Meiryo UI" w:hAnsi="Segoe UI" w:cs="Segoe UI"/>
            <w:noProof/>
            <w:webHidden/>
          </w:rPr>
          <w:t>9</w:t>
        </w:r>
      </w:ins>
      <w:ins w:id="203" w:author="Kitase" w:date="2015-07-26T16:23:00Z">
        <w:r w:rsidRPr="00DF1A2F">
          <w:rPr>
            <w:rFonts w:ascii="Segoe UI" w:eastAsia="Meiryo UI" w:hAnsi="Segoe UI" w:cs="Segoe UI"/>
            <w:noProof/>
            <w:webHidden/>
            <w:rPrChange w:id="204" w:author="Kitase" w:date="2015-07-26T16:23:00Z">
              <w:rPr>
                <w:noProof/>
                <w:webHidden/>
              </w:rPr>
            </w:rPrChange>
          </w:rPr>
          <w:fldChar w:fldCharType="end"/>
        </w:r>
        <w:r w:rsidRPr="00DF1A2F">
          <w:rPr>
            <w:rStyle w:val="Hyperlink"/>
            <w:rFonts w:ascii="Segoe UI" w:eastAsia="Meiryo UI" w:hAnsi="Segoe UI" w:cs="Segoe UI"/>
            <w:noProof/>
            <w:rPrChange w:id="205" w:author="Kitase" w:date="2015-07-26T16:23:00Z">
              <w:rPr>
                <w:rStyle w:val="Hyperlink"/>
                <w:noProof/>
              </w:rPr>
            </w:rPrChange>
          </w:rPr>
          <w:fldChar w:fldCharType="end"/>
        </w:r>
      </w:ins>
    </w:p>
    <w:p w14:paraId="50F18568" w14:textId="77777777" w:rsidR="00DF1A2F" w:rsidRPr="00DF1A2F" w:rsidRDefault="00DF1A2F">
      <w:pPr>
        <w:pStyle w:val="TOC1"/>
        <w:tabs>
          <w:tab w:val="left" w:pos="420"/>
          <w:tab w:val="right" w:leader="dot" w:pos="9060"/>
        </w:tabs>
        <w:rPr>
          <w:ins w:id="206" w:author="Kitase" w:date="2015-07-26T16:23:00Z"/>
          <w:rFonts w:ascii="Segoe UI" w:eastAsia="Meiryo UI" w:hAnsi="Segoe UI" w:cs="Segoe UI"/>
          <w:noProof/>
          <w:szCs w:val="22"/>
          <w:rPrChange w:id="207" w:author="Kitase" w:date="2015-07-26T16:23:00Z">
            <w:rPr>
              <w:ins w:id="208" w:author="Kitase" w:date="2015-07-26T16:23:00Z"/>
              <w:rFonts w:asciiTheme="minorHAnsi" w:eastAsiaTheme="minorEastAsia" w:hAnsiTheme="minorHAnsi" w:cstheme="minorBidi"/>
              <w:noProof/>
              <w:szCs w:val="22"/>
            </w:rPr>
          </w:rPrChange>
        </w:rPr>
      </w:pPr>
      <w:ins w:id="209" w:author="Kitase" w:date="2015-07-26T16:23:00Z">
        <w:r w:rsidRPr="00DF1A2F">
          <w:rPr>
            <w:rStyle w:val="Hyperlink"/>
            <w:rFonts w:ascii="Segoe UI" w:eastAsia="Meiryo UI" w:hAnsi="Segoe UI" w:cs="Segoe UI"/>
            <w:noProof/>
            <w:rPrChange w:id="210" w:author="Kitase" w:date="2015-07-26T16:23:00Z">
              <w:rPr>
                <w:rStyle w:val="Hyperlink"/>
                <w:noProof/>
              </w:rPr>
            </w:rPrChange>
          </w:rPr>
          <w:fldChar w:fldCharType="begin"/>
        </w:r>
        <w:r w:rsidRPr="00DF1A2F">
          <w:rPr>
            <w:rStyle w:val="Hyperlink"/>
            <w:rFonts w:ascii="Segoe UI" w:eastAsia="Meiryo UI" w:hAnsi="Segoe UI" w:cs="Segoe UI"/>
            <w:noProof/>
            <w:rPrChange w:id="211" w:author="Kitase" w:date="2015-07-26T16:23:00Z">
              <w:rPr>
                <w:rStyle w:val="Hyperlink"/>
                <w:noProof/>
              </w:rPr>
            </w:rPrChange>
          </w:rPr>
          <w:instrText xml:space="preserve"> </w:instrText>
        </w:r>
        <w:r w:rsidRPr="00DF1A2F">
          <w:rPr>
            <w:rFonts w:ascii="Segoe UI" w:eastAsia="Meiryo UI" w:hAnsi="Segoe UI" w:cs="Segoe UI"/>
            <w:noProof/>
            <w:rPrChange w:id="212" w:author="Kitase" w:date="2015-07-26T16:23:00Z">
              <w:rPr>
                <w:noProof/>
              </w:rPr>
            </w:rPrChange>
          </w:rPr>
          <w:instrText>HYPERLINK \l "_Toc425691127"</w:instrText>
        </w:r>
        <w:r w:rsidRPr="00DF1A2F">
          <w:rPr>
            <w:rStyle w:val="Hyperlink"/>
            <w:rFonts w:ascii="Segoe UI" w:eastAsia="Meiryo UI" w:hAnsi="Segoe UI" w:cs="Segoe UI"/>
            <w:noProof/>
            <w:rPrChange w:id="213" w:author="Kitase" w:date="2015-07-26T16:23:00Z">
              <w:rPr>
                <w:rStyle w:val="Hyperlink"/>
                <w:noProof/>
              </w:rPr>
            </w:rPrChange>
          </w:rPr>
          <w:instrText xml:space="preserve"> </w:instrText>
        </w:r>
        <w:r w:rsidRPr="00DF1A2F">
          <w:rPr>
            <w:rStyle w:val="Hyperlink"/>
            <w:rFonts w:ascii="Segoe UI" w:eastAsia="Meiryo UI" w:hAnsi="Segoe UI" w:cs="Segoe UI"/>
            <w:noProof/>
            <w:rPrChange w:id="214" w:author="Kitase" w:date="2015-07-26T16:23:00Z">
              <w:rPr>
                <w:rStyle w:val="Hyperlink"/>
                <w:noProof/>
              </w:rPr>
            </w:rPrChange>
          </w:rPr>
          <w:fldChar w:fldCharType="separate"/>
        </w:r>
        <w:r w:rsidRPr="00DF1A2F">
          <w:rPr>
            <w:rStyle w:val="Hyperlink"/>
            <w:rFonts w:ascii="Segoe UI" w:eastAsia="Meiryo UI" w:hAnsi="Segoe UI" w:cs="Segoe UI"/>
            <w:noProof/>
            <w:rPrChange w:id="215" w:author="Kitase" w:date="2015-07-26T16:23:00Z">
              <w:rPr>
                <w:rStyle w:val="Hyperlink"/>
                <w:rFonts w:ascii="Segoe UI" w:eastAsia="Meiryo UI" w:hAnsi="Segoe UI"/>
                <w:noProof/>
              </w:rPr>
            </w:rPrChange>
          </w:rPr>
          <w:t>4.</w:t>
        </w:r>
        <w:r w:rsidRPr="00DF1A2F">
          <w:rPr>
            <w:rFonts w:ascii="Segoe UI" w:eastAsia="Meiryo UI" w:hAnsi="Segoe UI" w:cs="Segoe UI"/>
            <w:noProof/>
            <w:szCs w:val="22"/>
            <w:rPrChange w:id="216" w:author="Kitase" w:date="2015-07-26T16:23:00Z">
              <w:rPr>
                <w:rFonts w:asciiTheme="minorHAnsi" w:eastAsiaTheme="minorEastAsia" w:hAnsiTheme="minorHAnsi" w:cstheme="minorBidi"/>
                <w:noProof/>
                <w:szCs w:val="22"/>
              </w:rPr>
            </w:rPrChange>
          </w:rPr>
          <w:tab/>
        </w:r>
        <w:r w:rsidRPr="00DF1A2F">
          <w:rPr>
            <w:rStyle w:val="Hyperlink"/>
            <w:rFonts w:ascii="Segoe UI" w:eastAsia="Meiryo UI" w:hAnsi="Segoe UI" w:cs="Segoe UI"/>
            <w:noProof/>
          </w:rPr>
          <w:t>VLAN Spanninig</w:t>
        </w:r>
        <w:r w:rsidRPr="00DF1A2F">
          <w:rPr>
            <w:rFonts w:ascii="Segoe UI" w:eastAsia="Meiryo UI" w:hAnsi="Segoe UI" w:cs="Segoe UI"/>
            <w:noProof/>
            <w:webHidden/>
            <w:rPrChange w:id="217" w:author="Kitase" w:date="2015-07-26T16:23:00Z">
              <w:rPr>
                <w:noProof/>
                <w:webHidden/>
              </w:rPr>
            </w:rPrChange>
          </w:rPr>
          <w:tab/>
        </w:r>
        <w:r w:rsidRPr="00DF1A2F">
          <w:rPr>
            <w:rFonts w:ascii="Segoe UI" w:eastAsia="Meiryo UI" w:hAnsi="Segoe UI" w:cs="Segoe UI"/>
            <w:noProof/>
            <w:webHidden/>
            <w:rPrChange w:id="218" w:author="Kitase" w:date="2015-07-26T16:23:00Z">
              <w:rPr>
                <w:noProof/>
                <w:webHidden/>
              </w:rPr>
            </w:rPrChange>
          </w:rPr>
          <w:fldChar w:fldCharType="begin"/>
        </w:r>
        <w:r w:rsidRPr="00DF1A2F">
          <w:rPr>
            <w:rFonts w:ascii="Segoe UI" w:eastAsia="Meiryo UI" w:hAnsi="Segoe UI" w:cs="Segoe UI"/>
            <w:noProof/>
            <w:webHidden/>
            <w:rPrChange w:id="219" w:author="Kitase" w:date="2015-07-26T16:23:00Z">
              <w:rPr>
                <w:noProof/>
                <w:webHidden/>
              </w:rPr>
            </w:rPrChange>
          </w:rPr>
          <w:instrText xml:space="preserve"> PAGEREF _Toc425691127 \h </w:instrText>
        </w:r>
      </w:ins>
      <w:r w:rsidRPr="00DF1A2F">
        <w:rPr>
          <w:rFonts w:ascii="Segoe UI" w:eastAsia="Meiryo UI" w:hAnsi="Segoe UI" w:cs="Segoe UI"/>
          <w:noProof/>
          <w:webHidden/>
          <w:rPrChange w:id="220" w:author="Kitase" w:date="2015-07-26T16:23:00Z">
            <w:rPr>
              <w:rFonts w:ascii="Segoe UI" w:eastAsia="Meiryo UI" w:hAnsi="Segoe UI" w:cs="Segoe UI"/>
              <w:noProof/>
              <w:webHidden/>
            </w:rPr>
          </w:rPrChange>
        </w:rPr>
      </w:r>
      <w:r w:rsidRPr="00DF1A2F">
        <w:rPr>
          <w:rFonts w:ascii="Segoe UI" w:eastAsia="Meiryo UI" w:hAnsi="Segoe UI" w:cs="Segoe UI"/>
          <w:noProof/>
          <w:webHidden/>
          <w:rPrChange w:id="221" w:author="Kitase" w:date="2015-07-26T16:23:00Z">
            <w:rPr>
              <w:noProof/>
              <w:webHidden/>
            </w:rPr>
          </w:rPrChange>
        </w:rPr>
        <w:fldChar w:fldCharType="separate"/>
      </w:r>
      <w:ins w:id="222" w:author="Kitase" w:date="2015-08-02T09:52:00Z">
        <w:r w:rsidR="00A17E52">
          <w:rPr>
            <w:rFonts w:ascii="Segoe UI" w:eastAsia="Meiryo UI" w:hAnsi="Segoe UI" w:cs="Segoe UI"/>
            <w:noProof/>
            <w:webHidden/>
          </w:rPr>
          <w:t>10</w:t>
        </w:r>
      </w:ins>
      <w:ins w:id="223" w:author="Kitase" w:date="2015-07-26T16:23:00Z">
        <w:r w:rsidRPr="00DF1A2F">
          <w:rPr>
            <w:rFonts w:ascii="Segoe UI" w:eastAsia="Meiryo UI" w:hAnsi="Segoe UI" w:cs="Segoe UI"/>
            <w:noProof/>
            <w:webHidden/>
            <w:rPrChange w:id="224" w:author="Kitase" w:date="2015-07-26T16:23:00Z">
              <w:rPr>
                <w:noProof/>
                <w:webHidden/>
              </w:rPr>
            </w:rPrChange>
          </w:rPr>
          <w:fldChar w:fldCharType="end"/>
        </w:r>
        <w:r w:rsidRPr="00DF1A2F">
          <w:rPr>
            <w:rStyle w:val="Hyperlink"/>
            <w:rFonts w:ascii="Segoe UI" w:eastAsia="Meiryo UI" w:hAnsi="Segoe UI" w:cs="Segoe UI"/>
            <w:noProof/>
            <w:rPrChange w:id="225" w:author="Kitase" w:date="2015-07-26T16:23:00Z">
              <w:rPr>
                <w:rStyle w:val="Hyperlink"/>
                <w:noProof/>
              </w:rPr>
            </w:rPrChange>
          </w:rPr>
          <w:fldChar w:fldCharType="end"/>
        </w:r>
      </w:ins>
    </w:p>
    <w:p w14:paraId="5C97D453" w14:textId="77777777" w:rsidR="00DF1A2F" w:rsidRPr="00DF1A2F" w:rsidRDefault="00DF1A2F">
      <w:pPr>
        <w:pStyle w:val="TOC1"/>
        <w:tabs>
          <w:tab w:val="left" w:pos="420"/>
          <w:tab w:val="right" w:leader="dot" w:pos="9060"/>
        </w:tabs>
        <w:rPr>
          <w:ins w:id="226" w:author="Kitase" w:date="2015-07-26T16:23:00Z"/>
          <w:rFonts w:ascii="Segoe UI" w:eastAsia="Meiryo UI" w:hAnsi="Segoe UI" w:cs="Segoe UI"/>
          <w:noProof/>
          <w:szCs w:val="22"/>
          <w:rPrChange w:id="227" w:author="Kitase" w:date="2015-07-26T16:23:00Z">
            <w:rPr>
              <w:ins w:id="228" w:author="Kitase" w:date="2015-07-26T16:23:00Z"/>
              <w:rFonts w:asciiTheme="minorHAnsi" w:eastAsiaTheme="minorEastAsia" w:hAnsiTheme="minorHAnsi" w:cstheme="minorBidi"/>
              <w:noProof/>
              <w:szCs w:val="22"/>
            </w:rPr>
          </w:rPrChange>
        </w:rPr>
      </w:pPr>
      <w:ins w:id="229" w:author="Kitase" w:date="2015-07-26T16:23:00Z">
        <w:r w:rsidRPr="00DF1A2F">
          <w:rPr>
            <w:rStyle w:val="Hyperlink"/>
            <w:rFonts w:ascii="Segoe UI" w:eastAsia="Meiryo UI" w:hAnsi="Segoe UI" w:cs="Segoe UI"/>
            <w:noProof/>
            <w:rPrChange w:id="230" w:author="Kitase" w:date="2015-07-26T16:23:00Z">
              <w:rPr>
                <w:rStyle w:val="Hyperlink"/>
                <w:noProof/>
              </w:rPr>
            </w:rPrChange>
          </w:rPr>
          <w:fldChar w:fldCharType="begin"/>
        </w:r>
        <w:r w:rsidRPr="00DF1A2F">
          <w:rPr>
            <w:rStyle w:val="Hyperlink"/>
            <w:rFonts w:ascii="Segoe UI" w:eastAsia="Meiryo UI" w:hAnsi="Segoe UI" w:cs="Segoe UI"/>
            <w:noProof/>
            <w:rPrChange w:id="231" w:author="Kitase" w:date="2015-07-26T16:23:00Z">
              <w:rPr>
                <w:rStyle w:val="Hyperlink"/>
                <w:noProof/>
              </w:rPr>
            </w:rPrChange>
          </w:rPr>
          <w:instrText xml:space="preserve"> </w:instrText>
        </w:r>
        <w:r w:rsidRPr="00DF1A2F">
          <w:rPr>
            <w:rFonts w:ascii="Segoe UI" w:eastAsia="Meiryo UI" w:hAnsi="Segoe UI" w:cs="Segoe UI"/>
            <w:noProof/>
            <w:rPrChange w:id="232" w:author="Kitase" w:date="2015-07-26T16:23:00Z">
              <w:rPr>
                <w:noProof/>
              </w:rPr>
            </w:rPrChange>
          </w:rPr>
          <w:instrText>HYPERLINK \l "_Toc425691128"</w:instrText>
        </w:r>
        <w:r w:rsidRPr="00DF1A2F">
          <w:rPr>
            <w:rStyle w:val="Hyperlink"/>
            <w:rFonts w:ascii="Segoe UI" w:eastAsia="Meiryo UI" w:hAnsi="Segoe UI" w:cs="Segoe UI"/>
            <w:noProof/>
            <w:rPrChange w:id="233" w:author="Kitase" w:date="2015-07-26T16:23:00Z">
              <w:rPr>
                <w:rStyle w:val="Hyperlink"/>
                <w:noProof/>
              </w:rPr>
            </w:rPrChange>
          </w:rPr>
          <w:instrText xml:space="preserve"> </w:instrText>
        </w:r>
        <w:r w:rsidRPr="00DF1A2F">
          <w:rPr>
            <w:rStyle w:val="Hyperlink"/>
            <w:rFonts w:ascii="Segoe UI" w:eastAsia="Meiryo UI" w:hAnsi="Segoe UI" w:cs="Segoe UI"/>
            <w:noProof/>
            <w:rPrChange w:id="234" w:author="Kitase" w:date="2015-07-26T16:23:00Z">
              <w:rPr>
                <w:rStyle w:val="Hyperlink"/>
                <w:noProof/>
              </w:rPr>
            </w:rPrChange>
          </w:rPr>
          <w:fldChar w:fldCharType="separate"/>
        </w:r>
        <w:r w:rsidRPr="00DF1A2F">
          <w:rPr>
            <w:rStyle w:val="Hyperlink"/>
            <w:rFonts w:ascii="Segoe UI" w:eastAsia="Meiryo UI" w:hAnsi="Segoe UI" w:cs="Segoe UI"/>
            <w:noProof/>
            <w:rPrChange w:id="235" w:author="Kitase" w:date="2015-07-26T16:23:00Z">
              <w:rPr>
                <w:rStyle w:val="Hyperlink"/>
                <w:rFonts w:ascii="Segoe UI" w:eastAsia="Meiryo UI" w:hAnsi="Segoe UI"/>
                <w:noProof/>
              </w:rPr>
            </w:rPrChange>
          </w:rPr>
          <w:t>5.</w:t>
        </w:r>
        <w:r w:rsidRPr="00DF1A2F">
          <w:rPr>
            <w:rFonts w:ascii="Segoe UI" w:eastAsia="Meiryo UI" w:hAnsi="Segoe UI" w:cs="Segoe UI"/>
            <w:noProof/>
            <w:szCs w:val="22"/>
            <w:rPrChange w:id="236" w:author="Kitase" w:date="2015-07-26T16:23:00Z">
              <w:rPr>
                <w:rFonts w:asciiTheme="minorHAnsi" w:eastAsiaTheme="minorEastAsia" w:hAnsiTheme="minorHAnsi" w:cstheme="minorBidi"/>
                <w:noProof/>
                <w:szCs w:val="22"/>
              </w:rPr>
            </w:rPrChange>
          </w:rPr>
          <w:tab/>
        </w:r>
        <w:r w:rsidRPr="00DF1A2F">
          <w:rPr>
            <w:rStyle w:val="Hyperlink"/>
            <w:rFonts w:ascii="Segoe UI" w:eastAsia="Meiryo UI" w:hAnsi="Segoe UI" w:cs="Segoe UI" w:hint="eastAsia"/>
            <w:noProof/>
          </w:rPr>
          <w:t>スケーラブル</w:t>
        </w:r>
        <w:r w:rsidRPr="00DF1A2F">
          <w:rPr>
            <w:rStyle w:val="Hyperlink"/>
            <w:rFonts w:ascii="Segoe UI" w:eastAsia="Meiryo UI" w:hAnsi="Segoe UI" w:cs="Segoe UI"/>
            <w:noProof/>
          </w:rPr>
          <w:t>WordPress</w:t>
        </w:r>
        <w:r w:rsidRPr="00DF1A2F">
          <w:rPr>
            <w:rStyle w:val="Hyperlink"/>
            <w:rFonts w:ascii="Segoe UI" w:eastAsia="Meiryo UI" w:hAnsi="Segoe UI" w:cs="Segoe UI" w:hint="eastAsia"/>
            <w:noProof/>
          </w:rPr>
          <w:t>システムの展開</w:t>
        </w:r>
        <w:r w:rsidRPr="00DF1A2F">
          <w:rPr>
            <w:rFonts w:ascii="Segoe UI" w:eastAsia="Meiryo UI" w:hAnsi="Segoe UI" w:cs="Segoe UI"/>
            <w:noProof/>
            <w:webHidden/>
            <w:rPrChange w:id="237" w:author="Kitase" w:date="2015-07-26T16:23:00Z">
              <w:rPr>
                <w:noProof/>
                <w:webHidden/>
              </w:rPr>
            </w:rPrChange>
          </w:rPr>
          <w:tab/>
        </w:r>
        <w:r w:rsidRPr="00DF1A2F">
          <w:rPr>
            <w:rFonts w:ascii="Segoe UI" w:eastAsia="Meiryo UI" w:hAnsi="Segoe UI" w:cs="Segoe UI"/>
            <w:noProof/>
            <w:webHidden/>
            <w:rPrChange w:id="238" w:author="Kitase" w:date="2015-07-26T16:23:00Z">
              <w:rPr>
                <w:noProof/>
                <w:webHidden/>
              </w:rPr>
            </w:rPrChange>
          </w:rPr>
          <w:fldChar w:fldCharType="begin"/>
        </w:r>
        <w:r w:rsidRPr="00DF1A2F">
          <w:rPr>
            <w:rFonts w:ascii="Segoe UI" w:eastAsia="Meiryo UI" w:hAnsi="Segoe UI" w:cs="Segoe UI"/>
            <w:noProof/>
            <w:webHidden/>
            <w:rPrChange w:id="239" w:author="Kitase" w:date="2015-07-26T16:23:00Z">
              <w:rPr>
                <w:noProof/>
                <w:webHidden/>
              </w:rPr>
            </w:rPrChange>
          </w:rPr>
          <w:instrText xml:space="preserve"> PAGEREF _Toc425691128 \h </w:instrText>
        </w:r>
      </w:ins>
      <w:r w:rsidRPr="00DF1A2F">
        <w:rPr>
          <w:rFonts w:ascii="Segoe UI" w:eastAsia="Meiryo UI" w:hAnsi="Segoe UI" w:cs="Segoe UI"/>
          <w:noProof/>
          <w:webHidden/>
          <w:rPrChange w:id="240" w:author="Kitase" w:date="2015-07-26T16:23:00Z">
            <w:rPr>
              <w:rFonts w:ascii="Segoe UI" w:eastAsia="Meiryo UI" w:hAnsi="Segoe UI" w:cs="Segoe UI"/>
              <w:noProof/>
              <w:webHidden/>
            </w:rPr>
          </w:rPrChange>
        </w:rPr>
      </w:r>
      <w:r w:rsidRPr="00DF1A2F">
        <w:rPr>
          <w:rFonts w:ascii="Segoe UI" w:eastAsia="Meiryo UI" w:hAnsi="Segoe UI" w:cs="Segoe UI"/>
          <w:noProof/>
          <w:webHidden/>
          <w:rPrChange w:id="241" w:author="Kitase" w:date="2015-07-26T16:23:00Z">
            <w:rPr>
              <w:noProof/>
              <w:webHidden/>
            </w:rPr>
          </w:rPrChange>
        </w:rPr>
        <w:fldChar w:fldCharType="separate"/>
      </w:r>
      <w:ins w:id="242" w:author="Kitase" w:date="2015-08-02T09:52:00Z">
        <w:r w:rsidR="00A17E52">
          <w:rPr>
            <w:rFonts w:ascii="Segoe UI" w:eastAsia="Meiryo UI" w:hAnsi="Segoe UI" w:cs="Segoe UI"/>
            <w:noProof/>
            <w:webHidden/>
          </w:rPr>
          <w:t>11</w:t>
        </w:r>
      </w:ins>
      <w:ins w:id="243" w:author="Kitase" w:date="2015-07-26T16:23:00Z">
        <w:r w:rsidRPr="00DF1A2F">
          <w:rPr>
            <w:rFonts w:ascii="Segoe UI" w:eastAsia="Meiryo UI" w:hAnsi="Segoe UI" w:cs="Segoe UI"/>
            <w:noProof/>
            <w:webHidden/>
            <w:rPrChange w:id="244" w:author="Kitase" w:date="2015-07-26T16:23:00Z">
              <w:rPr>
                <w:noProof/>
                <w:webHidden/>
              </w:rPr>
            </w:rPrChange>
          </w:rPr>
          <w:fldChar w:fldCharType="end"/>
        </w:r>
        <w:r w:rsidRPr="00DF1A2F">
          <w:rPr>
            <w:rStyle w:val="Hyperlink"/>
            <w:rFonts w:ascii="Segoe UI" w:eastAsia="Meiryo UI" w:hAnsi="Segoe UI" w:cs="Segoe UI"/>
            <w:noProof/>
            <w:rPrChange w:id="245" w:author="Kitase" w:date="2015-07-26T16:23:00Z">
              <w:rPr>
                <w:rStyle w:val="Hyperlink"/>
                <w:noProof/>
              </w:rPr>
            </w:rPrChange>
          </w:rPr>
          <w:fldChar w:fldCharType="end"/>
        </w:r>
      </w:ins>
    </w:p>
    <w:p w14:paraId="47B9636C" w14:textId="77777777" w:rsidR="00DF1A2F" w:rsidRPr="00DF1A2F" w:rsidRDefault="00DF1A2F">
      <w:pPr>
        <w:pStyle w:val="TOC2"/>
        <w:tabs>
          <w:tab w:val="left" w:pos="840"/>
          <w:tab w:val="right" w:leader="dot" w:pos="9060"/>
        </w:tabs>
        <w:rPr>
          <w:ins w:id="246" w:author="Kitase" w:date="2015-07-26T16:23:00Z"/>
          <w:rFonts w:ascii="Segoe UI" w:eastAsia="Meiryo UI" w:hAnsi="Segoe UI" w:cs="Segoe UI"/>
          <w:noProof/>
          <w:szCs w:val="22"/>
          <w:rPrChange w:id="247" w:author="Kitase" w:date="2015-07-26T16:23:00Z">
            <w:rPr>
              <w:ins w:id="248" w:author="Kitase" w:date="2015-07-26T16:23:00Z"/>
              <w:rFonts w:asciiTheme="minorHAnsi" w:eastAsiaTheme="minorEastAsia" w:hAnsiTheme="minorHAnsi" w:cstheme="minorBidi"/>
              <w:noProof/>
              <w:szCs w:val="22"/>
            </w:rPr>
          </w:rPrChange>
        </w:rPr>
      </w:pPr>
      <w:ins w:id="249" w:author="Kitase" w:date="2015-07-26T16:23:00Z">
        <w:r w:rsidRPr="00DF1A2F">
          <w:rPr>
            <w:rStyle w:val="Hyperlink"/>
            <w:rFonts w:ascii="Segoe UI" w:eastAsia="Meiryo UI" w:hAnsi="Segoe UI" w:cs="Segoe UI"/>
            <w:noProof/>
            <w:rPrChange w:id="250" w:author="Kitase" w:date="2015-07-26T16:23:00Z">
              <w:rPr>
                <w:rStyle w:val="Hyperlink"/>
                <w:noProof/>
              </w:rPr>
            </w:rPrChange>
          </w:rPr>
          <w:fldChar w:fldCharType="begin"/>
        </w:r>
        <w:r w:rsidRPr="00DF1A2F">
          <w:rPr>
            <w:rStyle w:val="Hyperlink"/>
            <w:rFonts w:ascii="Segoe UI" w:eastAsia="Meiryo UI" w:hAnsi="Segoe UI" w:cs="Segoe UI"/>
            <w:noProof/>
            <w:rPrChange w:id="251" w:author="Kitase" w:date="2015-07-26T16:23:00Z">
              <w:rPr>
                <w:rStyle w:val="Hyperlink"/>
                <w:noProof/>
              </w:rPr>
            </w:rPrChange>
          </w:rPr>
          <w:instrText xml:space="preserve"> </w:instrText>
        </w:r>
        <w:r w:rsidRPr="00DF1A2F">
          <w:rPr>
            <w:rFonts w:ascii="Segoe UI" w:eastAsia="Meiryo UI" w:hAnsi="Segoe UI" w:cs="Segoe UI"/>
            <w:noProof/>
            <w:rPrChange w:id="252" w:author="Kitase" w:date="2015-07-26T16:23:00Z">
              <w:rPr>
                <w:noProof/>
              </w:rPr>
            </w:rPrChange>
          </w:rPr>
          <w:instrText>HYPERLINK \l "_Toc425691129"</w:instrText>
        </w:r>
        <w:r w:rsidRPr="00DF1A2F">
          <w:rPr>
            <w:rStyle w:val="Hyperlink"/>
            <w:rFonts w:ascii="Segoe UI" w:eastAsia="Meiryo UI" w:hAnsi="Segoe UI" w:cs="Segoe UI"/>
            <w:noProof/>
            <w:rPrChange w:id="253" w:author="Kitase" w:date="2015-07-26T16:23:00Z">
              <w:rPr>
                <w:rStyle w:val="Hyperlink"/>
                <w:noProof/>
              </w:rPr>
            </w:rPrChange>
          </w:rPr>
          <w:instrText xml:space="preserve"> </w:instrText>
        </w:r>
        <w:r w:rsidRPr="00DF1A2F">
          <w:rPr>
            <w:rStyle w:val="Hyperlink"/>
            <w:rFonts w:ascii="Segoe UI" w:eastAsia="Meiryo UI" w:hAnsi="Segoe UI" w:cs="Segoe UI"/>
            <w:noProof/>
            <w:rPrChange w:id="254" w:author="Kitase" w:date="2015-07-26T16:23:00Z">
              <w:rPr>
                <w:rStyle w:val="Hyperlink"/>
                <w:noProof/>
              </w:rPr>
            </w:rPrChange>
          </w:rPr>
          <w:fldChar w:fldCharType="separate"/>
        </w:r>
        <w:r w:rsidRPr="00DF1A2F">
          <w:rPr>
            <w:rStyle w:val="Hyperlink"/>
            <w:rFonts w:ascii="Segoe UI" w:eastAsia="Meiryo UI" w:hAnsi="Segoe UI" w:cs="Segoe UI"/>
            <w:noProof/>
            <w:rPrChange w:id="255" w:author="Kitase" w:date="2015-07-26T16:23:00Z">
              <w:rPr>
                <w:rStyle w:val="Hyperlink"/>
                <w:rFonts w:ascii="Segoe UI" w:eastAsia="Meiryo UI" w:hAnsi="Segoe UI"/>
                <w:noProof/>
              </w:rPr>
            </w:rPrChange>
          </w:rPr>
          <w:t>5.1.</w:t>
        </w:r>
        <w:r w:rsidRPr="00DF1A2F">
          <w:rPr>
            <w:rFonts w:ascii="Segoe UI" w:eastAsia="Meiryo UI" w:hAnsi="Segoe UI" w:cs="Segoe UI"/>
            <w:noProof/>
            <w:szCs w:val="22"/>
            <w:rPrChange w:id="256" w:author="Kitase" w:date="2015-07-26T16:23:00Z">
              <w:rPr>
                <w:rFonts w:asciiTheme="minorHAnsi" w:eastAsiaTheme="minorEastAsia" w:hAnsiTheme="minorHAnsi" w:cstheme="minorBidi"/>
                <w:noProof/>
                <w:szCs w:val="22"/>
              </w:rPr>
            </w:rPrChange>
          </w:rPr>
          <w:tab/>
        </w:r>
        <w:r w:rsidRPr="00DF1A2F">
          <w:rPr>
            <w:rStyle w:val="Hyperlink"/>
            <w:rFonts w:ascii="Segoe UI" w:eastAsia="Meiryo UI" w:hAnsi="Segoe UI" w:cs="Segoe UI"/>
            <w:noProof/>
          </w:rPr>
          <w:t>Zabbix</w:t>
        </w:r>
        <w:r w:rsidRPr="00DF1A2F">
          <w:rPr>
            <w:rStyle w:val="Hyperlink"/>
            <w:rFonts w:ascii="Segoe UI" w:eastAsia="Meiryo UI" w:hAnsi="Segoe UI" w:cs="Segoe UI" w:hint="eastAsia"/>
            <w:noProof/>
          </w:rPr>
          <w:t>サーバのセットアップ</w:t>
        </w:r>
        <w:r w:rsidRPr="00DF1A2F">
          <w:rPr>
            <w:rFonts w:ascii="Segoe UI" w:eastAsia="Meiryo UI" w:hAnsi="Segoe UI" w:cs="Segoe UI"/>
            <w:noProof/>
            <w:webHidden/>
            <w:rPrChange w:id="257" w:author="Kitase" w:date="2015-07-26T16:23:00Z">
              <w:rPr>
                <w:noProof/>
                <w:webHidden/>
              </w:rPr>
            </w:rPrChange>
          </w:rPr>
          <w:tab/>
        </w:r>
        <w:r w:rsidRPr="00DF1A2F">
          <w:rPr>
            <w:rFonts w:ascii="Segoe UI" w:eastAsia="Meiryo UI" w:hAnsi="Segoe UI" w:cs="Segoe UI"/>
            <w:noProof/>
            <w:webHidden/>
            <w:rPrChange w:id="258" w:author="Kitase" w:date="2015-07-26T16:23:00Z">
              <w:rPr>
                <w:noProof/>
                <w:webHidden/>
              </w:rPr>
            </w:rPrChange>
          </w:rPr>
          <w:fldChar w:fldCharType="begin"/>
        </w:r>
        <w:r w:rsidRPr="00DF1A2F">
          <w:rPr>
            <w:rFonts w:ascii="Segoe UI" w:eastAsia="Meiryo UI" w:hAnsi="Segoe UI" w:cs="Segoe UI"/>
            <w:noProof/>
            <w:webHidden/>
            <w:rPrChange w:id="259" w:author="Kitase" w:date="2015-07-26T16:23:00Z">
              <w:rPr>
                <w:noProof/>
                <w:webHidden/>
              </w:rPr>
            </w:rPrChange>
          </w:rPr>
          <w:instrText xml:space="preserve"> PAGEREF _Toc425691129 \h </w:instrText>
        </w:r>
      </w:ins>
      <w:r w:rsidRPr="00DF1A2F">
        <w:rPr>
          <w:rFonts w:ascii="Segoe UI" w:eastAsia="Meiryo UI" w:hAnsi="Segoe UI" w:cs="Segoe UI"/>
          <w:noProof/>
          <w:webHidden/>
          <w:rPrChange w:id="260" w:author="Kitase" w:date="2015-07-26T16:23:00Z">
            <w:rPr>
              <w:rFonts w:ascii="Segoe UI" w:eastAsia="Meiryo UI" w:hAnsi="Segoe UI" w:cs="Segoe UI"/>
              <w:noProof/>
              <w:webHidden/>
            </w:rPr>
          </w:rPrChange>
        </w:rPr>
      </w:r>
      <w:r w:rsidRPr="00DF1A2F">
        <w:rPr>
          <w:rFonts w:ascii="Segoe UI" w:eastAsia="Meiryo UI" w:hAnsi="Segoe UI" w:cs="Segoe UI"/>
          <w:noProof/>
          <w:webHidden/>
          <w:rPrChange w:id="261" w:author="Kitase" w:date="2015-07-26T16:23:00Z">
            <w:rPr>
              <w:noProof/>
              <w:webHidden/>
            </w:rPr>
          </w:rPrChange>
        </w:rPr>
        <w:fldChar w:fldCharType="separate"/>
      </w:r>
      <w:ins w:id="262" w:author="Kitase" w:date="2015-08-02T09:52:00Z">
        <w:r w:rsidR="00A17E52">
          <w:rPr>
            <w:rFonts w:ascii="Segoe UI" w:eastAsia="Meiryo UI" w:hAnsi="Segoe UI" w:cs="Segoe UI"/>
            <w:noProof/>
            <w:webHidden/>
          </w:rPr>
          <w:t>11</w:t>
        </w:r>
      </w:ins>
      <w:ins w:id="263" w:author="Kitase" w:date="2015-07-26T16:23:00Z">
        <w:r w:rsidRPr="00DF1A2F">
          <w:rPr>
            <w:rFonts w:ascii="Segoe UI" w:eastAsia="Meiryo UI" w:hAnsi="Segoe UI" w:cs="Segoe UI"/>
            <w:noProof/>
            <w:webHidden/>
            <w:rPrChange w:id="264" w:author="Kitase" w:date="2015-07-26T16:23:00Z">
              <w:rPr>
                <w:noProof/>
                <w:webHidden/>
              </w:rPr>
            </w:rPrChange>
          </w:rPr>
          <w:fldChar w:fldCharType="end"/>
        </w:r>
        <w:r w:rsidRPr="00DF1A2F">
          <w:rPr>
            <w:rStyle w:val="Hyperlink"/>
            <w:rFonts w:ascii="Segoe UI" w:eastAsia="Meiryo UI" w:hAnsi="Segoe UI" w:cs="Segoe UI"/>
            <w:noProof/>
            <w:rPrChange w:id="265" w:author="Kitase" w:date="2015-07-26T16:23:00Z">
              <w:rPr>
                <w:rStyle w:val="Hyperlink"/>
                <w:noProof/>
              </w:rPr>
            </w:rPrChange>
          </w:rPr>
          <w:fldChar w:fldCharType="end"/>
        </w:r>
      </w:ins>
    </w:p>
    <w:p w14:paraId="2E27F5F6" w14:textId="77777777" w:rsidR="00DF1A2F" w:rsidRPr="00DF1A2F" w:rsidRDefault="00DF1A2F">
      <w:pPr>
        <w:pStyle w:val="TOC2"/>
        <w:tabs>
          <w:tab w:val="left" w:pos="840"/>
          <w:tab w:val="right" w:leader="dot" w:pos="9060"/>
        </w:tabs>
        <w:rPr>
          <w:ins w:id="266" w:author="Kitase" w:date="2015-07-26T16:23:00Z"/>
          <w:rFonts w:ascii="Segoe UI" w:eastAsia="Meiryo UI" w:hAnsi="Segoe UI" w:cs="Segoe UI"/>
          <w:noProof/>
          <w:szCs w:val="22"/>
          <w:rPrChange w:id="267" w:author="Kitase" w:date="2015-07-26T16:23:00Z">
            <w:rPr>
              <w:ins w:id="268" w:author="Kitase" w:date="2015-07-26T16:23:00Z"/>
              <w:rFonts w:asciiTheme="minorHAnsi" w:eastAsiaTheme="minorEastAsia" w:hAnsiTheme="minorHAnsi" w:cstheme="minorBidi"/>
              <w:noProof/>
              <w:szCs w:val="22"/>
            </w:rPr>
          </w:rPrChange>
        </w:rPr>
      </w:pPr>
      <w:ins w:id="269" w:author="Kitase" w:date="2015-07-26T16:23:00Z">
        <w:r w:rsidRPr="00DF1A2F">
          <w:rPr>
            <w:rStyle w:val="Hyperlink"/>
            <w:rFonts w:ascii="Segoe UI" w:eastAsia="Meiryo UI" w:hAnsi="Segoe UI" w:cs="Segoe UI"/>
            <w:noProof/>
            <w:rPrChange w:id="270" w:author="Kitase" w:date="2015-07-26T16:23:00Z">
              <w:rPr>
                <w:rStyle w:val="Hyperlink"/>
                <w:noProof/>
              </w:rPr>
            </w:rPrChange>
          </w:rPr>
          <w:fldChar w:fldCharType="begin"/>
        </w:r>
        <w:r w:rsidRPr="00DF1A2F">
          <w:rPr>
            <w:rStyle w:val="Hyperlink"/>
            <w:rFonts w:ascii="Segoe UI" w:eastAsia="Meiryo UI" w:hAnsi="Segoe UI" w:cs="Segoe UI"/>
            <w:noProof/>
            <w:rPrChange w:id="271" w:author="Kitase" w:date="2015-07-26T16:23:00Z">
              <w:rPr>
                <w:rStyle w:val="Hyperlink"/>
                <w:noProof/>
              </w:rPr>
            </w:rPrChange>
          </w:rPr>
          <w:instrText xml:space="preserve"> </w:instrText>
        </w:r>
        <w:r w:rsidRPr="00DF1A2F">
          <w:rPr>
            <w:rFonts w:ascii="Segoe UI" w:eastAsia="Meiryo UI" w:hAnsi="Segoe UI" w:cs="Segoe UI"/>
            <w:noProof/>
            <w:rPrChange w:id="272" w:author="Kitase" w:date="2015-07-26T16:23:00Z">
              <w:rPr>
                <w:noProof/>
              </w:rPr>
            </w:rPrChange>
          </w:rPr>
          <w:instrText>HYPERLINK \l "_Toc425691130"</w:instrText>
        </w:r>
        <w:r w:rsidRPr="00DF1A2F">
          <w:rPr>
            <w:rStyle w:val="Hyperlink"/>
            <w:rFonts w:ascii="Segoe UI" w:eastAsia="Meiryo UI" w:hAnsi="Segoe UI" w:cs="Segoe UI"/>
            <w:noProof/>
            <w:rPrChange w:id="273" w:author="Kitase" w:date="2015-07-26T16:23:00Z">
              <w:rPr>
                <w:rStyle w:val="Hyperlink"/>
                <w:noProof/>
              </w:rPr>
            </w:rPrChange>
          </w:rPr>
          <w:instrText xml:space="preserve"> </w:instrText>
        </w:r>
        <w:r w:rsidRPr="00DF1A2F">
          <w:rPr>
            <w:rStyle w:val="Hyperlink"/>
            <w:rFonts w:ascii="Segoe UI" w:eastAsia="Meiryo UI" w:hAnsi="Segoe UI" w:cs="Segoe UI"/>
            <w:noProof/>
            <w:rPrChange w:id="274" w:author="Kitase" w:date="2015-07-26T16:23:00Z">
              <w:rPr>
                <w:rStyle w:val="Hyperlink"/>
                <w:noProof/>
              </w:rPr>
            </w:rPrChange>
          </w:rPr>
          <w:fldChar w:fldCharType="separate"/>
        </w:r>
        <w:r w:rsidRPr="00DF1A2F">
          <w:rPr>
            <w:rStyle w:val="Hyperlink"/>
            <w:rFonts w:ascii="Segoe UI" w:eastAsia="Meiryo UI" w:hAnsi="Segoe UI" w:cs="Segoe UI"/>
            <w:noProof/>
            <w:rPrChange w:id="275" w:author="Kitase" w:date="2015-07-26T16:23:00Z">
              <w:rPr>
                <w:rStyle w:val="Hyperlink"/>
                <w:rFonts w:ascii="Segoe UI" w:eastAsia="Meiryo UI" w:hAnsi="Segoe UI"/>
                <w:noProof/>
              </w:rPr>
            </w:rPrChange>
          </w:rPr>
          <w:t>5.2.</w:t>
        </w:r>
        <w:r w:rsidRPr="00DF1A2F">
          <w:rPr>
            <w:rFonts w:ascii="Segoe UI" w:eastAsia="Meiryo UI" w:hAnsi="Segoe UI" w:cs="Segoe UI"/>
            <w:noProof/>
            <w:szCs w:val="22"/>
            <w:rPrChange w:id="276" w:author="Kitase" w:date="2015-07-26T16:23:00Z">
              <w:rPr>
                <w:rFonts w:asciiTheme="minorHAnsi" w:eastAsiaTheme="minorEastAsia" w:hAnsiTheme="minorHAnsi" w:cstheme="minorBidi"/>
                <w:noProof/>
                <w:szCs w:val="22"/>
              </w:rPr>
            </w:rPrChange>
          </w:rPr>
          <w:tab/>
        </w:r>
        <w:r w:rsidRPr="00DF1A2F">
          <w:rPr>
            <w:rStyle w:val="Hyperlink"/>
            <w:rFonts w:ascii="Segoe UI" w:eastAsia="Meiryo UI" w:hAnsi="Segoe UI" w:cs="Segoe UI" w:hint="eastAsia"/>
            <w:noProof/>
          </w:rPr>
          <w:t>バックエンド</w:t>
        </w:r>
        <w:r w:rsidRPr="00DF1A2F">
          <w:rPr>
            <w:rStyle w:val="Hyperlink"/>
            <w:rFonts w:ascii="Segoe UI" w:eastAsia="Meiryo UI" w:hAnsi="Segoe UI" w:cs="Segoe UI"/>
            <w:noProof/>
          </w:rPr>
          <w:t>DB</w:t>
        </w:r>
        <w:r w:rsidRPr="00DF1A2F">
          <w:rPr>
            <w:rStyle w:val="Hyperlink"/>
            <w:rFonts w:ascii="Segoe UI" w:eastAsia="Meiryo UI" w:hAnsi="Segoe UI" w:cs="Segoe UI" w:hint="eastAsia"/>
            <w:noProof/>
          </w:rPr>
          <w:t>サーバ</w:t>
        </w:r>
        <w:r w:rsidRPr="00DF1A2F">
          <w:rPr>
            <w:rFonts w:ascii="Segoe UI" w:eastAsia="Meiryo UI" w:hAnsi="Segoe UI" w:cs="Segoe UI"/>
            <w:noProof/>
            <w:webHidden/>
            <w:rPrChange w:id="277" w:author="Kitase" w:date="2015-07-26T16:23:00Z">
              <w:rPr>
                <w:noProof/>
                <w:webHidden/>
              </w:rPr>
            </w:rPrChange>
          </w:rPr>
          <w:tab/>
        </w:r>
        <w:r w:rsidRPr="00DF1A2F">
          <w:rPr>
            <w:rFonts w:ascii="Segoe UI" w:eastAsia="Meiryo UI" w:hAnsi="Segoe UI" w:cs="Segoe UI"/>
            <w:noProof/>
            <w:webHidden/>
            <w:rPrChange w:id="278" w:author="Kitase" w:date="2015-07-26T16:23:00Z">
              <w:rPr>
                <w:noProof/>
                <w:webHidden/>
              </w:rPr>
            </w:rPrChange>
          </w:rPr>
          <w:fldChar w:fldCharType="begin"/>
        </w:r>
        <w:r w:rsidRPr="00DF1A2F">
          <w:rPr>
            <w:rFonts w:ascii="Segoe UI" w:eastAsia="Meiryo UI" w:hAnsi="Segoe UI" w:cs="Segoe UI"/>
            <w:noProof/>
            <w:webHidden/>
            <w:rPrChange w:id="279" w:author="Kitase" w:date="2015-07-26T16:23:00Z">
              <w:rPr>
                <w:noProof/>
                <w:webHidden/>
              </w:rPr>
            </w:rPrChange>
          </w:rPr>
          <w:instrText xml:space="preserve"> PAGEREF _Toc425691130 \h </w:instrText>
        </w:r>
      </w:ins>
      <w:r w:rsidRPr="00DF1A2F">
        <w:rPr>
          <w:rFonts w:ascii="Segoe UI" w:eastAsia="Meiryo UI" w:hAnsi="Segoe UI" w:cs="Segoe UI"/>
          <w:noProof/>
          <w:webHidden/>
          <w:rPrChange w:id="280" w:author="Kitase" w:date="2015-07-26T16:23:00Z">
            <w:rPr>
              <w:rFonts w:ascii="Segoe UI" w:eastAsia="Meiryo UI" w:hAnsi="Segoe UI" w:cs="Segoe UI"/>
              <w:noProof/>
              <w:webHidden/>
            </w:rPr>
          </w:rPrChange>
        </w:rPr>
      </w:r>
      <w:r w:rsidRPr="00DF1A2F">
        <w:rPr>
          <w:rFonts w:ascii="Segoe UI" w:eastAsia="Meiryo UI" w:hAnsi="Segoe UI" w:cs="Segoe UI"/>
          <w:noProof/>
          <w:webHidden/>
          <w:rPrChange w:id="281" w:author="Kitase" w:date="2015-07-26T16:23:00Z">
            <w:rPr>
              <w:noProof/>
              <w:webHidden/>
            </w:rPr>
          </w:rPrChange>
        </w:rPr>
        <w:fldChar w:fldCharType="separate"/>
      </w:r>
      <w:ins w:id="282" w:author="Kitase" w:date="2015-08-02T09:52:00Z">
        <w:r w:rsidR="00A17E52">
          <w:rPr>
            <w:rFonts w:ascii="Segoe UI" w:eastAsia="Meiryo UI" w:hAnsi="Segoe UI" w:cs="Segoe UI"/>
            <w:noProof/>
            <w:webHidden/>
          </w:rPr>
          <w:t>14</w:t>
        </w:r>
      </w:ins>
      <w:ins w:id="283" w:author="Kitase" w:date="2015-07-26T16:23:00Z">
        <w:r w:rsidRPr="00DF1A2F">
          <w:rPr>
            <w:rFonts w:ascii="Segoe UI" w:eastAsia="Meiryo UI" w:hAnsi="Segoe UI" w:cs="Segoe UI"/>
            <w:noProof/>
            <w:webHidden/>
            <w:rPrChange w:id="284" w:author="Kitase" w:date="2015-07-26T16:23:00Z">
              <w:rPr>
                <w:noProof/>
                <w:webHidden/>
              </w:rPr>
            </w:rPrChange>
          </w:rPr>
          <w:fldChar w:fldCharType="end"/>
        </w:r>
        <w:r w:rsidRPr="00DF1A2F">
          <w:rPr>
            <w:rStyle w:val="Hyperlink"/>
            <w:rFonts w:ascii="Segoe UI" w:eastAsia="Meiryo UI" w:hAnsi="Segoe UI" w:cs="Segoe UI"/>
            <w:noProof/>
            <w:rPrChange w:id="285" w:author="Kitase" w:date="2015-07-26T16:23:00Z">
              <w:rPr>
                <w:rStyle w:val="Hyperlink"/>
                <w:noProof/>
              </w:rPr>
            </w:rPrChange>
          </w:rPr>
          <w:fldChar w:fldCharType="end"/>
        </w:r>
      </w:ins>
    </w:p>
    <w:p w14:paraId="4E139C08" w14:textId="77777777" w:rsidR="00DF1A2F" w:rsidRPr="00DF1A2F" w:rsidRDefault="00DF1A2F">
      <w:pPr>
        <w:pStyle w:val="TOC2"/>
        <w:tabs>
          <w:tab w:val="left" w:pos="840"/>
          <w:tab w:val="right" w:leader="dot" w:pos="9060"/>
        </w:tabs>
        <w:rPr>
          <w:ins w:id="286" w:author="Kitase" w:date="2015-07-26T16:23:00Z"/>
          <w:rFonts w:ascii="Segoe UI" w:eastAsia="Meiryo UI" w:hAnsi="Segoe UI" w:cs="Segoe UI"/>
          <w:noProof/>
          <w:szCs w:val="22"/>
          <w:rPrChange w:id="287" w:author="Kitase" w:date="2015-07-26T16:23:00Z">
            <w:rPr>
              <w:ins w:id="288" w:author="Kitase" w:date="2015-07-26T16:23:00Z"/>
              <w:rFonts w:asciiTheme="minorHAnsi" w:eastAsiaTheme="minorEastAsia" w:hAnsiTheme="minorHAnsi" w:cstheme="minorBidi"/>
              <w:noProof/>
              <w:szCs w:val="22"/>
            </w:rPr>
          </w:rPrChange>
        </w:rPr>
      </w:pPr>
      <w:ins w:id="289" w:author="Kitase" w:date="2015-07-26T16:23:00Z">
        <w:r w:rsidRPr="00DF1A2F">
          <w:rPr>
            <w:rStyle w:val="Hyperlink"/>
            <w:rFonts w:ascii="Segoe UI" w:eastAsia="Meiryo UI" w:hAnsi="Segoe UI" w:cs="Segoe UI"/>
            <w:noProof/>
            <w:rPrChange w:id="290" w:author="Kitase" w:date="2015-07-26T16:23:00Z">
              <w:rPr>
                <w:rStyle w:val="Hyperlink"/>
                <w:noProof/>
              </w:rPr>
            </w:rPrChange>
          </w:rPr>
          <w:fldChar w:fldCharType="begin"/>
        </w:r>
        <w:r w:rsidRPr="00DF1A2F">
          <w:rPr>
            <w:rStyle w:val="Hyperlink"/>
            <w:rFonts w:ascii="Segoe UI" w:eastAsia="Meiryo UI" w:hAnsi="Segoe UI" w:cs="Segoe UI"/>
            <w:noProof/>
            <w:rPrChange w:id="291" w:author="Kitase" w:date="2015-07-26T16:23:00Z">
              <w:rPr>
                <w:rStyle w:val="Hyperlink"/>
                <w:noProof/>
              </w:rPr>
            </w:rPrChange>
          </w:rPr>
          <w:instrText xml:space="preserve"> </w:instrText>
        </w:r>
        <w:r w:rsidRPr="00DF1A2F">
          <w:rPr>
            <w:rFonts w:ascii="Segoe UI" w:eastAsia="Meiryo UI" w:hAnsi="Segoe UI" w:cs="Segoe UI"/>
            <w:noProof/>
            <w:rPrChange w:id="292" w:author="Kitase" w:date="2015-07-26T16:23:00Z">
              <w:rPr>
                <w:noProof/>
              </w:rPr>
            </w:rPrChange>
          </w:rPr>
          <w:instrText>HYPERLINK \l "_Toc425691131"</w:instrText>
        </w:r>
        <w:r w:rsidRPr="00DF1A2F">
          <w:rPr>
            <w:rStyle w:val="Hyperlink"/>
            <w:rFonts w:ascii="Segoe UI" w:eastAsia="Meiryo UI" w:hAnsi="Segoe UI" w:cs="Segoe UI"/>
            <w:noProof/>
            <w:rPrChange w:id="293" w:author="Kitase" w:date="2015-07-26T16:23:00Z">
              <w:rPr>
                <w:rStyle w:val="Hyperlink"/>
                <w:noProof/>
              </w:rPr>
            </w:rPrChange>
          </w:rPr>
          <w:instrText xml:space="preserve"> </w:instrText>
        </w:r>
        <w:r w:rsidRPr="00DF1A2F">
          <w:rPr>
            <w:rStyle w:val="Hyperlink"/>
            <w:rFonts w:ascii="Segoe UI" w:eastAsia="Meiryo UI" w:hAnsi="Segoe UI" w:cs="Segoe UI"/>
            <w:noProof/>
            <w:rPrChange w:id="294" w:author="Kitase" w:date="2015-07-26T16:23:00Z">
              <w:rPr>
                <w:rStyle w:val="Hyperlink"/>
                <w:noProof/>
              </w:rPr>
            </w:rPrChange>
          </w:rPr>
          <w:fldChar w:fldCharType="separate"/>
        </w:r>
        <w:r w:rsidRPr="00DF1A2F">
          <w:rPr>
            <w:rStyle w:val="Hyperlink"/>
            <w:rFonts w:ascii="Segoe UI" w:eastAsia="Meiryo UI" w:hAnsi="Segoe UI" w:cs="Segoe UI"/>
            <w:noProof/>
            <w:rPrChange w:id="295" w:author="Kitase" w:date="2015-07-26T16:23:00Z">
              <w:rPr>
                <w:rStyle w:val="Hyperlink"/>
                <w:rFonts w:ascii="Segoe UI" w:eastAsia="Meiryo UI" w:hAnsi="Segoe UI"/>
                <w:noProof/>
              </w:rPr>
            </w:rPrChange>
          </w:rPr>
          <w:t>5.3.</w:t>
        </w:r>
        <w:r w:rsidRPr="00DF1A2F">
          <w:rPr>
            <w:rFonts w:ascii="Segoe UI" w:eastAsia="Meiryo UI" w:hAnsi="Segoe UI" w:cs="Segoe UI"/>
            <w:noProof/>
            <w:szCs w:val="22"/>
            <w:rPrChange w:id="296" w:author="Kitase" w:date="2015-07-26T16:23:00Z">
              <w:rPr>
                <w:rFonts w:asciiTheme="minorHAnsi" w:eastAsiaTheme="minorEastAsia" w:hAnsiTheme="minorHAnsi" w:cstheme="minorBidi"/>
                <w:noProof/>
                <w:szCs w:val="22"/>
              </w:rPr>
            </w:rPrChange>
          </w:rPr>
          <w:tab/>
        </w:r>
        <w:r w:rsidRPr="00DF1A2F">
          <w:rPr>
            <w:rStyle w:val="Hyperlink"/>
            <w:rFonts w:ascii="Segoe UI" w:eastAsia="Meiryo UI" w:hAnsi="Segoe UI" w:cs="Segoe UI"/>
            <w:noProof/>
          </w:rPr>
          <w:t>WordPress</w:t>
        </w:r>
        <w:r w:rsidRPr="00DF1A2F">
          <w:rPr>
            <w:rStyle w:val="Hyperlink"/>
            <w:rFonts w:ascii="Segoe UI" w:eastAsia="Meiryo UI" w:hAnsi="Segoe UI" w:cs="Segoe UI" w:hint="eastAsia"/>
            <w:noProof/>
          </w:rPr>
          <w:t>サーバ</w:t>
        </w:r>
        <w:r w:rsidRPr="00DF1A2F">
          <w:rPr>
            <w:rFonts w:ascii="Segoe UI" w:eastAsia="Meiryo UI" w:hAnsi="Segoe UI" w:cs="Segoe UI"/>
            <w:noProof/>
            <w:webHidden/>
            <w:rPrChange w:id="297" w:author="Kitase" w:date="2015-07-26T16:23:00Z">
              <w:rPr>
                <w:noProof/>
                <w:webHidden/>
              </w:rPr>
            </w:rPrChange>
          </w:rPr>
          <w:tab/>
        </w:r>
        <w:r w:rsidRPr="00DF1A2F">
          <w:rPr>
            <w:rFonts w:ascii="Segoe UI" w:eastAsia="Meiryo UI" w:hAnsi="Segoe UI" w:cs="Segoe UI"/>
            <w:noProof/>
            <w:webHidden/>
            <w:rPrChange w:id="298" w:author="Kitase" w:date="2015-07-26T16:23:00Z">
              <w:rPr>
                <w:noProof/>
                <w:webHidden/>
              </w:rPr>
            </w:rPrChange>
          </w:rPr>
          <w:fldChar w:fldCharType="begin"/>
        </w:r>
        <w:r w:rsidRPr="00DF1A2F">
          <w:rPr>
            <w:rFonts w:ascii="Segoe UI" w:eastAsia="Meiryo UI" w:hAnsi="Segoe UI" w:cs="Segoe UI"/>
            <w:noProof/>
            <w:webHidden/>
            <w:rPrChange w:id="299" w:author="Kitase" w:date="2015-07-26T16:23:00Z">
              <w:rPr>
                <w:noProof/>
                <w:webHidden/>
              </w:rPr>
            </w:rPrChange>
          </w:rPr>
          <w:instrText xml:space="preserve"> PAGEREF _Toc425691131 \h </w:instrText>
        </w:r>
      </w:ins>
      <w:r w:rsidRPr="00DF1A2F">
        <w:rPr>
          <w:rFonts w:ascii="Segoe UI" w:eastAsia="Meiryo UI" w:hAnsi="Segoe UI" w:cs="Segoe UI"/>
          <w:noProof/>
          <w:webHidden/>
          <w:rPrChange w:id="300" w:author="Kitase" w:date="2015-07-26T16:23:00Z">
            <w:rPr>
              <w:rFonts w:ascii="Segoe UI" w:eastAsia="Meiryo UI" w:hAnsi="Segoe UI" w:cs="Segoe UI"/>
              <w:noProof/>
              <w:webHidden/>
            </w:rPr>
          </w:rPrChange>
        </w:rPr>
      </w:r>
      <w:r w:rsidRPr="00DF1A2F">
        <w:rPr>
          <w:rFonts w:ascii="Segoe UI" w:eastAsia="Meiryo UI" w:hAnsi="Segoe UI" w:cs="Segoe UI"/>
          <w:noProof/>
          <w:webHidden/>
          <w:rPrChange w:id="301" w:author="Kitase" w:date="2015-07-26T16:23:00Z">
            <w:rPr>
              <w:noProof/>
              <w:webHidden/>
            </w:rPr>
          </w:rPrChange>
        </w:rPr>
        <w:fldChar w:fldCharType="separate"/>
      </w:r>
      <w:ins w:id="302" w:author="Kitase" w:date="2015-08-02T09:52:00Z">
        <w:r w:rsidR="00A17E52">
          <w:rPr>
            <w:rFonts w:ascii="Segoe UI" w:eastAsia="Meiryo UI" w:hAnsi="Segoe UI" w:cs="Segoe UI"/>
            <w:noProof/>
            <w:webHidden/>
          </w:rPr>
          <w:t>16</w:t>
        </w:r>
      </w:ins>
      <w:ins w:id="303" w:author="Kitase" w:date="2015-07-26T16:23:00Z">
        <w:r w:rsidRPr="00DF1A2F">
          <w:rPr>
            <w:rFonts w:ascii="Segoe UI" w:eastAsia="Meiryo UI" w:hAnsi="Segoe UI" w:cs="Segoe UI"/>
            <w:noProof/>
            <w:webHidden/>
            <w:rPrChange w:id="304" w:author="Kitase" w:date="2015-07-26T16:23:00Z">
              <w:rPr>
                <w:noProof/>
                <w:webHidden/>
              </w:rPr>
            </w:rPrChange>
          </w:rPr>
          <w:fldChar w:fldCharType="end"/>
        </w:r>
        <w:r w:rsidRPr="00DF1A2F">
          <w:rPr>
            <w:rStyle w:val="Hyperlink"/>
            <w:rFonts w:ascii="Segoe UI" w:eastAsia="Meiryo UI" w:hAnsi="Segoe UI" w:cs="Segoe UI"/>
            <w:noProof/>
            <w:rPrChange w:id="305" w:author="Kitase" w:date="2015-07-26T16:23:00Z">
              <w:rPr>
                <w:rStyle w:val="Hyperlink"/>
                <w:noProof/>
              </w:rPr>
            </w:rPrChange>
          </w:rPr>
          <w:fldChar w:fldCharType="end"/>
        </w:r>
      </w:ins>
    </w:p>
    <w:p w14:paraId="6155CB8D" w14:textId="77777777" w:rsidR="00DF1A2F" w:rsidRPr="00DF1A2F" w:rsidRDefault="00DF1A2F">
      <w:pPr>
        <w:pStyle w:val="TOC3"/>
        <w:tabs>
          <w:tab w:val="left" w:pos="1260"/>
          <w:tab w:val="right" w:leader="dot" w:pos="9060"/>
        </w:tabs>
        <w:rPr>
          <w:ins w:id="306" w:author="Kitase" w:date="2015-07-26T16:23:00Z"/>
          <w:rFonts w:ascii="Segoe UI" w:eastAsia="Meiryo UI" w:hAnsi="Segoe UI" w:cs="Segoe UI"/>
          <w:noProof/>
          <w:szCs w:val="22"/>
          <w:rPrChange w:id="307" w:author="Kitase" w:date="2015-07-26T16:23:00Z">
            <w:rPr>
              <w:ins w:id="308" w:author="Kitase" w:date="2015-07-26T16:23:00Z"/>
              <w:rFonts w:asciiTheme="minorHAnsi" w:eastAsiaTheme="minorEastAsia" w:hAnsiTheme="minorHAnsi" w:cstheme="minorBidi"/>
              <w:noProof/>
              <w:szCs w:val="22"/>
            </w:rPr>
          </w:rPrChange>
        </w:rPr>
      </w:pPr>
      <w:ins w:id="309" w:author="Kitase" w:date="2015-07-26T16:23:00Z">
        <w:r w:rsidRPr="00DF1A2F">
          <w:rPr>
            <w:rStyle w:val="Hyperlink"/>
            <w:rFonts w:ascii="Segoe UI" w:eastAsia="Meiryo UI" w:hAnsi="Segoe UI" w:cs="Segoe UI"/>
            <w:noProof/>
            <w:rPrChange w:id="310" w:author="Kitase" w:date="2015-07-26T16:23:00Z">
              <w:rPr>
                <w:rStyle w:val="Hyperlink"/>
                <w:noProof/>
              </w:rPr>
            </w:rPrChange>
          </w:rPr>
          <w:fldChar w:fldCharType="begin"/>
        </w:r>
        <w:r w:rsidRPr="00DF1A2F">
          <w:rPr>
            <w:rStyle w:val="Hyperlink"/>
            <w:rFonts w:ascii="Segoe UI" w:eastAsia="Meiryo UI" w:hAnsi="Segoe UI" w:cs="Segoe UI"/>
            <w:noProof/>
            <w:rPrChange w:id="311" w:author="Kitase" w:date="2015-07-26T16:23:00Z">
              <w:rPr>
                <w:rStyle w:val="Hyperlink"/>
                <w:noProof/>
              </w:rPr>
            </w:rPrChange>
          </w:rPr>
          <w:instrText xml:space="preserve"> </w:instrText>
        </w:r>
        <w:r w:rsidRPr="00DF1A2F">
          <w:rPr>
            <w:rFonts w:ascii="Segoe UI" w:eastAsia="Meiryo UI" w:hAnsi="Segoe UI" w:cs="Segoe UI"/>
            <w:noProof/>
            <w:rPrChange w:id="312" w:author="Kitase" w:date="2015-07-26T16:23:00Z">
              <w:rPr>
                <w:noProof/>
              </w:rPr>
            </w:rPrChange>
          </w:rPr>
          <w:instrText>HYPERLINK \l "_Toc425691132"</w:instrText>
        </w:r>
        <w:r w:rsidRPr="00DF1A2F">
          <w:rPr>
            <w:rStyle w:val="Hyperlink"/>
            <w:rFonts w:ascii="Segoe UI" w:eastAsia="Meiryo UI" w:hAnsi="Segoe UI" w:cs="Segoe UI"/>
            <w:noProof/>
            <w:rPrChange w:id="313" w:author="Kitase" w:date="2015-07-26T16:23:00Z">
              <w:rPr>
                <w:rStyle w:val="Hyperlink"/>
                <w:noProof/>
              </w:rPr>
            </w:rPrChange>
          </w:rPr>
          <w:instrText xml:space="preserve"> </w:instrText>
        </w:r>
        <w:r w:rsidRPr="00DF1A2F">
          <w:rPr>
            <w:rStyle w:val="Hyperlink"/>
            <w:rFonts w:ascii="Segoe UI" w:eastAsia="Meiryo UI" w:hAnsi="Segoe UI" w:cs="Segoe UI"/>
            <w:noProof/>
            <w:rPrChange w:id="314" w:author="Kitase" w:date="2015-07-26T16:23:00Z">
              <w:rPr>
                <w:rStyle w:val="Hyperlink"/>
                <w:noProof/>
              </w:rPr>
            </w:rPrChange>
          </w:rPr>
          <w:fldChar w:fldCharType="separate"/>
        </w:r>
        <w:r w:rsidRPr="00DF1A2F">
          <w:rPr>
            <w:rStyle w:val="Hyperlink"/>
            <w:rFonts w:ascii="Segoe UI" w:eastAsia="Meiryo UI" w:hAnsi="Segoe UI" w:cs="Segoe UI"/>
            <w:noProof/>
            <w:rPrChange w:id="315" w:author="Kitase" w:date="2015-07-26T16:23:00Z">
              <w:rPr>
                <w:rStyle w:val="Hyperlink"/>
                <w:rFonts w:ascii="Segoe UI" w:eastAsia="Meiryo UI" w:hAnsi="Segoe UI"/>
                <w:noProof/>
              </w:rPr>
            </w:rPrChange>
          </w:rPr>
          <w:t>5.3.1.</w:t>
        </w:r>
        <w:r w:rsidRPr="00DF1A2F">
          <w:rPr>
            <w:rFonts w:ascii="Segoe UI" w:eastAsia="Meiryo UI" w:hAnsi="Segoe UI" w:cs="Segoe UI"/>
            <w:noProof/>
            <w:szCs w:val="22"/>
            <w:rPrChange w:id="316" w:author="Kitase" w:date="2015-07-26T16:23:00Z">
              <w:rPr>
                <w:rFonts w:asciiTheme="minorHAnsi" w:eastAsiaTheme="minorEastAsia" w:hAnsiTheme="minorHAnsi" w:cstheme="minorBidi"/>
                <w:noProof/>
                <w:szCs w:val="22"/>
              </w:rPr>
            </w:rPrChange>
          </w:rPr>
          <w:tab/>
        </w:r>
        <w:r w:rsidRPr="00DF1A2F">
          <w:rPr>
            <w:rStyle w:val="Hyperlink"/>
            <w:rFonts w:ascii="Segoe UI" w:eastAsia="Meiryo UI" w:hAnsi="Segoe UI" w:cs="Segoe UI" w:hint="eastAsia"/>
            <w:noProof/>
          </w:rPr>
          <w:t>一台目のセットアップ</w:t>
        </w:r>
        <w:r w:rsidRPr="00DF1A2F">
          <w:rPr>
            <w:rFonts w:ascii="Segoe UI" w:eastAsia="Meiryo UI" w:hAnsi="Segoe UI" w:cs="Segoe UI"/>
            <w:noProof/>
            <w:webHidden/>
            <w:rPrChange w:id="317" w:author="Kitase" w:date="2015-07-26T16:23:00Z">
              <w:rPr>
                <w:noProof/>
                <w:webHidden/>
              </w:rPr>
            </w:rPrChange>
          </w:rPr>
          <w:tab/>
        </w:r>
        <w:r w:rsidRPr="00DF1A2F">
          <w:rPr>
            <w:rFonts w:ascii="Segoe UI" w:eastAsia="Meiryo UI" w:hAnsi="Segoe UI" w:cs="Segoe UI"/>
            <w:noProof/>
            <w:webHidden/>
            <w:rPrChange w:id="318" w:author="Kitase" w:date="2015-07-26T16:23:00Z">
              <w:rPr>
                <w:noProof/>
                <w:webHidden/>
              </w:rPr>
            </w:rPrChange>
          </w:rPr>
          <w:fldChar w:fldCharType="begin"/>
        </w:r>
        <w:r w:rsidRPr="00DF1A2F">
          <w:rPr>
            <w:rFonts w:ascii="Segoe UI" w:eastAsia="Meiryo UI" w:hAnsi="Segoe UI" w:cs="Segoe UI"/>
            <w:noProof/>
            <w:webHidden/>
            <w:rPrChange w:id="319" w:author="Kitase" w:date="2015-07-26T16:23:00Z">
              <w:rPr>
                <w:noProof/>
                <w:webHidden/>
              </w:rPr>
            </w:rPrChange>
          </w:rPr>
          <w:instrText xml:space="preserve"> PAGEREF _Toc425691132 \h </w:instrText>
        </w:r>
      </w:ins>
      <w:r w:rsidRPr="00DF1A2F">
        <w:rPr>
          <w:rFonts w:ascii="Segoe UI" w:eastAsia="Meiryo UI" w:hAnsi="Segoe UI" w:cs="Segoe UI"/>
          <w:noProof/>
          <w:webHidden/>
          <w:rPrChange w:id="320" w:author="Kitase" w:date="2015-07-26T16:23:00Z">
            <w:rPr>
              <w:rFonts w:ascii="Segoe UI" w:eastAsia="Meiryo UI" w:hAnsi="Segoe UI" w:cs="Segoe UI"/>
              <w:noProof/>
              <w:webHidden/>
            </w:rPr>
          </w:rPrChange>
        </w:rPr>
      </w:r>
      <w:r w:rsidRPr="00DF1A2F">
        <w:rPr>
          <w:rFonts w:ascii="Segoe UI" w:eastAsia="Meiryo UI" w:hAnsi="Segoe UI" w:cs="Segoe UI"/>
          <w:noProof/>
          <w:webHidden/>
          <w:rPrChange w:id="321" w:author="Kitase" w:date="2015-07-26T16:23:00Z">
            <w:rPr>
              <w:noProof/>
              <w:webHidden/>
            </w:rPr>
          </w:rPrChange>
        </w:rPr>
        <w:fldChar w:fldCharType="separate"/>
      </w:r>
      <w:ins w:id="322" w:author="Kitase" w:date="2015-08-02T09:52:00Z">
        <w:r w:rsidR="00A17E52">
          <w:rPr>
            <w:rFonts w:ascii="Segoe UI" w:eastAsia="Meiryo UI" w:hAnsi="Segoe UI" w:cs="Segoe UI"/>
            <w:noProof/>
            <w:webHidden/>
          </w:rPr>
          <w:t>16</w:t>
        </w:r>
      </w:ins>
      <w:ins w:id="323" w:author="Kitase" w:date="2015-07-26T16:23:00Z">
        <w:r w:rsidRPr="00DF1A2F">
          <w:rPr>
            <w:rFonts w:ascii="Segoe UI" w:eastAsia="Meiryo UI" w:hAnsi="Segoe UI" w:cs="Segoe UI"/>
            <w:noProof/>
            <w:webHidden/>
            <w:rPrChange w:id="324" w:author="Kitase" w:date="2015-07-26T16:23:00Z">
              <w:rPr>
                <w:noProof/>
                <w:webHidden/>
              </w:rPr>
            </w:rPrChange>
          </w:rPr>
          <w:fldChar w:fldCharType="end"/>
        </w:r>
        <w:r w:rsidRPr="00DF1A2F">
          <w:rPr>
            <w:rStyle w:val="Hyperlink"/>
            <w:rFonts w:ascii="Segoe UI" w:eastAsia="Meiryo UI" w:hAnsi="Segoe UI" w:cs="Segoe UI"/>
            <w:noProof/>
            <w:rPrChange w:id="325" w:author="Kitase" w:date="2015-07-26T16:23:00Z">
              <w:rPr>
                <w:rStyle w:val="Hyperlink"/>
                <w:noProof/>
              </w:rPr>
            </w:rPrChange>
          </w:rPr>
          <w:fldChar w:fldCharType="end"/>
        </w:r>
      </w:ins>
    </w:p>
    <w:p w14:paraId="336EC899" w14:textId="77777777" w:rsidR="00DF1A2F" w:rsidRPr="00DF1A2F" w:rsidRDefault="00DF1A2F">
      <w:pPr>
        <w:pStyle w:val="TOC3"/>
        <w:tabs>
          <w:tab w:val="left" w:pos="1260"/>
          <w:tab w:val="right" w:leader="dot" w:pos="9060"/>
        </w:tabs>
        <w:rPr>
          <w:ins w:id="326" w:author="Kitase" w:date="2015-07-26T16:23:00Z"/>
          <w:rFonts w:ascii="Segoe UI" w:eastAsia="Meiryo UI" w:hAnsi="Segoe UI" w:cs="Segoe UI"/>
          <w:noProof/>
          <w:szCs w:val="22"/>
          <w:rPrChange w:id="327" w:author="Kitase" w:date="2015-07-26T16:23:00Z">
            <w:rPr>
              <w:ins w:id="328" w:author="Kitase" w:date="2015-07-26T16:23:00Z"/>
              <w:rFonts w:asciiTheme="minorHAnsi" w:eastAsiaTheme="minorEastAsia" w:hAnsiTheme="minorHAnsi" w:cstheme="minorBidi"/>
              <w:noProof/>
              <w:szCs w:val="22"/>
            </w:rPr>
          </w:rPrChange>
        </w:rPr>
      </w:pPr>
      <w:ins w:id="329" w:author="Kitase" w:date="2015-07-26T16:23:00Z">
        <w:r w:rsidRPr="00DF1A2F">
          <w:rPr>
            <w:rStyle w:val="Hyperlink"/>
            <w:rFonts w:ascii="Segoe UI" w:eastAsia="Meiryo UI" w:hAnsi="Segoe UI" w:cs="Segoe UI"/>
            <w:noProof/>
            <w:rPrChange w:id="330" w:author="Kitase" w:date="2015-07-26T16:23:00Z">
              <w:rPr>
                <w:rStyle w:val="Hyperlink"/>
                <w:noProof/>
              </w:rPr>
            </w:rPrChange>
          </w:rPr>
          <w:fldChar w:fldCharType="begin"/>
        </w:r>
        <w:r w:rsidRPr="00DF1A2F">
          <w:rPr>
            <w:rStyle w:val="Hyperlink"/>
            <w:rFonts w:ascii="Segoe UI" w:eastAsia="Meiryo UI" w:hAnsi="Segoe UI" w:cs="Segoe UI"/>
            <w:noProof/>
            <w:rPrChange w:id="331" w:author="Kitase" w:date="2015-07-26T16:23:00Z">
              <w:rPr>
                <w:rStyle w:val="Hyperlink"/>
                <w:noProof/>
              </w:rPr>
            </w:rPrChange>
          </w:rPr>
          <w:instrText xml:space="preserve"> </w:instrText>
        </w:r>
        <w:r w:rsidRPr="00DF1A2F">
          <w:rPr>
            <w:rFonts w:ascii="Segoe UI" w:eastAsia="Meiryo UI" w:hAnsi="Segoe UI" w:cs="Segoe UI"/>
            <w:noProof/>
            <w:rPrChange w:id="332" w:author="Kitase" w:date="2015-07-26T16:23:00Z">
              <w:rPr>
                <w:noProof/>
              </w:rPr>
            </w:rPrChange>
          </w:rPr>
          <w:instrText>HYPERLINK \l "_Toc425691134"</w:instrText>
        </w:r>
        <w:r w:rsidRPr="00DF1A2F">
          <w:rPr>
            <w:rStyle w:val="Hyperlink"/>
            <w:rFonts w:ascii="Segoe UI" w:eastAsia="Meiryo UI" w:hAnsi="Segoe UI" w:cs="Segoe UI"/>
            <w:noProof/>
            <w:rPrChange w:id="333" w:author="Kitase" w:date="2015-07-26T16:23:00Z">
              <w:rPr>
                <w:rStyle w:val="Hyperlink"/>
                <w:noProof/>
              </w:rPr>
            </w:rPrChange>
          </w:rPr>
          <w:instrText xml:space="preserve"> </w:instrText>
        </w:r>
        <w:r w:rsidRPr="00DF1A2F">
          <w:rPr>
            <w:rStyle w:val="Hyperlink"/>
            <w:rFonts w:ascii="Segoe UI" w:eastAsia="Meiryo UI" w:hAnsi="Segoe UI" w:cs="Segoe UI"/>
            <w:noProof/>
            <w:rPrChange w:id="334" w:author="Kitase" w:date="2015-07-26T16:23:00Z">
              <w:rPr>
                <w:rStyle w:val="Hyperlink"/>
                <w:noProof/>
              </w:rPr>
            </w:rPrChange>
          </w:rPr>
          <w:fldChar w:fldCharType="separate"/>
        </w:r>
        <w:r w:rsidRPr="00DF1A2F">
          <w:rPr>
            <w:rStyle w:val="Hyperlink"/>
            <w:rFonts w:ascii="Segoe UI" w:eastAsia="Meiryo UI" w:hAnsi="Segoe UI" w:cs="Segoe UI"/>
            <w:noProof/>
            <w:rPrChange w:id="335" w:author="Kitase" w:date="2015-07-26T16:23:00Z">
              <w:rPr>
                <w:rStyle w:val="Hyperlink"/>
                <w:rFonts w:ascii="Segoe UI" w:eastAsia="Meiryo UI" w:hAnsi="Segoe UI"/>
                <w:noProof/>
              </w:rPr>
            </w:rPrChange>
          </w:rPr>
          <w:t>5.3.2.</w:t>
        </w:r>
        <w:r w:rsidRPr="00DF1A2F">
          <w:rPr>
            <w:rFonts w:ascii="Segoe UI" w:eastAsia="Meiryo UI" w:hAnsi="Segoe UI" w:cs="Segoe UI"/>
            <w:noProof/>
            <w:szCs w:val="22"/>
            <w:rPrChange w:id="336" w:author="Kitase" w:date="2015-07-26T16:23:00Z">
              <w:rPr>
                <w:rFonts w:asciiTheme="minorHAnsi" w:eastAsiaTheme="minorEastAsia" w:hAnsiTheme="minorHAnsi" w:cstheme="minorBidi"/>
                <w:noProof/>
                <w:szCs w:val="22"/>
              </w:rPr>
            </w:rPrChange>
          </w:rPr>
          <w:tab/>
        </w:r>
        <w:r w:rsidRPr="00DF1A2F">
          <w:rPr>
            <w:rStyle w:val="Hyperlink"/>
            <w:rFonts w:ascii="Segoe UI" w:eastAsia="Meiryo UI" w:hAnsi="Segoe UI" w:cs="Segoe UI"/>
            <w:noProof/>
          </w:rPr>
          <w:t>WordPress</w:t>
        </w:r>
        <w:r w:rsidRPr="00DF1A2F">
          <w:rPr>
            <w:rStyle w:val="Hyperlink"/>
            <w:rFonts w:ascii="Segoe UI" w:eastAsia="Meiryo UI" w:hAnsi="Segoe UI" w:cs="Segoe UI" w:hint="eastAsia"/>
            <w:noProof/>
          </w:rPr>
          <w:t>のセットアップ</w:t>
        </w:r>
        <w:r w:rsidRPr="00DF1A2F">
          <w:rPr>
            <w:rFonts w:ascii="Segoe UI" w:eastAsia="Meiryo UI" w:hAnsi="Segoe UI" w:cs="Segoe UI"/>
            <w:noProof/>
            <w:webHidden/>
            <w:rPrChange w:id="337" w:author="Kitase" w:date="2015-07-26T16:23:00Z">
              <w:rPr>
                <w:noProof/>
                <w:webHidden/>
              </w:rPr>
            </w:rPrChange>
          </w:rPr>
          <w:tab/>
        </w:r>
        <w:r w:rsidRPr="00DF1A2F">
          <w:rPr>
            <w:rFonts w:ascii="Segoe UI" w:eastAsia="Meiryo UI" w:hAnsi="Segoe UI" w:cs="Segoe UI"/>
            <w:noProof/>
            <w:webHidden/>
            <w:rPrChange w:id="338" w:author="Kitase" w:date="2015-07-26T16:23:00Z">
              <w:rPr>
                <w:noProof/>
                <w:webHidden/>
              </w:rPr>
            </w:rPrChange>
          </w:rPr>
          <w:fldChar w:fldCharType="begin"/>
        </w:r>
        <w:r w:rsidRPr="00DF1A2F">
          <w:rPr>
            <w:rFonts w:ascii="Segoe UI" w:eastAsia="Meiryo UI" w:hAnsi="Segoe UI" w:cs="Segoe UI"/>
            <w:noProof/>
            <w:webHidden/>
            <w:rPrChange w:id="339" w:author="Kitase" w:date="2015-07-26T16:23:00Z">
              <w:rPr>
                <w:noProof/>
                <w:webHidden/>
              </w:rPr>
            </w:rPrChange>
          </w:rPr>
          <w:instrText xml:space="preserve"> PAGEREF _Toc425691134 \h </w:instrText>
        </w:r>
      </w:ins>
      <w:r w:rsidRPr="00DF1A2F">
        <w:rPr>
          <w:rFonts w:ascii="Segoe UI" w:eastAsia="Meiryo UI" w:hAnsi="Segoe UI" w:cs="Segoe UI"/>
          <w:noProof/>
          <w:webHidden/>
          <w:rPrChange w:id="340" w:author="Kitase" w:date="2015-07-26T16:23:00Z">
            <w:rPr>
              <w:rFonts w:ascii="Segoe UI" w:eastAsia="Meiryo UI" w:hAnsi="Segoe UI" w:cs="Segoe UI"/>
              <w:noProof/>
              <w:webHidden/>
            </w:rPr>
          </w:rPrChange>
        </w:rPr>
      </w:r>
      <w:r w:rsidRPr="00DF1A2F">
        <w:rPr>
          <w:rFonts w:ascii="Segoe UI" w:eastAsia="Meiryo UI" w:hAnsi="Segoe UI" w:cs="Segoe UI"/>
          <w:noProof/>
          <w:webHidden/>
          <w:rPrChange w:id="341" w:author="Kitase" w:date="2015-07-26T16:23:00Z">
            <w:rPr>
              <w:noProof/>
              <w:webHidden/>
            </w:rPr>
          </w:rPrChange>
        </w:rPr>
        <w:fldChar w:fldCharType="separate"/>
      </w:r>
      <w:ins w:id="342" w:author="Kitase" w:date="2015-08-02T09:52:00Z">
        <w:r w:rsidR="00A17E52">
          <w:rPr>
            <w:rFonts w:ascii="Segoe UI" w:eastAsia="Meiryo UI" w:hAnsi="Segoe UI" w:cs="Segoe UI"/>
            <w:noProof/>
            <w:webHidden/>
          </w:rPr>
          <w:t>18</w:t>
        </w:r>
      </w:ins>
      <w:ins w:id="343" w:author="Kitase" w:date="2015-07-26T16:23:00Z">
        <w:r w:rsidRPr="00DF1A2F">
          <w:rPr>
            <w:rFonts w:ascii="Segoe UI" w:eastAsia="Meiryo UI" w:hAnsi="Segoe UI" w:cs="Segoe UI"/>
            <w:noProof/>
            <w:webHidden/>
            <w:rPrChange w:id="344" w:author="Kitase" w:date="2015-07-26T16:23:00Z">
              <w:rPr>
                <w:noProof/>
                <w:webHidden/>
              </w:rPr>
            </w:rPrChange>
          </w:rPr>
          <w:fldChar w:fldCharType="end"/>
        </w:r>
        <w:r w:rsidRPr="00DF1A2F">
          <w:rPr>
            <w:rStyle w:val="Hyperlink"/>
            <w:rFonts w:ascii="Segoe UI" w:eastAsia="Meiryo UI" w:hAnsi="Segoe UI" w:cs="Segoe UI"/>
            <w:noProof/>
            <w:rPrChange w:id="345" w:author="Kitase" w:date="2015-07-26T16:23:00Z">
              <w:rPr>
                <w:rStyle w:val="Hyperlink"/>
                <w:noProof/>
              </w:rPr>
            </w:rPrChange>
          </w:rPr>
          <w:fldChar w:fldCharType="end"/>
        </w:r>
      </w:ins>
    </w:p>
    <w:p w14:paraId="3C127065" w14:textId="77777777" w:rsidR="00DF1A2F" w:rsidRPr="00DF1A2F" w:rsidRDefault="00DF1A2F">
      <w:pPr>
        <w:pStyle w:val="TOC3"/>
        <w:tabs>
          <w:tab w:val="left" w:pos="1260"/>
          <w:tab w:val="right" w:leader="dot" w:pos="9060"/>
        </w:tabs>
        <w:rPr>
          <w:ins w:id="346" w:author="Kitase" w:date="2015-07-26T16:23:00Z"/>
          <w:rFonts w:ascii="Segoe UI" w:eastAsia="Meiryo UI" w:hAnsi="Segoe UI" w:cs="Segoe UI"/>
          <w:noProof/>
          <w:szCs w:val="22"/>
          <w:rPrChange w:id="347" w:author="Kitase" w:date="2015-07-26T16:23:00Z">
            <w:rPr>
              <w:ins w:id="348" w:author="Kitase" w:date="2015-07-26T16:23:00Z"/>
              <w:rFonts w:asciiTheme="minorHAnsi" w:eastAsiaTheme="minorEastAsia" w:hAnsiTheme="minorHAnsi" w:cstheme="minorBidi"/>
              <w:noProof/>
              <w:szCs w:val="22"/>
            </w:rPr>
          </w:rPrChange>
        </w:rPr>
      </w:pPr>
      <w:ins w:id="349" w:author="Kitase" w:date="2015-07-26T16:23:00Z">
        <w:r w:rsidRPr="00DF1A2F">
          <w:rPr>
            <w:rStyle w:val="Hyperlink"/>
            <w:rFonts w:ascii="Segoe UI" w:eastAsia="Meiryo UI" w:hAnsi="Segoe UI" w:cs="Segoe UI"/>
            <w:noProof/>
            <w:rPrChange w:id="350" w:author="Kitase" w:date="2015-07-26T16:23:00Z">
              <w:rPr>
                <w:rStyle w:val="Hyperlink"/>
                <w:noProof/>
              </w:rPr>
            </w:rPrChange>
          </w:rPr>
          <w:fldChar w:fldCharType="begin"/>
        </w:r>
        <w:r w:rsidRPr="00DF1A2F">
          <w:rPr>
            <w:rStyle w:val="Hyperlink"/>
            <w:rFonts w:ascii="Segoe UI" w:eastAsia="Meiryo UI" w:hAnsi="Segoe UI" w:cs="Segoe UI"/>
            <w:noProof/>
            <w:rPrChange w:id="351" w:author="Kitase" w:date="2015-07-26T16:23:00Z">
              <w:rPr>
                <w:rStyle w:val="Hyperlink"/>
                <w:noProof/>
              </w:rPr>
            </w:rPrChange>
          </w:rPr>
          <w:instrText xml:space="preserve"> </w:instrText>
        </w:r>
        <w:r w:rsidRPr="00DF1A2F">
          <w:rPr>
            <w:rFonts w:ascii="Segoe UI" w:eastAsia="Meiryo UI" w:hAnsi="Segoe UI" w:cs="Segoe UI"/>
            <w:noProof/>
            <w:rPrChange w:id="352" w:author="Kitase" w:date="2015-07-26T16:23:00Z">
              <w:rPr>
                <w:noProof/>
              </w:rPr>
            </w:rPrChange>
          </w:rPr>
          <w:instrText>HYPERLINK \l "_Toc425691135"</w:instrText>
        </w:r>
        <w:r w:rsidRPr="00DF1A2F">
          <w:rPr>
            <w:rStyle w:val="Hyperlink"/>
            <w:rFonts w:ascii="Segoe UI" w:eastAsia="Meiryo UI" w:hAnsi="Segoe UI" w:cs="Segoe UI"/>
            <w:noProof/>
            <w:rPrChange w:id="353" w:author="Kitase" w:date="2015-07-26T16:23:00Z">
              <w:rPr>
                <w:rStyle w:val="Hyperlink"/>
                <w:noProof/>
              </w:rPr>
            </w:rPrChange>
          </w:rPr>
          <w:instrText xml:space="preserve"> </w:instrText>
        </w:r>
        <w:r w:rsidRPr="00DF1A2F">
          <w:rPr>
            <w:rStyle w:val="Hyperlink"/>
            <w:rFonts w:ascii="Segoe UI" w:eastAsia="Meiryo UI" w:hAnsi="Segoe UI" w:cs="Segoe UI"/>
            <w:noProof/>
            <w:rPrChange w:id="354" w:author="Kitase" w:date="2015-07-26T16:23:00Z">
              <w:rPr>
                <w:rStyle w:val="Hyperlink"/>
                <w:noProof/>
              </w:rPr>
            </w:rPrChange>
          </w:rPr>
          <w:fldChar w:fldCharType="separate"/>
        </w:r>
        <w:r w:rsidRPr="00DF1A2F">
          <w:rPr>
            <w:rStyle w:val="Hyperlink"/>
            <w:rFonts w:ascii="Segoe UI" w:eastAsia="Meiryo UI" w:hAnsi="Segoe UI" w:cs="Segoe UI"/>
            <w:noProof/>
            <w:rPrChange w:id="355" w:author="Kitase" w:date="2015-07-26T16:23:00Z">
              <w:rPr>
                <w:rStyle w:val="Hyperlink"/>
                <w:rFonts w:ascii="Segoe UI" w:eastAsia="Meiryo UI" w:hAnsi="Segoe UI"/>
                <w:noProof/>
              </w:rPr>
            </w:rPrChange>
          </w:rPr>
          <w:t>5.3.3.</w:t>
        </w:r>
        <w:r w:rsidRPr="00DF1A2F">
          <w:rPr>
            <w:rFonts w:ascii="Segoe UI" w:eastAsia="Meiryo UI" w:hAnsi="Segoe UI" w:cs="Segoe UI"/>
            <w:noProof/>
            <w:szCs w:val="22"/>
            <w:rPrChange w:id="356" w:author="Kitase" w:date="2015-07-26T16:23:00Z">
              <w:rPr>
                <w:rFonts w:asciiTheme="minorHAnsi" w:eastAsiaTheme="minorEastAsia" w:hAnsiTheme="minorHAnsi" w:cstheme="minorBidi"/>
                <w:noProof/>
                <w:szCs w:val="22"/>
              </w:rPr>
            </w:rPrChange>
          </w:rPr>
          <w:tab/>
        </w:r>
        <w:r w:rsidRPr="00DF1A2F">
          <w:rPr>
            <w:rStyle w:val="Hyperlink"/>
            <w:rFonts w:ascii="Segoe UI" w:eastAsia="Meiryo UI" w:hAnsi="Segoe UI" w:cs="Segoe UI" w:hint="eastAsia"/>
            <w:noProof/>
          </w:rPr>
          <w:t>二台目のセットアップ</w:t>
        </w:r>
        <w:r w:rsidRPr="00DF1A2F">
          <w:rPr>
            <w:rFonts w:ascii="Segoe UI" w:eastAsia="Meiryo UI" w:hAnsi="Segoe UI" w:cs="Segoe UI"/>
            <w:noProof/>
            <w:webHidden/>
            <w:rPrChange w:id="357" w:author="Kitase" w:date="2015-07-26T16:23:00Z">
              <w:rPr>
                <w:noProof/>
                <w:webHidden/>
              </w:rPr>
            </w:rPrChange>
          </w:rPr>
          <w:tab/>
        </w:r>
        <w:r w:rsidRPr="00DF1A2F">
          <w:rPr>
            <w:rFonts w:ascii="Segoe UI" w:eastAsia="Meiryo UI" w:hAnsi="Segoe UI" w:cs="Segoe UI"/>
            <w:noProof/>
            <w:webHidden/>
            <w:rPrChange w:id="358" w:author="Kitase" w:date="2015-07-26T16:23:00Z">
              <w:rPr>
                <w:noProof/>
                <w:webHidden/>
              </w:rPr>
            </w:rPrChange>
          </w:rPr>
          <w:fldChar w:fldCharType="begin"/>
        </w:r>
        <w:r w:rsidRPr="00DF1A2F">
          <w:rPr>
            <w:rFonts w:ascii="Segoe UI" w:eastAsia="Meiryo UI" w:hAnsi="Segoe UI" w:cs="Segoe UI"/>
            <w:noProof/>
            <w:webHidden/>
            <w:rPrChange w:id="359" w:author="Kitase" w:date="2015-07-26T16:23:00Z">
              <w:rPr>
                <w:noProof/>
                <w:webHidden/>
              </w:rPr>
            </w:rPrChange>
          </w:rPr>
          <w:instrText xml:space="preserve"> PAGEREF _Toc425691135 \h </w:instrText>
        </w:r>
      </w:ins>
      <w:r w:rsidRPr="00DF1A2F">
        <w:rPr>
          <w:rFonts w:ascii="Segoe UI" w:eastAsia="Meiryo UI" w:hAnsi="Segoe UI" w:cs="Segoe UI"/>
          <w:noProof/>
          <w:webHidden/>
          <w:rPrChange w:id="360" w:author="Kitase" w:date="2015-07-26T16:23:00Z">
            <w:rPr>
              <w:rFonts w:ascii="Segoe UI" w:eastAsia="Meiryo UI" w:hAnsi="Segoe UI" w:cs="Segoe UI"/>
              <w:noProof/>
              <w:webHidden/>
            </w:rPr>
          </w:rPrChange>
        </w:rPr>
      </w:r>
      <w:r w:rsidRPr="00DF1A2F">
        <w:rPr>
          <w:rFonts w:ascii="Segoe UI" w:eastAsia="Meiryo UI" w:hAnsi="Segoe UI" w:cs="Segoe UI"/>
          <w:noProof/>
          <w:webHidden/>
          <w:rPrChange w:id="361" w:author="Kitase" w:date="2015-07-26T16:23:00Z">
            <w:rPr>
              <w:noProof/>
              <w:webHidden/>
            </w:rPr>
          </w:rPrChange>
        </w:rPr>
        <w:fldChar w:fldCharType="separate"/>
      </w:r>
      <w:ins w:id="362" w:author="Kitase" w:date="2015-08-02T09:52:00Z">
        <w:r w:rsidR="00A17E52">
          <w:rPr>
            <w:rFonts w:ascii="Segoe UI" w:eastAsia="Meiryo UI" w:hAnsi="Segoe UI" w:cs="Segoe UI"/>
            <w:noProof/>
            <w:webHidden/>
          </w:rPr>
          <w:t>20</w:t>
        </w:r>
      </w:ins>
      <w:ins w:id="363" w:author="Kitase" w:date="2015-07-26T16:23:00Z">
        <w:r w:rsidRPr="00DF1A2F">
          <w:rPr>
            <w:rFonts w:ascii="Segoe UI" w:eastAsia="Meiryo UI" w:hAnsi="Segoe UI" w:cs="Segoe UI"/>
            <w:noProof/>
            <w:webHidden/>
            <w:rPrChange w:id="364" w:author="Kitase" w:date="2015-07-26T16:23:00Z">
              <w:rPr>
                <w:noProof/>
                <w:webHidden/>
              </w:rPr>
            </w:rPrChange>
          </w:rPr>
          <w:fldChar w:fldCharType="end"/>
        </w:r>
        <w:r w:rsidRPr="00DF1A2F">
          <w:rPr>
            <w:rStyle w:val="Hyperlink"/>
            <w:rFonts w:ascii="Segoe UI" w:eastAsia="Meiryo UI" w:hAnsi="Segoe UI" w:cs="Segoe UI"/>
            <w:noProof/>
            <w:rPrChange w:id="365" w:author="Kitase" w:date="2015-07-26T16:23:00Z">
              <w:rPr>
                <w:rStyle w:val="Hyperlink"/>
                <w:noProof/>
              </w:rPr>
            </w:rPrChange>
          </w:rPr>
          <w:fldChar w:fldCharType="end"/>
        </w:r>
      </w:ins>
    </w:p>
    <w:p w14:paraId="2A6EB23A" w14:textId="77777777" w:rsidR="00DF1A2F" w:rsidRPr="00DF1A2F" w:rsidRDefault="00DF1A2F">
      <w:pPr>
        <w:pStyle w:val="TOC3"/>
        <w:tabs>
          <w:tab w:val="left" w:pos="1260"/>
          <w:tab w:val="right" w:leader="dot" w:pos="9060"/>
        </w:tabs>
        <w:rPr>
          <w:ins w:id="366" w:author="Kitase" w:date="2015-07-26T16:23:00Z"/>
          <w:rFonts w:ascii="Segoe UI" w:eastAsia="Meiryo UI" w:hAnsi="Segoe UI" w:cs="Segoe UI"/>
          <w:noProof/>
          <w:szCs w:val="22"/>
          <w:rPrChange w:id="367" w:author="Kitase" w:date="2015-07-26T16:23:00Z">
            <w:rPr>
              <w:ins w:id="368" w:author="Kitase" w:date="2015-07-26T16:23:00Z"/>
              <w:rFonts w:asciiTheme="minorHAnsi" w:eastAsiaTheme="minorEastAsia" w:hAnsiTheme="minorHAnsi" w:cstheme="minorBidi"/>
              <w:noProof/>
              <w:szCs w:val="22"/>
            </w:rPr>
          </w:rPrChange>
        </w:rPr>
      </w:pPr>
      <w:ins w:id="369" w:author="Kitase" w:date="2015-07-26T16:23:00Z">
        <w:r w:rsidRPr="00DF1A2F">
          <w:rPr>
            <w:rStyle w:val="Hyperlink"/>
            <w:rFonts w:ascii="Segoe UI" w:eastAsia="Meiryo UI" w:hAnsi="Segoe UI" w:cs="Segoe UI"/>
            <w:noProof/>
            <w:rPrChange w:id="370" w:author="Kitase" w:date="2015-07-26T16:23:00Z">
              <w:rPr>
                <w:rStyle w:val="Hyperlink"/>
                <w:noProof/>
              </w:rPr>
            </w:rPrChange>
          </w:rPr>
          <w:fldChar w:fldCharType="begin"/>
        </w:r>
        <w:r w:rsidRPr="00DF1A2F">
          <w:rPr>
            <w:rStyle w:val="Hyperlink"/>
            <w:rFonts w:ascii="Segoe UI" w:eastAsia="Meiryo UI" w:hAnsi="Segoe UI" w:cs="Segoe UI"/>
            <w:noProof/>
            <w:rPrChange w:id="371" w:author="Kitase" w:date="2015-07-26T16:23:00Z">
              <w:rPr>
                <w:rStyle w:val="Hyperlink"/>
                <w:noProof/>
              </w:rPr>
            </w:rPrChange>
          </w:rPr>
          <w:instrText xml:space="preserve"> </w:instrText>
        </w:r>
        <w:r w:rsidRPr="00DF1A2F">
          <w:rPr>
            <w:rFonts w:ascii="Segoe UI" w:eastAsia="Meiryo UI" w:hAnsi="Segoe UI" w:cs="Segoe UI"/>
            <w:noProof/>
            <w:rPrChange w:id="372" w:author="Kitase" w:date="2015-07-26T16:23:00Z">
              <w:rPr>
                <w:noProof/>
              </w:rPr>
            </w:rPrChange>
          </w:rPr>
          <w:instrText>HYPERLINK \l "_Toc425691136"</w:instrText>
        </w:r>
        <w:r w:rsidRPr="00DF1A2F">
          <w:rPr>
            <w:rStyle w:val="Hyperlink"/>
            <w:rFonts w:ascii="Segoe UI" w:eastAsia="Meiryo UI" w:hAnsi="Segoe UI" w:cs="Segoe UI"/>
            <w:noProof/>
            <w:rPrChange w:id="373" w:author="Kitase" w:date="2015-07-26T16:23:00Z">
              <w:rPr>
                <w:rStyle w:val="Hyperlink"/>
                <w:noProof/>
              </w:rPr>
            </w:rPrChange>
          </w:rPr>
          <w:instrText xml:space="preserve"> </w:instrText>
        </w:r>
        <w:r w:rsidRPr="00DF1A2F">
          <w:rPr>
            <w:rStyle w:val="Hyperlink"/>
            <w:rFonts w:ascii="Segoe UI" w:eastAsia="Meiryo UI" w:hAnsi="Segoe UI" w:cs="Segoe UI"/>
            <w:noProof/>
            <w:rPrChange w:id="374" w:author="Kitase" w:date="2015-07-26T16:23:00Z">
              <w:rPr>
                <w:rStyle w:val="Hyperlink"/>
                <w:noProof/>
              </w:rPr>
            </w:rPrChange>
          </w:rPr>
          <w:fldChar w:fldCharType="separate"/>
        </w:r>
        <w:r w:rsidRPr="00DF1A2F">
          <w:rPr>
            <w:rStyle w:val="Hyperlink"/>
            <w:rFonts w:ascii="Segoe UI" w:eastAsia="Meiryo UI" w:hAnsi="Segoe UI" w:cs="Segoe UI"/>
            <w:noProof/>
            <w:rPrChange w:id="375" w:author="Kitase" w:date="2015-07-26T16:23:00Z">
              <w:rPr>
                <w:rStyle w:val="Hyperlink"/>
                <w:rFonts w:ascii="Segoe UI" w:eastAsia="Meiryo UI" w:hAnsi="Segoe UI"/>
                <w:noProof/>
              </w:rPr>
            </w:rPrChange>
          </w:rPr>
          <w:t>5.3.4.</w:t>
        </w:r>
        <w:r w:rsidRPr="00DF1A2F">
          <w:rPr>
            <w:rFonts w:ascii="Segoe UI" w:eastAsia="Meiryo UI" w:hAnsi="Segoe UI" w:cs="Segoe UI"/>
            <w:noProof/>
            <w:szCs w:val="22"/>
            <w:rPrChange w:id="376" w:author="Kitase" w:date="2015-07-26T16:23:00Z">
              <w:rPr>
                <w:rFonts w:asciiTheme="minorHAnsi" w:eastAsiaTheme="minorEastAsia" w:hAnsiTheme="minorHAnsi" w:cstheme="minorBidi"/>
                <w:noProof/>
                <w:szCs w:val="22"/>
              </w:rPr>
            </w:rPrChange>
          </w:rPr>
          <w:tab/>
        </w:r>
        <w:r w:rsidRPr="00DF1A2F">
          <w:rPr>
            <w:rStyle w:val="Hyperlink"/>
            <w:rFonts w:ascii="Segoe UI" w:eastAsia="Meiryo UI" w:hAnsi="Segoe UI" w:cs="Segoe UI"/>
            <w:noProof/>
          </w:rPr>
          <w:t>SoftLayer Object</w:t>
        </w:r>
        <w:r w:rsidRPr="00DF1A2F">
          <w:rPr>
            <w:rStyle w:val="Hyperlink"/>
            <w:rFonts w:ascii="Segoe UI" w:eastAsia="Meiryo UI" w:hAnsi="Segoe UI" w:cs="Segoe UI" w:hint="eastAsia"/>
            <w:noProof/>
          </w:rPr>
          <w:t xml:space="preserve">　</w:t>
        </w:r>
        <w:r w:rsidRPr="00DF1A2F">
          <w:rPr>
            <w:rStyle w:val="Hyperlink"/>
            <w:rFonts w:ascii="Segoe UI" w:eastAsia="Meiryo UI" w:hAnsi="Segoe UI" w:cs="Segoe UI"/>
            <w:noProof/>
          </w:rPr>
          <w:t>Storage</w:t>
        </w:r>
        <w:r w:rsidRPr="00DF1A2F">
          <w:rPr>
            <w:rStyle w:val="Hyperlink"/>
            <w:rFonts w:ascii="Segoe UI" w:eastAsia="Meiryo UI" w:hAnsi="Segoe UI" w:cs="Segoe UI" w:hint="eastAsia"/>
            <w:noProof/>
          </w:rPr>
          <w:t>の設定</w:t>
        </w:r>
        <w:r w:rsidRPr="00DF1A2F">
          <w:rPr>
            <w:rFonts w:ascii="Segoe UI" w:eastAsia="Meiryo UI" w:hAnsi="Segoe UI" w:cs="Segoe UI"/>
            <w:noProof/>
            <w:webHidden/>
            <w:rPrChange w:id="377" w:author="Kitase" w:date="2015-07-26T16:23:00Z">
              <w:rPr>
                <w:noProof/>
                <w:webHidden/>
              </w:rPr>
            </w:rPrChange>
          </w:rPr>
          <w:tab/>
        </w:r>
        <w:r w:rsidRPr="00DF1A2F">
          <w:rPr>
            <w:rFonts w:ascii="Segoe UI" w:eastAsia="Meiryo UI" w:hAnsi="Segoe UI" w:cs="Segoe UI"/>
            <w:noProof/>
            <w:webHidden/>
            <w:rPrChange w:id="378" w:author="Kitase" w:date="2015-07-26T16:23:00Z">
              <w:rPr>
                <w:noProof/>
                <w:webHidden/>
              </w:rPr>
            </w:rPrChange>
          </w:rPr>
          <w:fldChar w:fldCharType="begin"/>
        </w:r>
        <w:r w:rsidRPr="00DF1A2F">
          <w:rPr>
            <w:rFonts w:ascii="Segoe UI" w:eastAsia="Meiryo UI" w:hAnsi="Segoe UI" w:cs="Segoe UI"/>
            <w:noProof/>
            <w:webHidden/>
            <w:rPrChange w:id="379" w:author="Kitase" w:date="2015-07-26T16:23:00Z">
              <w:rPr>
                <w:noProof/>
                <w:webHidden/>
              </w:rPr>
            </w:rPrChange>
          </w:rPr>
          <w:instrText xml:space="preserve"> PAGEREF _Toc425691136 \h </w:instrText>
        </w:r>
      </w:ins>
      <w:r w:rsidRPr="00DF1A2F">
        <w:rPr>
          <w:rFonts w:ascii="Segoe UI" w:eastAsia="Meiryo UI" w:hAnsi="Segoe UI" w:cs="Segoe UI"/>
          <w:noProof/>
          <w:webHidden/>
          <w:rPrChange w:id="380" w:author="Kitase" w:date="2015-07-26T16:23:00Z">
            <w:rPr>
              <w:rFonts w:ascii="Segoe UI" w:eastAsia="Meiryo UI" w:hAnsi="Segoe UI" w:cs="Segoe UI"/>
              <w:noProof/>
              <w:webHidden/>
            </w:rPr>
          </w:rPrChange>
        </w:rPr>
      </w:r>
      <w:r w:rsidRPr="00DF1A2F">
        <w:rPr>
          <w:rFonts w:ascii="Segoe UI" w:eastAsia="Meiryo UI" w:hAnsi="Segoe UI" w:cs="Segoe UI"/>
          <w:noProof/>
          <w:webHidden/>
          <w:rPrChange w:id="381" w:author="Kitase" w:date="2015-07-26T16:23:00Z">
            <w:rPr>
              <w:noProof/>
              <w:webHidden/>
            </w:rPr>
          </w:rPrChange>
        </w:rPr>
        <w:fldChar w:fldCharType="separate"/>
      </w:r>
      <w:ins w:id="382" w:author="Kitase" w:date="2015-08-02T09:52:00Z">
        <w:r w:rsidR="00A17E52">
          <w:rPr>
            <w:rFonts w:ascii="Segoe UI" w:eastAsia="Meiryo UI" w:hAnsi="Segoe UI" w:cs="Segoe UI"/>
            <w:noProof/>
            <w:webHidden/>
          </w:rPr>
          <w:t>21</w:t>
        </w:r>
      </w:ins>
      <w:ins w:id="383" w:author="Kitase" w:date="2015-07-26T16:23:00Z">
        <w:r w:rsidRPr="00DF1A2F">
          <w:rPr>
            <w:rFonts w:ascii="Segoe UI" w:eastAsia="Meiryo UI" w:hAnsi="Segoe UI" w:cs="Segoe UI"/>
            <w:noProof/>
            <w:webHidden/>
            <w:rPrChange w:id="384" w:author="Kitase" w:date="2015-07-26T16:23:00Z">
              <w:rPr>
                <w:noProof/>
                <w:webHidden/>
              </w:rPr>
            </w:rPrChange>
          </w:rPr>
          <w:fldChar w:fldCharType="end"/>
        </w:r>
        <w:r w:rsidRPr="00DF1A2F">
          <w:rPr>
            <w:rStyle w:val="Hyperlink"/>
            <w:rFonts w:ascii="Segoe UI" w:eastAsia="Meiryo UI" w:hAnsi="Segoe UI" w:cs="Segoe UI"/>
            <w:noProof/>
            <w:rPrChange w:id="385" w:author="Kitase" w:date="2015-07-26T16:23:00Z">
              <w:rPr>
                <w:rStyle w:val="Hyperlink"/>
                <w:noProof/>
              </w:rPr>
            </w:rPrChange>
          </w:rPr>
          <w:fldChar w:fldCharType="end"/>
        </w:r>
      </w:ins>
    </w:p>
    <w:p w14:paraId="73B8253F" w14:textId="77777777" w:rsidR="00DF1A2F" w:rsidRPr="00DF1A2F" w:rsidRDefault="00DF1A2F">
      <w:pPr>
        <w:pStyle w:val="TOC2"/>
        <w:tabs>
          <w:tab w:val="left" w:pos="840"/>
          <w:tab w:val="right" w:leader="dot" w:pos="9060"/>
        </w:tabs>
        <w:rPr>
          <w:ins w:id="386" w:author="Kitase" w:date="2015-07-26T16:23:00Z"/>
          <w:rFonts w:ascii="Segoe UI" w:eastAsia="Meiryo UI" w:hAnsi="Segoe UI" w:cs="Segoe UI"/>
          <w:noProof/>
          <w:szCs w:val="22"/>
          <w:rPrChange w:id="387" w:author="Kitase" w:date="2015-07-26T16:23:00Z">
            <w:rPr>
              <w:ins w:id="388" w:author="Kitase" w:date="2015-07-26T16:23:00Z"/>
              <w:rFonts w:asciiTheme="minorHAnsi" w:eastAsiaTheme="minorEastAsia" w:hAnsiTheme="minorHAnsi" w:cstheme="minorBidi"/>
              <w:noProof/>
              <w:szCs w:val="22"/>
            </w:rPr>
          </w:rPrChange>
        </w:rPr>
      </w:pPr>
      <w:ins w:id="389" w:author="Kitase" w:date="2015-07-26T16:23:00Z">
        <w:r w:rsidRPr="00DF1A2F">
          <w:rPr>
            <w:rStyle w:val="Hyperlink"/>
            <w:rFonts w:ascii="Segoe UI" w:eastAsia="Meiryo UI" w:hAnsi="Segoe UI" w:cs="Segoe UI"/>
            <w:noProof/>
            <w:rPrChange w:id="390" w:author="Kitase" w:date="2015-07-26T16:23:00Z">
              <w:rPr>
                <w:rStyle w:val="Hyperlink"/>
                <w:noProof/>
              </w:rPr>
            </w:rPrChange>
          </w:rPr>
          <w:fldChar w:fldCharType="begin"/>
        </w:r>
        <w:r w:rsidRPr="00DF1A2F">
          <w:rPr>
            <w:rStyle w:val="Hyperlink"/>
            <w:rFonts w:ascii="Segoe UI" w:eastAsia="Meiryo UI" w:hAnsi="Segoe UI" w:cs="Segoe UI"/>
            <w:noProof/>
            <w:rPrChange w:id="391" w:author="Kitase" w:date="2015-07-26T16:23:00Z">
              <w:rPr>
                <w:rStyle w:val="Hyperlink"/>
                <w:noProof/>
              </w:rPr>
            </w:rPrChange>
          </w:rPr>
          <w:instrText xml:space="preserve"> </w:instrText>
        </w:r>
        <w:r w:rsidRPr="00DF1A2F">
          <w:rPr>
            <w:rFonts w:ascii="Segoe UI" w:eastAsia="Meiryo UI" w:hAnsi="Segoe UI" w:cs="Segoe UI"/>
            <w:noProof/>
            <w:rPrChange w:id="392" w:author="Kitase" w:date="2015-07-26T16:23:00Z">
              <w:rPr>
                <w:noProof/>
              </w:rPr>
            </w:rPrChange>
          </w:rPr>
          <w:instrText>HYPERLINK \l "_Toc425691137"</w:instrText>
        </w:r>
        <w:r w:rsidRPr="00DF1A2F">
          <w:rPr>
            <w:rStyle w:val="Hyperlink"/>
            <w:rFonts w:ascii="Segoe UI" w:eastAsia="Meiryo UI" w:hAnsi="Segoe UI" w:cs="Segoe UI"/>
            <w:noProof/>
            <w:rPrChange w:id="393" w:author="Kitase" w:date="2015-07-26T16:23:00Z">
              <w:rPr>
                <w:rStyle w:val="Hyperlink"/>
                <w:noProof/>
              </w:rPr>
            </w:rPrChange>
          </w:rPr>
          <w:instrText xml:space="preserve"> </w:instrText>
        </w:r>
        <w:r w:rsidRPr="00DF1A2F">
          <w:rPr>
            <w:rStyle w:val="Hyperlink"/>
            <w:rFonts w:ascii="Segoe UI" w:eastAsia="Meiryo UI" w:hAnsi="Segoe UI" w:cs="Segoe UI"/>
            <w:noProof/>
            <w:rPrChange w:id="394" w:author="Kitase" w:date="2015-07-26T16:23:00Z">
              <w:rPr>
                <w:rStyle w:val="Hyperlink"/>
                <w:noProof/>
              </w:rPr>
            </w:rPrChange>
          </w:rPr>
          <w:fldChar w:fldCharType="separate"/>
        </w:r>
        <w:r w:rsidRPr="00DF1A2F">
          <w:rPr>
            <w:rStyle w:val="Hyperlink"/>
            <w:rFonts w:ascii="Segoe UI" w:eastAsia="Meiryo UI" w:hAnsi="Segoe UI" w:cs="Segoe UI"/>
            <w:noProof/>
            <w:rPrChange w:id="395" w:author="Kitase" w:date="2015-07-26T16:23:00Z">
              <w:rPr>
                <w:rStyle w:val="Hyperlink"/>
                <w:rFonts w:ascii="Segoe UI" w:eastAsia="Meiryo UI" w:hAnsi="Segoe UI"/>
                <w:noProof/>
              </w:rPr>
            </w:rPrChange>
          </w:rPr>
          <w:t>5.4.</w:t>
        </w:r>
        <w:r w:rsidRPr="00DF1A2F">
          <w:rPr>
            <w:rFonts w:ascii="Segoe UI" w:eastAsia="Meiryo UI" w:hAnsi="Segoe UI" w:cs="Segoe UI"/>
            <w:noProof/>
            <w:szCs w:val="22"/>
            <w:rPrChange w:id="396" w:author="Kitase" w:date="2015-07-26T16:23:00Z">
              <w:rPr>
                <w:rFonts w:asciiTheme="minorHAnsi" w:eastAsiaTheme="minorEastAsia" w:hAnsiTheme="minorHAnsi" w:cstheme="minorBidi"/>
                <w:noProof/>
                <w:szCs w:val="22"/>
              </w:rPr>
            </w:rPrChange>
          </w:rPr>
          <w:tab/>
        </w:r>
        <w:r w:rsidRPr="00DF1A2F">
          <w:rPr>
            <w:rStyle w:val="Hyperlink"/>
            <w:rFonts w:ascii="Segoe UI" w:eastAsia="Meiryo UI" w:hAnsi="Segoe UI" w:cs="Segoe UI"/>
            <w:noProof/>
          </w:rPr>
          <w:t>Load Balancer</w:t>
        </w:r>
        <w:r w:rsidRPr="00DF1A2F">
          <w:rPr>
            <w:rFonts w:ascii="Segoe UI" w:eastAsia="Meiryo UI" w:hAnsi="Segoe UI" w:cs="Segoe UI"/>
            <w:noProof/>
            <w:webHidden/>
            <w:rPrChange w:id="397" w:author="Kitase" w:date="2015-07-26T16:23:00Z">
              <w:rPr>
                <w:noProof/>
                <w:webHidden/>
              </w:rPr>
            </w:rPrChange>
          </w:rPr>
          <w:tab/>
        </w:r>
        <w:r w:rsidRPr="00DF1A2F">
          <w:rPr>
            <w:rFonts w:ascii="Segoe UI" w:eastAsia="Meiryo UI" w:hAnsi="Segoe UI" w:cs="Segoe UI"/>
            <w:noProof/>
            <w:webHidden/>
            <w:rPrChange w:id="398" w:author="Kitase" w:date="2015-07-26T16:23:00Z">
              <w:rPr>
                <w:noProof/>
                <w:webHidden/>
              </w:rPr>
            </w:rPrChange>
          </w:rPr>
          <w:fldChar w:fldCharType="begin"/>
        </w:r>
        <w:r w:rsidRPr="00DF1A2F">
          <w:rPr>
            <w:rFonts w:ascii="Segoe UI" w:eastAsia="Meiryo UI" w:hAnsi="Segoe UI" w:cs="Segoe UI"/>
            <w:noProof/>
            <w:webHidden/>
            <w:rPrChange w:id="399" w:author="Kitase" w:date="2015-07-26T16:23:00Z">
              <w:rPr>
                <w:noProof/>
                <w:webHidden/>
              </w:rPr>
            </w:rPrChange>
          </w:rPr>
          <w:instrText xml:space="preserve"> PAGEREF _Toc425691137 \h </w:instrText>
        </w:r>
      </w:ins>
      <w:r w:rsidRPr="00DF1A2F">
        <w:rPr>
          <w:rFonts w:ascii="Segoe UI" w:eastAsia="Meiryo UI" w:hAnsi="Segoe UI" w:cs="Segoe UI"/>
          <w:noProof/>
          <w:webHidden/>
          <w:rPrChange w:id="400" w:author="Kitase" w:date="2015-07-26T16:23:00Z">
            <w:rPr>
              <w:rFonts w:ascii="Segoe UI" w:eastAsia="Meiryo UI" w:hAnsi="Segoe UI" w:cs="Segoe UI"/>
              <w:noProof/>
              <w:webHidden/>
            </w:rPr>
          </w:rPrChange>
        </w:rPr>
      </w:r>
      <w:r w:rsidRPr="00DF1A2F">
        <w:rPr>
          <w:rFonts w:ascii="Segoe UI" w:eastAsia="Meiryo UI" w:hAnsi="Segoe UI" w:cs="Segoe UI"/>
          <w:noProof/>
          <w:webHidden/>
          <w:rPrChange w:id="401" w:author="Kitase" w:date="2015-07-26T16:23:00Z">
            <w:rPr>
              <w:noProof/>
              <w:webHidden/>
            </w:rPr>
          </w:rPrChange>
        </w:rPr>
        <w:fldChar w:fldCharType="separate"/>
      </w:r>
      <w:ins w:id="402" w:author="Kitase" w:date="2015-08-02T09:52:00Z">
        <w:r w:rsidR="00A17E52">
          <w:rPr>
            <w:rFonts w:ascii="Segoe UI" w:eastAsia="Meiryo UI" w:hAnsi="Segoe UI" w:cs="Segoe UI"/>
            <w:noProof/>
            <w:webHidden/>
          </w:rPr>
          <w:t>25</w:t>
        </w:r>
      </w:ins>
      <w:ins w:id="403" w:author="Kitase" w:date="2015-07-26T16:23:00Z">
        <w:r w:rsidRPr="00DF1A2F">
          <w:rPr>
            <w:rFonts w:ascii="Segoe UI" w:eastAsia="Meiryo UI" w:hAnsi="Segoe UI" w:cs="Segoe UI"/>
            <w:noProof/>
            <w:webHidden/>
            <w:rPrChange w:id="404" w:author="Kitase" w:date="2015-07-26T16:23:00Z">
              <w:rPr>
                <w:noProof/>
                <w:webHidden/>
              </w:rPr>
            </w:rPrChange>
          </w:rPr>
          <w:fldChar w:fldCharType="end"/>
        </w:r>
        <w:r w:rsidRPr="00DF1A2F">
          <w:rPr>
            <w:rStyle w:val="Hyperlink"/>
            <w:rFonts w:ascii="Segoe UI" w:eastAsia="Meiryo UI" w:hAnsi="Segoe UI" w:cs="Segoe UI"/>
            <w:noProof/>
            <w:rPrChange w:id="405" w:author="Kitase" w:date="2015-07-26T16:23:00Z">
              <w:rPr>
                <w:rStyle w:val="Hyperlink"/>
                <w:noProof/>
              </w:rPr>
            </w:rPrChange>
          </w:rPr>
          <w:fldChar w:fldCharType="end"/>
        </w:r>
      </w:ins>
    </w:p>
    <w:p w14:paraId="7A79DB58" w14:textId="77777777" w:rsidR="00DF1A2F" w:rsidRPr="00DF1A2F" w:rsidRDefault="00DF1A2F">
      <w:pPr>
        <w:pStyle w:val="TOC3"/>
        <w:tabs>
          <w:tab w:val="left" w:pos="1260"/>
          <w:tab w:val="right" w:leader="dot" w:pos="9060"/>
        </w:tabs>
        <w:rPr>
          <w:ins w:id="406" w:author="Kitase" w:date="2015-07-26T16:23:00Z"/>
          <w:rFonts w:ascii="Segoe UI" w:eastAsia="Meiryo UI" w:hAnsi="Segoe UI" w:cs="Segoe UI"/>
          <w:noProof/>
          <w:szCs w:val="22"/>
          <w:rPrChange w:id="407" w:author="Kitase" w:date="2015-07-26T16:23:00Z">
            <w:rPr>
              <w:ins w:id="408" w:author="Kitase" w:date="2015-07-26T16:23:00Z"/>
              <w:rFonts w:asciiTheme="minorHAnsi" w:eastAsiaTheme="minorEastAsia" w:hAnsiTheme="minorHAnsi" w:cstheme="minorBidi"/>
              <w:noProof/>
              <w:szCs w:val="22"/>
            </w:rPr>
          </w:rPrChange>
        </w:rPr>
      </w:pPr>
      <w:ins w:id="409" w:author="Kitase" w:date="2015-07-26T16:23:00Z">
        <w:r w:rsidRPr="00DF1A2F">
          <w:rPr>
            <w:rStyle w:val="Hyperlink"/>
            <w:rFonts w:ascii="Segoe UI" w:eastAsia="Meiryo UI" w:hAnsi="Segoe UI" w:cs="Segoe UI"/>
            <w:noProof/>
            <w:rPrChange w:id="410" w:author="Kitase" w:date="2015-07-26T16:23:00Z">
              <w:rPr>
                <w:rStyle w:val="Hyperlink"/>
                <w:noProof/>
              </w:rPr>
            </w:rPrChange>
          </w:rPr>
          <w:fldChar w:fldCharType="begin"/>
        </w:r>
        <w:r w:rsidRPr="00DF1A2F">
          <w:rPr>
            <w:rStyle w:val="Hyperlink"/>
            <w:rFonts w:ascii="Segoe UI" w:eastAsia="Meiryo UI" w:hAnsi="Segoe UI" w:cs="Segoe UI"/>
            <w:noProof/>
            <w:rPrChange w:id="411" w:author="Kitase" w:date="2015-07-26T16:23:00Z">
              <w:rPr>
                <w:rStyle w:val="Hyperlink"/>
                <w:noProof/>
              </w:rPr>
            </w:rPrChange>
          </w:rPr>
          <w:instrText xml:space="preserve"> </w:instrText>
        </w:r>
        <w:r w:rsidRPr="00DF1A2F">
          <w:rPr>
            <w:rFonts w:ascii="Segoe UI" w:eastAsia="Meiryo UI" w:hAnsi="Segoe UI" w:cs="Segoe UI"/>
            <w:noProof/>
            <w:rPrChange w:id="412" w:author="Kitase" w:date="2015-07-26T16:23:00Z">
              <w:rPr>
                <w:noProof/>
              </w:rPr>
            </w:rPrChange>
          </w:rPr>
          <w:instrText>HYPERLINK \l "_Toc425691138"</w:instrText>
        </w:r>
        <w:r w:rsidRPr="00DF1A2F">
          <w:rPr>
            <w:rStyle w:val="Hyperlink"/>
            <w:rFonts w:ascii="Segoe UI" w:eastAsia="Meiryo UI" w:hAnsi="Segoe UI" w:cs="Segoe UI"/>
            <w:noProof/>
            <w:rPrChange w:id="413" w:author="Kitase" w:date="2015-07-26T16:23:00Z">
              <w:rPr>
                <w:rStyle w:val="Hyperlink"/>
                <w:noProof/>
              </w:rPr>
            </w:rPrChange>
          </w:rPr>
          <w:instrText xml:space="preserve"> </w:instrText>
        </w:r>
        <w:r w:rsidRPr="00DF1A2F">
          <w:rPr>
            <w:rStyle w:val="Hyperlink"/>
            <w:rFonts w:ascii="Segoe UI" w:eastAsia="Meiryo UI" w:hAnsi="Segoe UI" w:cs="Segoe UI"/>
            <w:noProof/>
            <w:rPrChange w:id="414" w:author="Kitase" w:date="2015-07-26T16:23:00Z">
              <w:rPr>
                <w:rStyle w:val="Hyperlink"/>
                <w:noProof/>
              </w:rPr>
            </w:rPrChange>
          </w:rPr>
          <w:fldChar w:fldCharType="separate"/>
        </w:r>
        <w:r w:rsidRPr="00DF1A2F">
          <w:rPr>
            <w:rStyle w:val="Hyperlink"/>
            <w:rFonts w:ascii="Segoe UI" w:eastAsia="Meiryo UI" w:hAnsi="Segoe UI" w:cs="Segoe UI"/>
            <w:noProof/>
            <w:rPrChange w:id="415" w:author="Kitase" w:date="2015-07-26T16:23:00Z">
              <w:rPr>
                <w:rStyle w:val="Hyperlink"/>
                <w:rFonts w:ascii="Segoe UI" w:eastAsia="Meiryo UI" w:hAnsi="Segoe UI"/>
                <w:noProof/>
              </w:rPr>
            </w:rPrChange>
          </w:rPr>
          <w:t>5.4.1.</w:t>
        </w:r>
        <w:r w:rsidRPr="00DF1A2F">
          <w:rPr>
            <w:rFonts w:ascii="Segoe UI" w:eastAsia="Meiryo UI" w:hAnsi="Segoe UI" w:cs="Segoe UI"/>
            <w:noProof/>
            <w:szCs w:val="22"/>
            <w:rPrChange w:id="416" w:author="Kitase" w:date="2015-07-26T16:23:00Z">
              <w:rPr>
                <w:rFonts w:asciiTheme="minorHAnsi" w:eastAsiaTheme="minorEastAsia" w:hAnsiTheme="minorHAnsi" w:cstheme="minorBidi"/>
                <w:noProof/>
                <w:szCs w:val="22"/>
              </w:rPr>
            </w:rPrChange>
          </w:rPr>
          <w:tab/>
        </w:r>
        <w:r w:rsidRPr="00DF1A2F">
          <w:rPr>
            <w:rStyle w:val="Hyperlink"/>
            <w:rFonts w:ascii="Segoe UI" w:eastAsia="Meiryo UI" w:hAnsi="Segoe UI" w:cs="Segoe UI"/>
            <w:noProof/>
          </w:rPr>
          <w:t>Load Balancer</w:t>
        </w:r>
        <w:r w:rsidRPr="00DF1A2F">
          <w:rPr>
            <w:rStyle w:val="Hyperlink"/>
            <w:rFonts w:ascii="Segoe UI" w:eastAsia="Meiryo UI" w:hAnsi="Segoe UI" w:cs="Segoe UI" w:hint="eastAsia"/>
            <w:noProof/>
          </w:rPr>
          <w:t>の導入と設定</w:t>
        </w:r>
        <w:r w:rsidRPr="00DF1A2F">
          <w:rPr>
            <w:rFonts w:ascii="Segoe UI" w:eastAsia="Meiryo UI" w:hAnsi="Segoe UI" w:cs="Segoe UI"/>
            <w:noProof/>
            <w:webHidden/>
            <w:rPrChange w:id="417" w:author="Kitase" w:date="2015-07-26T16:23:00Z">
              <w:rPr>
                <w:noProof/>
                <w:webHidden/>
              </w:rPr>
            </w:rPrChange>
          </w:rPr>
          <w:tab/>
        </w:r>
        <w:r w:rsidRPr="00DF1A2F">
          <w:rPr>
            <w:rFonts w:ascii="Segoe UI" w:eastAsia="Meiryo UI" w:hAnsi="Segoe UI" w:cs="Segoe UI"/>
            <w:noProof/>
            <w:webHidden/>
            <w:rPrChange w:id="418" w:author="Kitase" w:date="2015-07-26T16:23:00Z">
              <w:rPr>
                <w:noProof/>
                <w:webHidden/>
              </w:rPr>
            </w:rPrChange>
          </w:rPr>
          <w:fldChar w:fldCharType="begin"/>
        </w:r>
        <w:r w:rsidRPr="00DF1A2F">
          <w:rPr>
            <w:rFonts w:ascii="Segoe UI" w:eastAsia="Meiryo UI" w:hAnsi="Segoe UI" w:cs="Segoe UI"/>
            <w:noProof/>
            <w:webHidden/>
            <w:rPrChange w:id="419" w:author="Kitase" w:date="2015-07-26T16:23:00Z">
              <w:rPr>
                <w:noProof/>
                <w:webHidden/>
              </w:rPr>
            </w:rPrChange>
          </w:rPr>
          <w:instrText xml:space="preserve"> PAGEREF _Toc425691138 \h </w:instrText>
        </w:r>
      </w:ins>
      <w:r w:rsidRPr="00DF1A2F">
        <w:rPr>
          <w:rFonts w:ascii="Segoe UI" w:eastAsia="Meiryo UI" w:hAnsi="Segoe UI" w:cs="Segoe UI"/>
          <w:noProof/>
          <w:webHidden/>
          <w:rPrChange w:id="420" w:author="Kitase" w:date="2015-07-26T16:23:00Z">
            <w:rPr>
              <w:rFonts w:ascii="Segoe UI" w:eastAsia="Meiryo UI" w:hAnsi="Segoe UI" w:cs="Segoe UI"/>
              <w:noProof/>
              <w:webHidden/>
            </w:rPr>
          </w:rPrChange>
        </w:rPr>
      </w:r>
      <w:r w:rsidRPr="00DF1A2F">
        <w:rPr>
          <w:rFonts w:ascii="Segoe UI" w:eastAsia="Meiryo UI" w:hAnsi="Segoe UI" w:cs="Segoe UI"/>
          <w:noProof/>
          <w:webHidden/>
          <w:rPrChange w:id="421" w:author="Kitase" w:date="2015-07-26T16:23:00Z">
            <w:rPr>
              <w:noProof/>
              <w:webHidden/>
            </w:rPr>
          </w:rPrChange>
        </w:rPr>
        <w:fldChar w:fldCharType="separate"/>
      </w:r>
      <w:ins w:id="422" w:author="Kitase" w:date="2015-08-02T09:52:00Z">
        <w:r w:rsidR="00A17E52">
          <w:rPr>
            <w:rFonts w:ascii="Segoe UI" w:eastAsia="Meiryo UI" w:hAnsi="Segoe UI" w:cs="Segoe UI"/>
            <w:noProof/>
            <w:webHidden/>
          </w:rPr>
          <w:t>25</w:t>
        </w:r>
      </w:ins>
      <w:ins w:id="423" w:author="Kitase" w:date="2015-07-26T16:23:00Z">
        <w:r w:rsidRPr="00DF1A2F">
          <w:rPr>
            <w:rFonts w:ascii="Segoe UI" w:eastAsia="Meiryo UI" w:hAnsi="Segoe UI" w:cs="Segoe UI"/>
            <w:noProof/>
            <w:webHidden/>
            <w:rPrChange w:id="424" w:author="Kitase" w:date="2015-07-26T16:23:00Z">
              <w:rPr>
                <w:noProof/>
                <w:webHidden/>
              </w:rPr>
            </w:rPrChange>
          </w:rPr>
          <w:fldChar w:fldCharType="end"/>
        </w:r>
        <w:r w:rsidRPr="00DF1A2F">
          <w:rPr>
            <w:rStyle w:val="Hyperlink"/>
            <w:rFonts w:ascii="Segoe UI" w:eastAsia="Meiryo UI" w:hAnsi="Segoe UI" w:cs="Segoe UI"/>
            <w:noProof/>
            <w:rPrChange w:id="425" w:author="Kitase" w:date="2015-07-26T16:23:00Z">
              <w:rPr>
                <w:rStyle w:val="Hyperlink"/>
                <w:noProof/>
              </w:rPr>
            </w:rPrChange>
          </w:rPr>
          <w:fldChar w:fldCharType="end"/>
        </w:r>
      </w:ins>
    </w:p>
    <w:p w14:paraId="2FE0A9BE" w14:textId="77777777" w:rsidR="00DF1A2F" w:rsidRPr="00DF1A2F" w:rsidRDefault="00DF1A2F">
      <w:pPr>
        <w:pStyle w:val="TOC2"/>
        <w:tabs>
          <w:tab w:val="left" w:pos="840"/>
          <w:tab w:val="right" w:leader="dot" w:pos="9060"/>
        </w:tabs>
        <w:rPr>
          <w:ins w:id="426" w:author="Kitase" w:date="2015-07-26T16:23:00Z"/>
          <w:rFonts w:ascii="Segoe UI" w:eastAsia="Meiryo UI" w:hAnsi="Segoe UI" w:cs="Segoe UI"/>
          <w:noProof/>
          <w:szCs w:val="22"/>
          <w:rPrChange w:id="427" w:author="Kitase" w:date="2015-07-26T16:23:00Z">
            <w:rPr>
              <w:ins w:id="428" w:author="Kitase" w:date="2015-07-26T16:23:00Z"/>
              <w:rFonts w:asciiTheme="minorHAnsi" w:eastAsiaTheme="minorEastAsia" w:hAnsiTheme="minorHAnsi" w:cstheme="minorBidi"/>
              <w:noProof/>
              <w:szCs w:val="22"/>
            </w:rPr>
          </w:rPrChange>
        </w:rPr>
      </w:pPr>
      <w:ins w:id="429" w:author="Kitase" w:date="2015-07-26T16:23:00Z">
        <w:r w:rsidRPr="00DF1A2F">
          <w:rPr>
            <w:rStyle w:val="Hyperlink"/>
            <w:rFonts w:ascii="Segoe UI" w:eastAsia="Meiryo UI" w:hAnsi="Segoe UI" w:cs="Segoe UI"/>
            <w:noProof/>
            <w:rPrChange w:id="430" w:author="Kitase" w:date="2015-07-26T16:23:00Z">
              <w:rPr>
                <w:rStyle w:val="Hyperlink"/>
                <w:noProof/>
              </w:rPr>
            </w:rPrChange>
          </w:rPr>
          <w:fldChar w:fldCharType="begin"/>
        </w:r>
        <w:r w:rsidRPr="00DF1A2F">
          <w:rPr>
            <w:rStyle w:val="Hyperlink"/>
            <w:rFonts w:ascii="Segoe UI" w:eastAsia="Meiryo UI" w:hAnsi="Segoe UI" w:cs="Segoe UI"/>
            <w:noProof/>
            <w:rPrChange w:id="431" w:author="Kitase" w:date="2015-07-26T16:23:00Z">
              <w:rPr>
                <w:rStyle w:val="Hyperlink"/>
                <w:noProof/>
              </w:rPr>
            </w:rPrChange>
          </w:rPr>
          <w:instrText xml:space="preserve"> </w:instrText>
        </w:r>
        <w:r w:rsidRPr="00DF1A2F">
          <w:rPr>
            <w:rFonts w:ascii="Segoe UI" w:eastAsia="Meiryo UI" w:hAnsi="Segoe UI" w:cs="Segoe UI"/>
            <w:noProof/>
            <w:rPrChange w:id="432" w:author="Kitase" w:date="2015-07-26T16:23:00Z">
              <w:rPr>
                <w:noProof/>
              </w:rPr>
            </w:rPrChange>
          </w:rPr>
          <w:instrText>HYPERLINK \l "_Toc425691139"</w:instrText>
        </w:r>
        <w:r w:rsidRPr="00DF1A2F">
          <w:rPr>
            <w:rStyle w:val="Hyperlink"/>
            <w:rFonts w:ascii="Segoe UI" w:eastAsia="Meiryo UI" w:hAnsi="Segoe UI" w:cs="Segoe UI"/>
            <w:noProof/>
            <w:rPrChange w:id="433" w:author="Kitase" w:date="2015-07-26T16:23:00Z">
              <w:rPr>
                <w:rStyle w:val="Hyperlink"/>
                <w:noProof/>
              </w:rPr>
            </w:rPrChange>
          </w:rPr>
          <w:instrText xml:space="preserve"> </w:instrText>
        </w:r>
        <w:r w:rsidRPr="00DF1A2F">
          <w:rPr>
            <w:rStyle w:val="Hyperlink"/>
            <w:rFonts w:ascii="Segoe UI" w:eastAsia="Meiryo UI" w:hAnsi="Segoe UI" w:cs="Segoe UI"/>
            <w:noProof/>
            <w:rPrChange w:id="434" w:author="Kitase" w:date="2015-07-26T16:23:00Z">
              <w:rPr>
                <w:rStyle w:val="Hyperlink"/>
                <w:noProof/>
              </w:rPr>
            </w:rPrChange>
          </w:rPr>
          <w:fldChar w:fldCharType="separate"/>
        </w:r>
        <w:r w:rsidRPr="00DF1A2F">
          <w:rPr>
            <w:rStyle w:val="Hyperlink"/>
            <w:rFonts w:ascii="Segoe UI" w:eastAsia="Meiryo UI" w:hAnsi="Segoe UI" w:cs="Segoe UI"/>
            <w:noProof/>
            <w:rPrChange w:id="435" w:author="Kitase" w:date="2015-07-26T16:23:00Z">
              <w:rPr>
                <w:rStyle w:val="Hyperlink"/>
                <w:rFonts w:ascii="Segoe UI" w:eastAsia="Meiryo UI" w:hAnsi="Segoe UI"/>
                <w:noProof/>
              </w:rPr>
            </w:rPrChange>
          </w:rPr>
          <w:t>5.5.</w:t>
        </w:r>
        <w:r w:rsidRPr="00DF1A2F">
          <w:rPr>
            <w:rFonts w:ascii="Segoe UI" w:eastAsia="Meiryo UI" w:hAnsi="Segoe UI" w:cs="Segoe UI"/>
            <w:noProof/>
            <w:szCs w:val="22"/>
            <w:rPrChange w:id="436" w:author="Kitase" w:date="2015-07-26T16:23:00Z">
              <w:rPr>
                <w:rFonts w:asciiTheme="minorHAnsi" w:eastAsiaTheme="minorEastAsia" w:hAnsiTheme="minorHAnsi" w:cstheme="minorBidi"/>
                <w:noProof/>
                <w:szCs w:val="22"/>
              </w:rPr>
            </w:rPrChange>
          </w:rPr>
          <w:tab/>
        </w:r>
        <w:r w:rsidRPr="00DF1A2F">
          <w:rPr>
            <w:rStyle w:val="Hyperlink"/>
            <w:rFonts w:ascii="Segoe UI" w:eastAsia="Meiryo UI" w:hAnsi="Segoe UI" w:cs="Segoe UI"/>
            <w:noProof/>
          </w:rPr>
          <w:t>Zabbix</w:t>
        </w:r>
        <w:r w:rsidRPr="00DF1A2F">
          <w:rPr>
            <w:rStyle w:val="Hyperlink"/>
            <w:rFonts w:ascii="Segoe UI" w:eastAsia="Meiryo UI" w:hAnsi="Segoe UI" w:cs="Segoe UI" w:hint="eastAsia"/>
            <w:noProof/>
          </w:rPr>
          <w:t>サーバへの登録</w:t>
        </w:r>
        <w:r w:rsidRPr="00DF1A2F">
          <w:rPr>
            <w:rFonts w:ascii="Segoe UI" w:eastAsia="Meiryo UI" w:hAnsi="Segoe UI" w:cs="Segoe UI"/>
            <w:noProof/>
            <w:webHidden/>
            <w:rPrChange w:id="437" w:author="Kitase" w:date="2015-07-26T16:23:00Z">
              <w:rPr>
                <w:noProof/>
                <w:webHidden/>
              </w:rPr>
            </w:rPrChange>
          </w:rPr>
          <w:tab/>
        </w:r>
        <w:r w:rsidRPr="00DF1A2F">
          <w:rPr>
            <w:rFonts w:ascii="Segoe UI" w:eastAsia="Meiryo UI" w:hAnsi="Segoe UI" w:cs="Segoe UI"/>
            <w:noProof/>
            <w:webHidden/>
            <w:rPrChange w:id="438" w:author="Kitase" w:date="2015-07-26T16:23:00Z">
              <w:rPr>
                <w:noProof/>
                <w:webHidden/>
              </w:rPr>
            </w:rPrChange>
          </w:rPr>
          <w:fldChar w:fldCharType="begin"/>
        </w:r>
        <w:r w:rsidRPr="00DF1A2F">
          <w:rPr>
            <w:rFonts w:ascii="Segoe UI" w:eastAsia="Meiryo UI" w:hAnsi="Segoe UI" w:cs="Segoe UI"/>
            <w:noProof/>
            <w:webHidden/>
            <w:rPrChange w:id="439" w:author="Kitase" w:date="2015-07-26T16:23:00Z">
              <w:rPr>
                <w:noProof/>
                <w:webHidden/>
              </w:rPr>
            </w:rPrChange>
          </w:rPr>
          <w:instrText xml:space="preserve"> PAGEREF _Toc425691139 \h </w:instrText>
        </w:r>
      </w:ins>
      <w:r w:rsidRPr="00DF1A2F">
        <w:rPr>
          <w:rFonts w:ascii="Segoe UI" w:eastAsia="Meiryo UI" w:hAnsi="Segoe UI" w:cs="Segoe UI"/>
          <w:noProof/>
          <w:webHidden/>
          <w:rPrChange w:id="440" w:author="Kitase" w:date="2015-07-26T16:23:00Z">
            <w:rPr>
              <w:rFonts w:ascii="Segoe UI" w:eastAsia="Meiryo UI" w:hAnsi="Segoe UI" w:cs="Segoe UI"/>
              <w:noProof/>
              <w:webHidden/>
            </w:rPr>
          </w:rPrChange>
        </w:rPr>
      </w:r>
      <w:r w:rsidRPr="00DF1A2F">
        <w:rPr>
          <w:rFonts w:ascii="Segoe UI" w:eastAsia="Meiryo UI" w:hAnsi="Segoe UI" w:cs="Segoe UI"/>
          <w:noProof/>
          <w:webHidden/>
          <w:rPrChange w:id="441" w:author="Kitase" w:date="2015-07-26T16:23:00Z">
            <w:rPr>
              <w:noProof/>
              <w:webHidden/>
            </w:rPr>
          </w:rPrChange>
        </w:rPr>
        <w:fldChar w:fldCharType="separate"/>
      </w:r>
      <w:ins w:id="442" w:author="Kitase" w:date="2015-08-02T09:52:00Z">
        <w:r w:rsidR="00A17E52">
          <w:rPr>
            <w:rFonts w:ascii="Segoe UI" w:eastAsia="Meiryo UI" w:hAnsi="Segoe UI" w:cs="Segoe UI"/>
            <w:noProof/>
            <w:webHidden/>
          </w:rPr>
          <w:t>34</w:t>
        </w:r>
      </w:ins>
      <w:ins w:id="443" w:author="Kitase" w:date="2015-07-26T16:23:00Z">
        <w:r w:rsidRPr="00DF1A2F">
          <w:rPr>
            <w:rFonts w:ascii="Segoe UI" w:eastAsia="Meiryo UI" w:hAnsi="Segoe UI" w:cs="Segoe UI"/>
            <w:noProof/>
            <w:webHidden/>
            <w:rPrChange w:id="444" w:author="Kitase" w:date="2015-07-26T16:23:00Z">
              <w:rPr>
                <w:noProof/>
                <w:webHidden/>
              </w:rPr>
            </w:rPrChange>
          </w:rPr>
          <w:fldChar w:fldCharType="end"/>
        </w:r>
        <w:r w:rsidRPr="00DF1A2F">
          <w:rPr>
            <w:rStyle w:val="Hyperlink"/>
            <w:rFonts w:ascii="Segoe UI" w:eastAsia="Meiryo UI" w:hAnsi="Segoe UI" w:cs="Segoe UI"/>
            <w:noProof/>
            <w:rPrChange w:id="445" w:author="Kitase" w:date="2015-07-26T16:23:00Z">
              <w:rPr>
                <w:rStyle w:val="Hyperlink"/>
                <w:noProof/>
              </w:rPr>
            </w:rPrChange>
          </w:rPr>
          <w:fldChar w:fldCharType="end"/>
        </w:r>
      </w:ins>
    </w:p>
    <w:p w14:paraId="58DCB1B8" w14:textId="77777777" w:rsidR="00DF1A2F" w:rsidRPr="00DF1A2F" w:rsidRDefault="00DF1A2F">
      <w:pPr>
        <w:pStyle w:val="TOC1"/>
        <w:tabs>
          <w:tab w:val="left" w:pos="420"/>
          <w:tab w:val="right" w:leader="dot" w:pos="9060"/>
        </w:tabs>
        <w:rPr>
          <w:ins w:id="446" w:author="Kitase" w:date="2015-07-26T16:23:00Z"/>
          <w:rFonts w:ascii="Segoe UI" w:eastAsia="Meiryo UI" w:hAnsi="Segoe UI" w:cs="Segoe UI"/>
          <w:noProof/>
          <w:szCs w:val="22"/>
          <w:rPrChange w:id="447" w:author="Kitase" w:date="2015-07-26T16:23:00Z">
            <w:rPr>
              <w:ins w:id="448" w:author="Kitase" w:date="2015-07-26T16:23:00Z"/>
              <w:rFonts w:asciiTheme="minorHAnsi" w:eastAsiaTheme="minorEastAsia" w:hAnsiTheme="minorHAnsi" w:cstheme="minorBidi"/>
              <w:noProof/>
              <w:szCs w:val="22"/>
            </w:rPr>
          </w:rPrChange>
        </w:rPr>
      </w:pPr>
      <w:ins w:id="449" w:author="Kitase" w:date="2015-07-26T16:23:00Z">
        <w:r w:rsidRPr="00DF1A2F">
          <w:rPr>
            <w:rStyle w:val="Hyperlink"/>
            <w:rFonts w:ascii="Segoe UI" w:eastAsia="Meiryo UI" w:hAnsi="Segoe UI" w:cs="Segoe UI"/>
            <w:noProof/>
            <w:rPrChange w:id="450" w:author="Kitase" w:date="2015-07-26T16:23:00Z">
              <w:rPr>
                <w:rStyle w:val="Hyperlink"/>
                <w:noProof/>
              </w:rPr>
            </w:rPrChange>
          </w:rPr>
          <w:fldChar w:fldCharType="begin"/>
        </w:r>
        <w:r w:rsidRPr="00DF1A2F">
          <w:rPr>
            <w:rStyle w:val="Hyperlink"/>
            <w:rFonts w:ascii="Segoe UI" w:eastAsia="Meiryo UI" w:hAnsi="Segoe UI" w:cs="Segoe UI"/>
            <w:noProof/>
            <w:rPrChange w:id="451" w:author="Kitase" w:date="2015-07-26T16:23:00Z">
              <w:rPr>
                <w:rStyle w:val="Hyperlink"/>
                <w:noProof/>
              </w:rPr>
            </w:rPrChange>
          </w:rPr>
          <w:instrText xml:space="preserve"> </w:instrText>
        </w:r>
        <w:r w:rsidRPr="00DF1A2F">
          <w:rPr>
            <w:rFonts w:ascii="Segoe UI" w:eastAsia="Meiryo UI" w:hAnsi="Segoe UI" w:cs="Segoe UI"/>
            <w:noProof/>
            <w:rPrChange w:id="452" w:author="Kitase" w:date="2015-07-26T16:23:00Z">
              <w:rPr>
                <w:noProof/>
              </w:rPr>
            </w:rPrChange>
          </w:rPr>
          <w:instrText>HYPERLINK \l "_Toc425691140"</w:instrText>
        </w:r>
        <w:r w:rsidRPr="00DF1A2F">
          <w:rPr>
            <w:rStyle w:val="Hyperlink"/>
            <w:rFonts w:ascii="Segoe UI" w:eastAsia="Meiryo UI" w:hAnsi="Segoe UI" w:cs="Segoe UI"/>
            <w:noProof/>
            <w:rPrChange w:id="453" w:author="Kitase" w:date="2015-07-26T16:23:00Z">
              <w:rPr>
                <w:rStyle w:val="Hyperlink"/>
                <w:noProof/>
              </w:rPr>
            </w:rPrChange>
          </w:rPr>
          <w:instrText xml:space="preserve"> </w:instrText>
        </w:r>
        <w:r w:rsidRPr="00DF1A2F">
          <w:rPr>
            <w:rStyle w:val="Hyperlink"/>
            <w:rFonts w:ascii="Segoe UI" w:eastAsia="Meiryo UI" w:hAnsi="Segoe UI" w:cs="Segoe UI"/>
            <w:noProof/>
            <w:rPrChange w:id="454" w:author="Kitase" w:date="2015-07-26T16:23:00Z">
              <w:rPr>
                <w:rStyle w:val="Hyperlink"/>
                <w:noProof/>
              </w:rPr>
            </w:rPrChange>
          </w:rPr>
          <w:fldChar w:fldCharType="separate"/>
        </w:r>
        <w:r w:rsidRPr="00DF1A2F">
          <w:rPr>
            <w:rStyle w:val="Hyperlink"/>
            <w:rFonts w:ascii="Segoe UI" w:eastAsia="Meiryo UI" w:hAnsi="Segoe UI" w:cs="Segoe UI"/>
            <w:noProof/>
            <w:rPrChange w:id="455" w:author="Kitase" w:date="2015-07-26T16:23:00Z">
              <w:rPr>
                <w:rStyle w:val="Hyperlink"/>
                <w:rFonts w:ascii="Segoe UI" w:eastAsia="Meiryo UI" w:hAnsi="Segoe UI"/>
                <w:noProof/>
              </w:rPr>
            </w:rPrChange>
          </w:rPr>
          <w:t>6.</w:t>
        </w:r>
        <w:r w:rsidRPr="00DF1A2F">
          <w:rPr>
            <w:rFonts w:ascii="Segoe UI" w:eastAsia="Meiryo UI" w:hAnsi="Segoe UI" w:cs="Segoe UI"/>
            <w:noProof/>
            <w:szCs w:val="22"/>
            <w:rPrChange w:id="456" w:author="Kitase" w:date="2015-07-26T16:23:00Z">
              <w:rPr>
                <w:rFonts w:asciiTheme="minorHAnsi" w:eastAsiaTheme="minorEastAsia" w:hAnsiTheme="minorHAnsi" w:cstheme="minorBidi"/>
                <w:noProof/>
                <w:szCs w:val="22"/>
              </w:rPr>
            </w:rPrChange>
          </w:rPr>
          <w:tab/>
        </w:r>
        <w:r w:rsidRPr="00DF1A2F">
          <w:rPr>
            <w:rStyle w:val="Hyperlink"/>
            <w:rFonts w:ascii="Segoe UI" w:eastAsia="Meiryo UI" w:hAnsi="Segoe UI" w:cs="Segoe UI" w:hint="eastAsia"/>
            <w:noProof/>
          </w:rPr>
          <w:t>最後に</w:t>
        </w:r>
        <w:r w:rsidRPr="00DF1A2F">
          <w:rPr>
            <w:rFonts w:ascii="Segoe UI" w:eastAsia="Meiryo UI" w:hAnsi="Segoe UI" w:cs="Segoe UI"/>
            <w:noProof/>
            <w:webHidden/>
            <w:rPrChange w:id="457" w:author="Kitase" w:date="2015-07-26T16:23:00Z">
              <w:rPr>
                <w:noProof/>
                <w:webHidden/>
              </w:rPr>
            </w:rPrChange>
          </w:rPr>
          <w:tab/>
        </w:r>
        <w:r w:rsidRPr="00DF1A2F">
          <w:rPr>
            <w:rFonts w:ascii="Segoe UI" w:eastAsia="Meiryo UI" w:hAnsi="Segoe UI" w:cs="Segoe UI"/>
            <w:noProof/>
            <w:webHidden/>
            <w:rPrChange w:id="458" w:author="Kitase" w:date="2015-07-26T16:23:00Z">
              <w:rPr>
                <w:noProof/>
                <w:webHidden/>
              </w:rPr>
            </w:rPrChange>
          </w:rPr>
          <w:fldChar w:fldCharType="begin"/>
        </w:r>
        <w:r w:rsidRPr="00DF1A2F">
          <w:rPr>
            <w:rFonts w:ascii="Segoe UI" w:eastAsia="Meiryo UI" w:hAnsi="Segoe UI" w:cs="Segoe UI"/>
            <w:noProof/>
            <w:webHidden/>
            <w:rPrChange w:id="459" w:author="Kitase" w:date="2015-07-26T16:23:00Z">
              <w:rPr>
                <w:noProof/>
                <w:webHidden/>
              </w:rPr>
            </w:rPrChange>
          </w:rPr>
          <w:instrText xml:space="preserve"> PAGEREF _Toc425691140 \h </w:instrText>
        </w:r>
      </w:ins>
      <w:r w:rsidRPr="00DF1A2F">
        <w:rPr>
          <w:rFonts w:ascii="Segoe UI" w:eastAsia="Meiryo UI" w:hAnsi="Segoe UI" w:cs="Segoe UI"/>
          <w:noProof/>
          <w:webHidden/>
          <w:rPrChange w:id="460" w:author="Kitase" w:date="2015-07-26T16:23:00Z">
            <w:rPr>
              <w:rFonts w:ascii="Segoe UI" w:eastAsia="Meiryo UI" w:hAnsi="Segoe UI" w:cs="Segoe UI"/>
              <w:noProof/>
              <w:webHidden/>
            </w:rPr>
          </w:rPrChange>
        </w:rPr>
      </w:r>
      <w:r w:rsidRPr="00DF1A2F">
        <w:rPr>
          <w:rFonts w:ascii="Segoe UI" w:eastAsia="Meiryo UI" w:hAnsi="Segoe UI" w:cs="Segoe UI"/>
          <w:noProof/>
          <w:webHidden/>
          <w:rPrChange w:id="461" w:author="Kitase" w:date="2015-07-26T16:23:00Z">
            <w:rPr>
              <w:noProof/>
              <w:webHidden/>
            </w:rPr>
          </w:rPrChange>
        </w:rPr>
        <w:fldChar w:fldCharType="separate"/>
      </w:r>
      <w:ins w:id="462" w:author="Kitase" w:date="2015-08-02T09:52:00Z">
        <w:r w:rsidR="00A17E52">
          <w:rPr>
            <w:rFonts w:ascii="Segoe UI" w:eastAsia="Meiryo UI" w:hAnsi="Segoe UI" w:cs="Segoe UI"/>
            <w:noProof/>
            <w:webHidden/>
          </w:rPr>
          <w:t>37</w:t>
        </w:r>
      </w:ins>
      <w:ins w:id="463" w:author="Kitase" w:date="2015-07-26T16:23:00Z">
        <w:r w:rsidRPr="00DF1A2F">
          <w:rPr>
            <w:rFonts w:ascii="Segoe UI" w:eastAsia="Meiryo UI" w:hAnsi="Segoe UI" w:cs="Segoe UI"/>
            <w:noProof/>
            <w:webHidden/>
            <w:rPrChange w:id="464" w:author="Kitase" w:date="2015-07-26T16:23:00Z">
              <w:rPr>
                <w:noProof/>
                <w:webHidden/>
              </w:rPr>
            </w:rPrChange>
          </w:rPr>
          <w:fldChar w:fldCharType="end"/>
        </w:r>
        <w:r w:rsidRPr="00DF1A2F">
          <w:rPr>
            <w:rStyle w:val="Hyperlink"/>
            <w:rFonts w:ascii="Segoe UI" w:eastAsia="Meiryo UI" w:hAnsi="Segoe UI" w:cs="Segoe UI"/>
            <w:noProof/>
            <w:rPrChange w:id="465" w:author="Kitase" w:date="2015-07-26T16:23:00Z">
              <w:rPr>
                <w:rStyle w:val="Hyperlink"/>
                <w:noProof/>
              </w:rPr>
            </w:rPrChange>
          </w:rPr>
          <w:fldChar w:fldCharType="end"/>
        </w:r>
      </w:ins>
    </w:p>
    <w:p w14:paraId="259AB590" w14:textId="77777777" w:rsidR="00DF1A2F" w:rsidRPr="00DF1A2F" w:rsidRDefault="00DF1A2F">
      <w:pPr>
        <w:pStyle w:val="TOC2"/>
        <w:tabs>
          <w:tab w:val="left" w:pos="840"/>
          <w:tab w:val="right" w:leader="dot" w:pos="9060"/>
        </w:tabs>
        <w:rPr>
          <w:ins w:id="466" w:author="Kitase" w:date="2015-07-26T16:23:00Z"/>
          <w:rFonts w:ascii="Segoe UI" w:eastAsia="Meiryo UI" w:hAnsi="Segoe UI" w:cs="Segoe UI"/>
          <w:noProof/>
          <w:szCs w:val="22"/>
          <w:rPrChange w:id="467" w:author="Kitase" w:date="2015-07-26T16:23:00Z">
            <w:rPr>
              <w:ins w:id="468" w:author="Kitase" w:date="2015-07-26T16:23:00Z"/>
              <w:rFonts w:asciiTheme="minorHAnsi" w:eastAsiaTheme="minorEastAsia" w:hAnsiTheme="minorHAnsi" w:cstheme="minorBidi"/>
              <w:noProof/>
              <w:szCs w:val="22"/>
            </w:rPr>
          </w:rPrChange>
        </w:rPr>
      </w:pPr>
      <w:ins w:id="469" w:author="Kitase" w:date="2015-07-26T16:23:00Z">
        <w:r w:rsidRPr="00DF1A2F">
          <w:rPr>
            <w:rStyle w:val="Hyperlink"/>
            <w:rFonts w:ascii="Segoe UI" w:eastAsia="Meiryo UI" w:hAnsi="Segoe UI" w:cs="Segoe UI"/>
            <w:noProof/>
            <w:rPrChange w:id="470" w:author="Kitase" w:date="2015-07-26T16:23:00Z">
              <w:rPr>
                <w:rStyle w:val="Hyperlink"/>
                <w:noProof/>
              </w:rPr>
            </w:rPrChange>
          </w:rPr>
          <w:fldChar w:fldCharType="begin"/>
        </w:r>
        <w:r w:rsidRPr="00DF1A2F">
          <w:rPr>
            <w:rStyle w:val="Hyperlink"/>
            <w:rFonts w:ascii="Segoe UI" w:eastAsia="Meiryo UI" w:hAnsi="Segoe UI" w:cs="Segoe UI"/>
            <w:noProof/>
            <w:rPrChange w:id="471" w:author="Kitase" w:date="2015-07-26T16:23:00Z">
              <w:rPr>
                <w:rStyle w:val="Hyperlink"/>
                <w:noProof/>
              </w:rPr>
            </w:rPrChange>
          </w:rPr>
          <w:instrText xml:space="preserve"> </w:instrText>
        </w:r>
        <w:r w:rsidRPr="00DF1A2F">
          <w:rPr>
            <w:rFonts w:ascii="Segoe UI" w:eastAsia="Meiryo UI" w:hAnsi="Segoe UI" w:cs="Segoe UI"/>
            <w:noProof/>
            <w:rPrChange w:id="472" w:author="Kitase" w:date="2015-07-26T16:23:00Z">
              <w:rPr>
                <w:noProof/>
              </w:rPr>
            </w:rPrChange>
          </w:rPr>
          <w:instrText>HYPERLINK \l "_Toc425691141"</w:instrText>
        </w:r>
        <w:r w:rsidRPr="00DF1A2F">
          <w:rPr>
            <w:rStyle w:val="Hyperlink"/>
            <w:rFonts w:ascii="Segoe UI" w:eastAsia="Meiryo UI" w:hAnsi="Segoe UI" w:cs="Segoe UI"/>
            <w:noProof/>
            <w:rPrChange w:id="473" w:author="Kitase" w:date="2015-07-26T16:23:00Z">
              <w:rPr>
                <w:rStyle w:val="Hyperlink"/>
                <w:noProof/>
              </w:rPr>
            </w:rPrChange>
          </w:rPr>
          <w:instrText xml:space="preserve"> </w:instrText>
        </w:r>
        <w:r w:rsidRPr="00DF1A2F">
          <w:rPr>
            <w:rStyle w:val="Hyperlink"/>
            <w:rFonts w:ascii="Segoe UI" w:eastAsia="Meiryo UI" w:hAnsi="Segoe UI" w:cs="Segoe UI"/>
            <w:noProof/>
            <w:rPrChange w:id="474" w:author="Kitase" w:date="2015-07-26T16:23:00Z">
              <w:rPr>
                <w:rStyle w:val="Hyperlink"/>
                <w:noProof/>
              </w:rPr>
            </w:rPrChange>
          </w:rPr>
          <w:fldChar w:fldCharType="separate"/>
        </w:r>
        <w:r w:rsidRPr="00DF1A2F">
          <w:rPr>
            <w:rStyle w:val="Hyperlink"/>
            <w:rFonts w:ascii="Segoe UI" w:eastAsia="Meiryo UI" w:hAnsi="Segoe UI" w:cs="Segoe UI"/>
            <w:noProof/>
            <w:rPrChange w:id="475" w:author="Kitase" w:date="2015-07-26T16:23:00Z">
              <w:rPr>
                <w:rStyle w:val="Hyperlink"/>
                <w:rFonts w:ascii="Segoe UI" w:eastAsia="Meiryo UI" w:hAnsi="Segoe UI"/>
                <w:noProof/>
              </w:rPr>
            </w:rPrChange>
          </w:rPr>
          <w:t>6.1.</w:t>
        </w:r>
        <w:r w:rsidRPr="00DF1A2F">
          <w:rPr>
            <w:rFonts w:ascii="Segoe UI" w:eastAsia="Meiryo UI" w:hAnsi="Segoe UI" w:cs="Segoe UI"/>
            <w:noProof/>
            <w:szCs w:val="22"/>
            <w:rPrChange w:id="476" w:author="Kitase" w:date="2015-07-26T16:23:00Z">
              <w:rPr>
                <w:rFonts w:asciiTheme="minorHAnsi" w:eastAsiaTheme="minorEastAsia" w:hAnsiTheme="minorHAnsi" w:cstheme="minorBidi"/>
                <w:noProof/>
                <w:szCs w:val="22"/>
              </w:rPr>
            </w:rPrChange>
          </w:rPr>
          <w:tab/>
        </w:r>
        <w:r w:rsidRPr="00DF1A2F">
          <w:rPr>
            <w:rStyle w:val="Hyperlink"/>
            <w:rFonts w:ascii="Segoe UI" w:eastAsia="Meiryo UI" w:hAnsi="Segoe UI" w:cs="Segoe UI" w:hint="eastAsia"/>
            <w:noProof/>
          </w:rPr>
          <w:t>仮想インスタンスの削除</w:t>
        </w:r>
        <w:r w:rsidRPr="00DF1A2F">
          <w:rPr>
            <w:rFonts w:ascii="Segoe UI" w:eastAsia="Meiryo UI" w:hAnsi="Segoe UI" w:cs="Segoe UI"/>
            <w:noProof/>
            <w:webHidden/>
            <w:rPrChange w:id="477" w:author="Kitase" w:date="2015-07-26T16:23:00Z">
              <w:rPr>
                <w:noProof/>
                <w:webHidden/>
              </w:rPr>
            </w:rPrChange>
          </w:rPr>
          <w:tab/>
        </w:r>
        <w:r w:rsidRPr="00DF1A2F">
          <w:rPr>
            <w:rFonts w:ascii="Segoe UI" w:eastAsia="Meiryo UI" w:hAnsi="Segoe UI" w:cs="Segoe UI"/>
            <w:noProof/>
            <w:webHidden/>
            <w:rPrChange w:id="478" w:author="Kitase" w:date="2015-07-26T16:23:00Z">
              <w:rPr>
                <w:noProof/>
                <w:webHidden/>
              </w:rPr>
            </w:rPrChange>
          </w:rPr>
          <w:fldChar w:fldCharType="begin"/>
        </w:r>
        <w:r w:rsidRPr="00DF1A2F">
          <w:rPr>
            <w:rFonts w:ascii="Segoe UI" w:eastAsia="Meiryo UI" w:hAnsi="Segoe UI" w:cs="Segoe UI"/>
            <w:noProof/>
            <w:webHidden/>
            <w:rPrChange w:id="479" w:author="Kitase" w:date="2015-07-26T16:23:00Z">
              <w:rPr>
                <w:noProof/>
                <w:webHidden/>
              </w:rPr>
            </w:rPrChange>
          </w:rPr>
          <w:instrText xml:space="preserve"> PAGEREF _Toc425691141 \h </w:instrText>
        </w:r>
      </w:ins>
      <w:r w:rsidRPr="00DF1A2F">
        <w:rPr>
          <w:rFonts w:ascii="Segoe UI" w:eastAsia="Meiryo UI" w:hAnsi="Segoe UI" w:cs="Segoe UI"/>
          <w:noProof/>
          <w:webHidden/>
          <w:rPrChange w:id="480" w:author="Kitase" w:date="2015-07-26T16:23:00Z">
            <w:rPr>
              <w:rFonts w:ascii="Segoe UI" w:eastAsia="Meiryo UI" w:hAnsi="Segoe UI" w:cs="Segoe UI"/>
              <w:noProof/>
              <w:webHidden/>
            </w:rPr>
          </w:rPrChange>
        </w:rPr>
      </w:r>
      <w:r w:rsidRPr="00DF1A2F">
        <w:rPr>
          <w:rFonts w:ascii="Segoe UI" w:eastAsia="Meiryo UI" w:hAnsi="Segoe UI" w:cs="Segoe UI"/>
          <w:noProof/>
          <w:webHidden/>
          <w:rPrChange w:id="481" w:author="Kitase" w:date="2015-07-26T16:23:00Z">
            <w:rPr>
              <w:noProof/>
              <w:webHidden/>
            </w:rPr>
          </w:rPrChange>
        </w:rPr>
        <w:fldChar w:fldCharType="separate"/>
      </w:r>
      <w:ins w:id="482" w:author="Kitase" w:date="2015-08-02T09:52:00Z">
        <w:r w:rsidR="00A17E52">
          <w:rPr>
            <w:rFonts w:ascii="Segoe UI" w:eastAsia="Meiryo UI" w:hAnsi="Segoe UI" w:cs="Segoe UI"/>
            <w:noProof/>
            <w:webHidden/>
          </w:rPr>
          <w:t>37</w:t>
        </w:r>
      </w:ins>
      <w:ins w:id="483" w:author="Kitase" w:date="2015-07-26T16:23:00Z">
        <w:r w:rsidRPr="00DF1A2F">
          <w:rPr>
            <w:rFonts w:ascii="Segoe UI" w:eastAsia="Meiryo UI" w:hAnsi="Segoe UI" w:cs="Segoe UI"/>
            <w:noProof/>
            <w:webHidden/>
            <w:rPrChange w:id="484" w:author="Kitase" w:date="2015-07-26T16:23:00Z">
              <w:rPr>
                <w:noProof/>
                <w:webHidden/>
              </w:rPr>
            </w:rPrChange>
          </w:rPr>
          <w:fldChar w:fldCharType="end"/>
        </w:r>
        <w:r w:rsidRPr="00DF1A2F">
          <w:rPr>
            <w:rStyle w:val="Hyperlink"/>
            <w:rFonts w:ascii="Segoe UI" w:eastAsia="Meiryo UI" w:hAnsi="Segoe UI" w:cs="Segoe UI"/>
            <w:noProof/>
            <w:rPrChange w:id="485" w:author="Kitase" w:date="2015-07-26T16:23:00Z">
              <w:rPr>
                <w:rStyle w:val="Hyperlink"/>
                <w:noProof/>
              </w:rPr>
            </w:rPrChange>
          </w:rPr>
          <w:fldChar w:fldCharType="end"/>
        </w:r>
      </w:ins>
    </w:p>
    <w:p w14:paraId="3B34275C" w14:textId="77777777" w:rsidR="00DF1A2F" w:rsidRPr="00DF1A2F" w:rsidRDefault="00DF1A2F">
      <w:pPr>
        <w:pStyle w:val="TOC2"/>
        <w:tabs>
          <w:tab w:val="left" w:pos="840"/>
          <w:tab w:val="right" w:leader="dot" w:pos="9060"/>
        </w:tabs>
        <w:rPr>
          <w:ins w:id="486" w:author="Kitase" w:date="2015-07-26T16:23:00Z"/>
          <w:rFonts w:ascii="Segoe UI" w:eastAsia="Meiryo UI" w:hAnsi="Segoe UI" w:cs="Segoe UI"/>
          <w:noProof/>
          <w:szCs w:val="22"/>
          <w:rPrChange w:id="487" w:author="Kitase" w:date="2015-07-26T16:23:00Z">
            <w:rPr>
              <w:ins w:id="488" w:author="Kitase" w:date="2015-07-26T16:23:00Z"/>
              <w:rFonts w:asciiTheme="minorHAnsi" w:eastAsiaTheme="minorEastAsia" w:hAnsiTheme="minorHAnsi" w:cstheme="minorBidi"/>
              <w:noProof/>
              <w:szCs w:val="22"/>
            </w:rPr>
          </w:rPrChange>
        </w:rPr>
      </w:pPr>
      <w:ins w:id="489" w:author="Kitase" w:date="2015-07-26T16:23:00Z">
        <w:r w:rsidRPr="00DF1A2F">
          <w:rPr>
            <w:rStyle w:val="Hyperlink"/>
            <w:rFonts w:ascii="Segoe UI" w:eastAsia="Meiryo UI" w:hAnsi="Segoe UI" w:cs="Segoe UI"/>
            <w:noProof/>
            <w:rPrChange w:id="490" w:author="Kitase" w:date="2015-07-26T16:23:00Z">
              <w:rPr>
                <w:rStyle w:val="Hyperlink"/>
                <w:noProof/>
              </w:rPr>
            </w:rPrChange>
          </w:rPr>
          <w:fldChar w:fldCharType="begin"/>
        </w:r>
        <w:r w:rsidRPr="00DF1A2F">
          <w:rPr>
            <w:rStyle w:val="Hyperlink"/>
            <w:rFonts w:ascii="Segoe UI" w:eastAsia="Meiryo UI" w:hAnsi="Segoe UI" w:cs="Segoe UI"/>
            <w:noProof/>
            <w:rPrChange w:id="491" w:author="Kitase" w:date="2015-07-26T16:23:00Z">
              <w:rPr>
                <w:rStyle w:val="Hyperlink"/>
                <w:noProof/>
              </w:rPr>
            </w:rPrChange>
          </w:rPr>
          <w:instrText xml:space="preserve"> </w:instrText>
        </w:r>
        <w:r w:rsidRPr="00DF1A2F">
          <w:rPr>
            <w:rFonts w:ascii="Segoe UI" w:eastAsia="Meiryo UI" w:hAnsi="Segoe UI" w:cs="Segoe UI"/>
            <w:noProof/>
            <w:rPrChange w:id="492" w:author="Kitase" w:date="2015-07-26T16:23:00Z">
              <w:rPr>
                <w:noProof/>
              </w:rPr>
            </w:rPrChange>
          </w:rPr>
          <w:instrText>HYPERLINK \l "_Toc425691142"</w:instrText>
        </w:r>
        <w:r w:rsidRPr="00DF1A2F">
          <w:rPr>
            <w:rStyle w:val="Hyperlink"/>
            <w:rFonts w:ascii="Segoe UI" w:eastAsia="Meiryo UI" w:hAnsi="Segoe UI" w:cs="Segoe UI"/>
            <w:noProof/>
            <w:rPrChange w:id="493" w:author="Kitase" w:date="2015-07-26T16:23:00Z">
              <w:rPr>
                <w:rStyle w:val="Hyperlink"/>
                <w:noProof/>
              </w:rPr>
            </w:rPrChange>
          </w:rPr>
          <w:instrText xml:space="preserve"> </w:instrText>
        </w:r>
        <w:r w:rsidRPr="00DF1A2F">
          <w:rPr>
            <w:rStyle w:val="Hyperlink"/>
            <w:rFonts w:ascii="Segoe UI" w:eastAsia="Meiryo UI" w:hAnsi="Segoe UI" w:cs="Segoe UI"/>
            <w:noProof/>
            <w:rPrChange w:id="494" w:author="Kitase" w:date="2015-07-26T16:23:00Z">
              <w:rPr>
                <w:rStyle w:val="Hyperlink"/>
                <w:noProof/>
              </w:rPr>
            </w:rPrChange>
          </w:rPr>
          <w:fldChar w:fldCharType="separate"/>
        </w:r>
        <w:r w:rsidRPr="00DF1A2F">
          <w:rPr>
            <w:rStyle w:val="Hyperlink"/>
            <w:rFonts w:ascii="Segoe UI" w:eastAsia="Meiryo UI" w:hAnsi="Segoe UI" w:cs="Segoe UI"/>
            <w:noProof/>
            <w:rPrChange w:id="495" w:author="Kitase" w:date="2015-07-26T16:23:00Z">
              <w:rPr>
                <w:rStyle w:val="Hyperlink"/>
                <w:rFonts w:ascii="Segoe UI" w:eastAsia="Meiryo UI" w:hAnsi="Segoe UI"/>
                <w:noProof/>
              </w:rPr>
            </w:rPrChange>
          </w:rPr>
          <w:t>6.2.</w:t>
        </w:r>
        <w:r w:rsidRPr="00DF1A2F">
          <w:rPr>
            <w:rFonts w:ascii="Segoe UI" w:eastAsia="Meiryo UI" w:hAnsi="Segoe UI" w:cs="Segoe UI"/>
            <w:noProof/>
            <w:szCs w:val="22"/>
            <w:rPrChange w:id="496" w:author="Kitase" w:date="2015-07-26T16:23:00Z">
              <w:rPr>
                <w:rFonts w:asciiTheme="minorHAnsi" w:eastAsiaTheme="minorEastAsia" w:hAnsiTheme="minorHAnsi" w:cstheme="minorBidi"/>
                <w:noProof/>
                <w:szCs w:val="22"/>
              </w:rPr>
            </w:rPrChange>
          </w:rPr>
          <w:tab/>
        </w:r>
        <w:r w:rsidRPr="00DF1A2F">
          <w:rPr>
            <w:rStyle w:val="Hyperlink"/>
            <w:rFonts w:ascii="Segoe UI" w:eastAsia="Meiryo UI" w:hAnsi="Segoe UI" w:cs="Segoe UI"/>
            <w:noProof/>
          </w:rPr>
          <w:t>Object Storage</w:t>
        </w:r>
        <w:r w:rsidRPr="00DF1A2F">
          <w:rPr>
            <w:rStyle w:val="Hyperlink"/>
            <w:rFonts w:ascii="Segoe UI" w:eastAsia="Meiryo UI" w:hAnsi="Segoe UI" w:cs="Segoe UI" w:hint="eastAsia"/>
            <w:noProof/>
          </w:rPr>
          <w:t>内のファイルの削除</w:t>
        </w:r>
        <w:r w:rsidRPr="00DF1A2F">
          <w:rPr>
            <w:rFonts w:ascii="Segoe UI" w:eastAsia="Meiryo UI" w:hAnsi="Segoe UI" w:cs="Segoe UI"/>
            <w:noProof/>
            <w:webHidden/>
            <w:rPrChange w:id="497" w:author="Kitase" w:date="2015-07-26T16:23:00Z">
              <w:rPr>
                <w:noProof/>
                <w:webHidden/>
              </w:rPr>
            </w:rPrChange>
          </w:rPr>
          <w:tab/>
        </w:r>
        <w:r w:rsidRPr="00DF1A2F">
          <w:rPr>
            <w:rFonts w:ascii="Segoe UI" w:eastAsia="Meiryo UI" w:hAnsi="Segoe UI" w:cs="Segoe UI"/>
            <w:noProof/>
            <w:webHidden/>
            <w:rPrChange w:id="498" w:author="Kitase" w:date="2015-07-26T16:23:00Z">
              <w:rPr>
                <w:noProof/>
                <w:webHidden/>
              </w:rPr>
            </w:rPrChange>
          </w:rPr>
          <w:fldChar w:fldCharType="begin"/>
        </w:r>
        <w:r w:rsidRPr="00DF1A2F">
          <w:rPr>
            <w:rFonts w:ascii="Segoe UI" w:eastAsia="Meiryo UI" w:hAnsi="Segoe UI" w:cs="Segoe UI"/>
            <w:noProof/>
            <w:webHidden/>
            <w:rPrChange w:id="499" w:author="Kitase" w:date="2015-07-26T16:23:00Z">
              <w:rPr>
                <w:noProof/>
                <w:webHidden/>
              </w:rPr>
            </w:rPrChange>
          </w:rPr>
          <w:instrText xml:space="preserve"> PAGEREF _Toc425691142 \h </w:instrText>
        </w:r>
      </w:ins>
      <w:r w:rsidRPr="00DF1A2F">
        <w:rPr>
          <w:rFonts w:ascii="Segoe UI" w:eastAsia="Meiryo UI" w:hAnsi="Segoe UI" w:cs="Segoe UI"/>
          <w:noProof/>
          <w:webHidden/>
          <w:rPrChange w:id="500" w:author="Kitase" w:date="2015-07-26T16:23:00Z">
            <w:rPr>
              <w:rFonts w:ascii="Segoe UI" w:eastAsia="Meiryo UI" w:hAnsi="Segoe UI" w:cs="Segoe UI"/>
              <w:noProof/>
              <w:webHidden/>
            </w:rPr>
          </w:rPrChange>
        </w:rPr>
      </w:r>
      <w:r w:rsidRPr="00DF1A2F">
        <w:rPr>
          <w:rFonts w:ascii="Segoe UI" w:eastAsia="Meiryo UI" w:hAnsi="Segoe UI" w:cs="Segoe UI"/>
          <w:noProof/>
          <w:webHidden/>
          <w:rPrChange w:id="501" w:author="Kitase" w:date="2015-07-26T16:23:00Z">
            <w:rPr>
              <w:noProof/>
              <w:webHidden/>
            </w:rPr>
          </w:rPrChange>
        </w:rPr>
        <w:fldChar w:fldCharType="separate"/>
      </w:r>
      <w:ins w:id="502" w:author="Kitase" w:date="2015-08-02T09:52:00Z">
        <w:r w:rsidR="00A17E52">
          <w:rPr>
            <w:rFonts w:ascii="Segoe UI" w:eastAsia="Meiryo UI" w:hAnsi="Segoe UI" w:cs="Segoe UI"/>
            <w:noProof/>
            <w:webHidden/>
          </w:rPr>
          <w:t>37</w:t>
        </w:r>
      </w:ins>
      <w:ins w:id="503" w:author="Kitase" w:date="2015-07-26T16:23:00Z">
        <w:r w:rsidRPr="00DF1A2F">
          <w:rPr>
            <w:rFonts w:ascii="Segoe UI" w:eastAsia="Meiryo UI" w:hAnsi="Segoe UI" w:cs="Segoe UI"/>
            <w:noProof/>
            <w:webHidden/>
            <w:rPrChange w:id="504" w:author="Kitase" w:date="2015-07-26T16:23:00Z">
              <w:rPr>
                <w:noProof/>
                <w:webHidden/>
              </w:rPr>
            </w:rPrChange>
          </w:rPr>
          <w:fldChar w:fldCharType="end"/>
        </w:r>
        <w:r w:rsidRPr="00DF1A2F">
          <w:rPr>
            <w:rStyle w:val="Hyperlink"/>
            <w:rFonts w:ascii="Segoe UI" w:eastAsia="Meiryo UI" w:hAnsi="Segoe UI" w:cs="Segoe UI"/>
            <w:noProof/>
            <w:rPrChange w:id="505" w:author="Kitase" w:date="2015-07-26T16:23:00Z">
              <w:rPr>
                <w:rStyle w:val="Hyperlink"/>
                <w:noProof/>
              </w:rPr>
            </w:rPrChange>
          </w:rPr>
          <w:fldChar w:fldCharType="end"/>
        </w:r>
      </w:ins>
    </w:p>
    <w:p w14:paraId="5AD6CA4A" w14:textId="77777777" w:rsidR="00DF1A2F" w:rsidRPr="00DF1A2F" w:rsidRDefault="00DF1A2F">
      <w:pPr>
        <w:pStyle w:val="TOC1"/>
        <w:tabs>
          <w:tab w:val="left" w:pos="420"/>
          <w:tab w:val="right" w:leader="dot" w:pos="9060"/>
        </w:tabs>
        <w:rPr>
          <w:ins w:id="506" w:author="Kitase" w:date="2015-07-26T16:23:00Z"/>
          <w:rFonts w:ascii="Segoe UI" w:eastAsia="Meiryo UI" w:hAnsi="Segoe UI" w:cs="Segoe UI"/>
          <w:noProof/>
          <w:szCs w:val="22"/>
          <w:rPrChange w:id="507" w:author="Kitase" w:date="2015-07-26T16:23:00Z">
            <w:rPr>
              <w:ins w:id="508" w:author="Kitase" w:date="2015-07-26T16:23:00Z"/>
              <w:rFonts w:asciiTheme="minorHAnsi" w:eastAsiaTheme="minorEastAsia" w:hAnsiTheme="minorHAnsi" w:cstheme="minorBidi"/>
              <w:noProof/>
              <w:szCs w:val="22"/>
            </w:rPr>
          </w:rPrChange>
        </w:rPr>
      </w:pPr>
      <w:ins w:id="509" w:author="Kitase" w:date="2015-07-26T16:23:00Z">
        <w:r w:rsidRPr="00DF1A2F">
          <w:rPr>
            <w:rStyle w:val="Hyperlink"/>
            <w:rFonts w:ascii="Segoe UI" w:eastAsia="Meiryo UI" w:hAnsi="Segoe UI" w:cs="Segoe UI"/>
            <w:noProof/>
            <w:rPrChange w:id="510" w:author="Kitase" w:date="2015-07-26T16:23:00Z">
              <w:rPr>
                <w:rStyle w:val="Hyperlink"/>
                <w:noProof/>
              </w:rPr>
            </w:rPrChange>
          </w:rPr>
          <w:fldChar w:fldCharType="begin"/>
        </w:r>
        <w:r w:rsidRPr="00DF1A2F">
          <w:rPr>
            <w:rStyle w:val="Hyperlink"/>
            <w:rFonts w:ascii="Segoe UI" w:eastAsia="Meiryo UI" w:hAnsi="Segoe UI" w:cs="Segoe UI"/>
            <w:noProof/>
            <w:rPrChange w:id="511" w:author="Kitase" w:date="2015-07-26T16:23:00Z">
              <w:rPr>
                <w:rStyle w:val="Hyperlink"/>
                <w:noProof/>
              </w:rPr>
            </w:rPrChange>
          </w:rPr>
          <w:instrText xml:space="preserve"> </w:instrText>
        </w:r>
        <w:r w:rsidRPr="00DF1A2F">
          <w:rPr>
            <w:rFonts w:ascii="Segoe UI" w:eastAsia="Meiryo UI" w:hAnsi="Segoe UI" w:cs="Segoe UI"/>
            <w:noProof/>
            <w:rPrChange w:id="512" w:author="Kitase" w:date="2015-07-26T16:23:00Z">
              <w:rPr>
                <w:noProof/>
              </w:rPr>
            </w:rPrChange>
          </w:rPr>
          <w:instrText>HYPERLINK \l "_Toc425691143"</w:instrText>
        </w:r>
        <w:r w:rsidRPr="00DF1A2F">
          <w:rPr>
            <w:rStyle w:val="Hyperlink"/>
            <w:rFonts w:ascii="Segoe UI" w:eastAsia="Meiryo UI" w:hAnsi="Segoe UI" w:cs="Segoe UI"/>
            <w:noProof/>
            <w:rPrChange w:id="513" w:author="Kitase" w:date="2015-07-26T16:23:00Z">
              <w:rPr>
                <w:rStyle w:val="Hyperlink"/>
                <w:noProof/>
              </w:rPr>
            </w:rPrChange>
          </w:rPr>
          <w:instrText xml:space="preserve"> </w:instrText>
        </w:r>
        <w:r w:rsidRPr="00DF1A2F">
          <w:rPr>
            <w:rStyle w:val="Hyperlink"/>
            <w:rFonts w:ascii="Segoe UI" w:eastAsia="Meiryo UI" w:hAnsi="Segoe UI" w:cs="Segoe UI"/>
            <w:noProof/>
            <w:rPrChange w:id="514" w:author="Kitase" w:date="2015-07-26T16:23:00Z">
              <w:rPr>
                <w:rStyle w:val="Hyperlink"/>
                <w:noProof/>
              </w:rPr>
            </w:rPrChange>
          </w:rPr>
          <w:fldChar w:fldCharType="separate"/>
        </w:r>
        <w:r w:rsidRPr="00DF1A2F">
          <w:rPr>
            <w:rStyle w:val="Hyperlink"/>
            <w:rFonts w:ascii="Segoe UI" w:eastAsia="Meiryo UI" w:hAnsi="Segoe UI" w:cs="Segoe UI"/>
            <w:noProof/>
            <w:rPrChange w:id="515" w:author="Kitase" w:date="2015-07-26T16:23:00Z">
              <w:rPr>
                <w:rStyle w:val="Hyperlink"/>
                <w:rFonts w:ascii="Segoe UI" w:eastAsia="Meiryo UI" w:hAnsi="Segoe UI"/>
                <w:noProof/>
              </w:rPr>
            </w:rPrChange>
          </w:rPr>
          <w:t>7.</w:t>
        </w:r>
        <w:r w:rsidRPr="00DF1A2F">
          <w:rPr>
            <w:rFonts w:ascii="Segoe UI" w:eastAsia="Meiryo UI" w:hAnsi="Segoe UI" w:cs="Segoe UI"/>
            <w:noProof/>
            <w:szCs w:val="22"/>
            <w:rPrChange w:id="516" w:author="Kitase" w:date="2015-07-26T16:23:00Z">
              <w:rPr>
                <w:rFonts w:asciiTheme="minorHAnsi" w:eastAsiaTheme="minorEastAsia" w:hAnsiTheme="minorHAnsi" w:cstheme="minorBidi"/>
                <w:noProof/>
                <w:szCs w:val="22"/>
              </w:rPr>
            </w:rPrChange>
          </w:rPr>
          <w:tab/>
        </w:r>
        <w:r w:rsidRPr="00DF1A2F">
          <w:rPr>
            <w:rStyle w:val="Hyperlink"/>
            <w:rFonts w:ascii="Segoe UI" w:eastAsia="Meiryo UI" w:hAnsi="Segoe UI" w:cs="Segoe UI"/>
            <w:noProof/>
          </w:rPr>
          <w:t>Appendix</w:t>
        </w:r>
        <w:r w:rsidRPr="00DF1A2F">
          <w:rPr>
            <w:rFonts w:ascii="Segoe UI" w:eastAsia="Meiryo UI" w:hAnsi="Segoe UI" w:cs="Segoe UI"/>
            <w:noProof/>
            <w:webHidden/>
            <w:rPrChange w:id="517" w:author="Kitase" w:date="2015-07-26T16:23:00Z">
              <w:rPr>
                <w:noProof/>
                <w:webHidden/>
              </w:rPr>
            </w:rPrChange>
          </w:rPr>
          <w:tab/>
        </w:r>
        <w:r w:rsidRPr="00DF1A2F">
          <w:rPr>
            <w:rFonts w:ascii="Segoe UI" w:eastAsia="Meiryo UI" w:hAnsi="Segoe UI" w:cs="Segoe UI"/>
            <w:noProof/>
            <w:webHidden/>
            <w:rPrChange w:id="518" w:author="Kitase" w:date="2015-07-26T16:23:00Z">
              <w:rPr>
                <w:noProof/>
                <w:webHidden/>
              </w:rPr>
            </w:rPrChange>
          </w:rPr>
          <w:fldChar w:fldCharType="begin"/>
        </w:r>
        <w:r w:rsidRPr="00DF1A2F">
          <w:rPr>
            <w:rFonts w:ascii="Segoe UI" w:eastAsia="Meiryo UI" w:hAnsi="Segoe UI" w:cs="Segoe UI"/>
            <w:noProof/>
            <w:webHidden/>
            <w:rPrChange w:id="519" w:author="Kitase" w:date="2015-07-26T16:23:00Z">
              <w:rPr>
                <w:noProof/>
                <w:webHidden/>
              </w:rPr>
            </w:rPrChange>
          </w:rPr>
          <w:instrText xml:space="preserve"> PAGEREF _Toc425691143 \h </w:instrText>
        </w:r>
      </w:ins>
      <w:r w:rsidRPr="00DF1A2F">
        <w:rPr>
          <w:rFonts w:ascii="Segoe UI" w:eastAsia="Meiryo UI" w:hAnsi="Segoe UI" w:cs="Segoe UI"/>
          <w:noProof/>
          <w:webHidden/>
          <w:rPrChange w:id="520" w:author="Kitase" w:date="2015-07-26T16:23:00Z">
            <w:rPr>
              <w:rFonts w:ascii="Segoe UI" w:eastAsia="Meiryo UI" w:hAnsi="Segoe UI" w:cs="Segoe UI"/>
              <w:noProof/>
              <w:webHidden/>
            </w:rPr>
          </w:rPrChange>
        </w:rPr>
      </w:r>
      <w:r w:rsidRPr="00DF1A2F">
        <w:rPr>
          <w:rFonts w:ascii="Segoe UI" w:eastAsia="Meiryo UI" w:hAnsi="Segoe UI" w:cs="Segoe UI"/>
          <w:noProof/>
          <w:webHidden/>
          <w:rPrChange w:id="521" w:author="Kitase" w:date="2015-07-26T16:23:00Z">
            <w:rPr>
              <w:noProof/>
              <w:webHidden/>
            </w:rPr>
          </w:rPrChange>
        </w:rPr>
        <w:fldChar w:fldCharType="separate"/>
      </w:r>
      <w:ins w:id="522" w:author="Kitase" w:date="2015-08-02T09:52:00Z">
        <w:r w:rsidR="00A17E52">
          <w:rPr>
            <w:rFonts w:ascii="Segoe UI" w:eastAsia="Meiryo UI" w:hAnsi="Segoe UI" w:cs="Segoe UI"/>
            <w:noProof/>
            <w:webHidden/>
          </w:rPr>
          <w:t>38</w:t>
        </w:r>
      </w:ins>
      <w:ins w:id="523" w:author="Kitase" w:date="2015-07-26T16:23:00Z">
        <w:r w:rsidRPr="00DF1A2F">
          <w:rPr>
            <w:rFonts w:ascii="Segoe UI" w:eastAsia="Meiryo UI" w:hAnsi="Segoe UI" w:cs="Segoe UI"/>
            <w:noProof/>
            <w:webHidden/>
            <w:rPrChange w:id="524" w:author="Kitase" w:date="2015-07-26T16:23:00Z">
              <w:rPr>
                <w:noProof/>
                <w:webHidden/>
              </w:rPr>
            </w:rPrChange>
          </w:rPr>
          <w:fldChar w:fldCharType="end"/>
        </w:r>
        <w:r w:rsidRPr="00DF1A2F">
          <w:rPr>
            <w:rStyle w:val="Hyperlink"/>
            <w:rFonts w:ascii="Segoe UI" w:eastAsia="Meiryo UI" w:hAnsi="Segoe UI" w:cs="Segoe UI"/>
            <w:noProof/>
            <w:rPrChange w:id="525" w:author="Kitase" w:date="2015-07-26T16:23:00Z">
              <w:rPr>
                <w:rStyle w:val="Hyperlink"/>
                <w:noProof/>
              </w:rPr>
            </w:rPrChange>
          </w:rPr>
          <w:fldChar w:fldCharType="end"/>
        </w:r>
      </w:ins>
    </w:p>
    <w:p w14:paraId="7D1B58DD" w14:textId="77777777" w:rsidR="00DF1A2F" w:rsidRPr="00DF1A2F" w:rsidRDefault="00DF1A2F">
      <w:pPr>
        <w:pStyle w:val="TOC2"/>
        <w:tabs>
          <w:tab w:val="left" w:pos="840"/>
          <w:tab w:val="right" w:leader="dot" w:pos="9060"/>
        </w:tabs>
        <w:rPr>
          <w:ins w:id="526" w:author="Kitase" w:date="2015-07-26T16:23:00Z"/>
          <w:rFonts w:ascii="Segoe UI" w:eastAsia="Meiryo UI" w:hAnsi="Segoe UI" w:cs="Segoe UI"/>
          <w:noProof/>
          <w:szCs w:val="22"/>
          <w:rPrChange w:id="527" w:author="Kitase" w:date="2015-07-26T16:23:00Z">
            <w:rPr>
              <w:ins w:id="528" w:author="Kitase" w:date="2015-07-26T16:23:00Z"/>
              <w:rFonts w:asciiTheme="minorHAnsi" w:eastAsiaTheme="minorEastAsia" w:hAnsiTheme="minorHAnsi" w:cstheme="minorBidi"/>
              <w:noProof/>
              <w:szCs w:val="22"/>
            </w:rPr>
          </w:rPrChange>
        </w:rPr>
      </w:pPr>
      <w:ins w:id="529" w:author="Kitase" w:date="2015-07-26T16:23:00Z">
        <w:r w:rsidRPr="00DF1A2F">
          <w:rPr>
            <w:rStyle w:val="Hyperlink"/>
            <w:rFonts w:ascii="Segoe UI" w:eastAsia="Meiryo UI" w:hAnsi="Segoe UI" w:cs="Segoe UI"/>
            <w:noProof/>
            <w:rPrChange w:id="530" w:author="Kitase" w:date="2015-07-26T16:23:00Z">
              <w:rPr>
                <w:rStyle w:val="Hyperlink"/>
                <w:noProof/>
              </w:rPr>
            </w:rPrChange>
          </w:rPr>
          <w:fldChar w:fldCharType="begin"/>
        </w:r>
        <w:r w:rsidRPr="00DF1A2F">
          <w:rPr>
            <w:rStyle w:val="Hyperlink"/>
            <w:rFonts w:ascii="Segoe UI" w:eastAsia="Meiryo UI" w:hAnsi="Segoe UI" w:cs="Segoe UI"/>
            <w:noProof/>
            <w:rPrChange w:id="531" w:author="Kitase" w:date="2015-07-26T16:23:00Z">
              <w:rPr>
                <w:rStyle w:val="Hyperlink"/>
                <w:noProof/>
              </w:rPr>
            </w:rPrChange>
          </w:rPr>
          <w:instrText xml:space="preserve"> </w:instrText>
        </w:r>
        <w:r w:rsidRPr="00DF1A2F">
          <w:rPr>
            <w:rFonts w:ascii="Segoe UI" w:eastAsia="Meiryo UI" w:hAnsi="Segoe UI" w:cs="Segoe UI"/>
            <w:noProof/>
            <w:rPrChange w:id="532" w:author="Kitase" w:date="2015-07-26T16:23:00Z">
              <w:rPr>
                <w:noProof/>
              </w:rPr>
            </w:rPrChange>
          </w:rPr>
          <w:instrText>HYPERLINK \l "_Toc425691144"</w:instrText>
        </w:r>
        <w:r w:rsidRPr="00DF1A2F">
          <w:rPr>
            <w:rStyle w:val="Hyperlink"/>
            <w:rFonts w:ascii="Segoe UI" w:eastAsia="Meiryo UI" w:hAnsi="Segoe UI" w:cs="Segoe UI"/>
            <w:noProof/>
            <w:rPrChange w:id="533" w:author="Kitase" w:date="2015-07-26T16:23:00Z">
              <w:rPr>
                <w:rStyle w:val="Hyperlink"/>
                <w:noProof/>
              </w:rPr>
            </w:rPrChange>
          </w:rPr>
          <w:instrText xml:space="preserve"> </w:instrText>
        </w:r>
        <w:r w:rsidRPr="00DF1A2F">
          <w:rPr>
            <w:rStyle w:val="Hyperlink"/>
            <w:rFonts w:ascii="Segoe UI" w:eastAsia="Meiryo UI" w:hAnsi="Segoe UI" w:cs="Segoe UI"/>
            <w:noProof/>
            <w:rPrChange w:id="534" w:author="Kitase" w:date="2015-07-26T16:23:00Z">
              <w:rPr>
                <w:rStyle w:val="Hyperlink"/>
                <w:noProof/>
              </w:rPr>
            </w:rPrChange>
          </w:rPr>
          <w:fldChar w:fldCharType="separate"/>
        </w:r>
        <w:r w:rsidRPr="00DF1A2F">
          <w:rPr>
            <w:rStyle w:val="Hyperlink"/>
            <w:rFonts w:ascii="Segoe UI" w:eastAsia="Meiryo UI" w:hAnsi="Segoe UI" w:cs="Segoe UI"/>
            <w:noProof/>
            <w:rPrChange w:id="535" w:author="Kitase" w:date="2015-07-26T16:23:00Z">
              <w:rPr>
                <w:rStyle w:val="Hyperlink"/>
                <w:rFonts w:ascii="Segoe UI" w:eastAsia="Meiryo UI" w:hAnsi="Segoe UI"/>
                <w:noProof/>
              </w:rPr>
            </w:rPrChange>
          </w:rPr>
          <w:t>7.1.</w:t>
        </w:r>
        <w:r w:rsidRPr="00DF1A2F">
          <w:rPr>
            <w:rFonts w:ascii="Segoe UI" w:eastAsia="Meiryo UI" w:hAnsi="Segoe UI" w:cs="Segoe UI"/>
            <w:noProof/>
            <w:szCs w:val="22"/>
            <w:rPrChange w:id="536" w:author="Kitase" w:date="2015-07-26T16:23:00Z">
              <w:rPr>
                <w:rFonts w:asciiTheme="minorHAnsi" w:eastAsiaTheme="minorEastAsia" w:hAnsiTheme="minorHAnsi" w:cstheme="minorBidi"/>
                <w:noProof/>
                <w:szCs w:val="22"/>
              </w:rPr>
            </w:rPrChange>
          </w:rPr>
          <w:tab/>
        </w:r>
        <w:r w:rsidRPr="00DF1A2F">
          <w:rPr>
            <w:rStyle w:val="Hyperlink"/>
            <w:rFonts w:ascii="Segoe UI" w:eastAsia="Meiryo UI" w:hAnsi="Segoe UI" w:cs="Segoe UI" w:hint="eastAsia"/>
            <w:noProof/>
          </w:rPr>
          <w:t>サポートチャットとチケット</w:t>
        </w:r>
        <w:r w:rsidRPr="00DF1A2F">
          <w:rPr>
            <w:rFonts w:ascii="Segoe UI" w:eastAsia="Meiryo UI" w:hAnsi="Segoe UI" w:cs="Segoe UI"/>
            <w:noProof/>
            <w:webHidden/>
            <w:rPrChange w:id="537" w:author="Kitase" w:date="2015-07-26T16:23:00Z">
              <w:rPr>
                <w:noProof/>
                <w:webHidden/>
              </w:rPr>
            </w:rPrChange>
          </w:rPr>
          <w:tab/>
        </w:r>
        <w:r w:rsidRPr="00DF1A2F">
          <w:rPr>
            <w:rFonts w:ascii="Segoe UI" w:eastAsia="Meiryo UI" w:hAnsi="Segoe UI" w:cs="Segoe UI"/>
            <w:noProof/>
            <w:webHidden/>
            <w:rPrChange w:id="538" w:author="Kitase" w:date="2015-07-26T16:23:00Z">
              <w:rPr>
                <w:noProof/>
                <w:webHidden/>
              </w:rPr>
            </w:rPrChange>
          </w:rPr>
          <w:fldChar w:fldCharType="begin"/>
        </w:r>
        <w:r w:rsidRPr="00DF1A2F">
          <w:rPr>
            <w:rFonts w:ascii="Segoe UI" w:eastAsia="Meiryo UI" w:hAnsi="Segoe UI" w:cs="Segoe UI"/>
            <w:noProof/>
            <w:webHidden/>
            <w:rPrChange w:id="539" w:author="Kitase" w:date="2015-07-26T16:23:00Z">
              <w:rPr>
                <w:noProof/>
                <w:webHidden/>
              </w:rPr>
            </w:rPrChange>
          </w:rPr>
          <w:instrText xml:space="preserve"> PAGEREF _Toc425691144 \h </w:instrText>
        </w:r>
      </w:ins>
      <w:r w:rsidRPr="00DF1A2F">
        <w:rPr>
          <w:rFonts w:ascii="Segoe UI" w:eastAsia="Meiryo UI" w:hAnsi="Segoe UI" w:cs="Segoe UI"/>
          <w:noProof/>
          <w:webHidden/>
          <w:rPrChange w:id="540" w:author="Kitase" w:date="2015-07-26T16:23:00Z">
            <w:rPr>
              <w:rFonts w:ascii="Segoe UI" w:eastAsia="Meiryo UI" w:hAnsi="Segoe UI" w:cs="Segoe UI"/>
              <w:noProof/>
              <w:webHidden/>
            </w:rPr>
          </w:rPrChange>
        </w:rPr>
      </w:r>
      <w:r w:rsidRPr="00DF1A2F">
        <w:rPr>
          <w:rFonts w:ascii="Segoe UI" w:eastAsia="Meiryo UI" w:hAnsi="Segoe UI" w:cs="Segoe UI"/>
          <w:noProof/>
          <w:webHidden/>
          <w:rPrChange w:id="541" w:author="Kitase" w:date="2015-07-26T16:23:00Z">
            <w:rPr>
              <w:noProof/>
              <w:webHidden/>
            </w:rPr>
          </w:rPrChange>
        </w:rPr>
        <w:fldChar w:fldCharType="separate"/>
      </w:r>
      <w:ins w:id="542" w:author="Kitase" w:date="2015-08-02T09:52:00Z">
        <w:r w:rsidR="00A17E52">
          <w:rPr>
            <w:rFonts w:ascii="Segoe UI" w:eastAsia="Meiryo UI" w:hAnsi="Segoe UI" w:cs="Segoe UI"/>
            <w:noProof/>
            <w:webHidden/>
          </w:rPr>
          <w:t>38</w:t>
        </w:r>
      </w:ins>
      <w:ins w:id="543" w:author="Kitase" w:date="2015-07-26T16:23:00Z">
        <w:r w:rsidRPr="00DF1A2F">
          <w:rPr>
            <w:rFonts w:ascii="Segoe UI" w:eastAsia="Meiryo UI" w:hAnsi="Segoe UI" w:cs="Segoe UI"/>
            <w:noProof/>
            <w:webHidden/>
            <w:rPrChange w:id="544" w:author="Kitase" w:date="2015-07-26T16:23:00Z">
              <w:rPr>
                <w:noProof/>
                <w:webHidden/>
              </w:rPr>
            </w:rPrChange>
          </w:rPr>
          <w:fldChar w:fldCharType="end"/>
        </w:r>
        <w:r w:rsidRPr="00DF1A2F">
          <w:rPr>
            <w:rStyle w:val="Hyperlink"/>
            <w:rFonts w:ascii="Segoe UI" w:eastAsia="Meiryo UI" w:hAnsi="Segoe UI" w:cs="Segoe UI"/>
            <w:noProof/>
            <w:rPrChange w:id="545" w:author="Kitase" w:date="2015-07-26T16:23:00Z">
              <w:rPr>
                <w:rStyle w:val="Hyperlink"/>
                <w:noProof/>
              </w:rPr>
            </w:rPrChange>
          </w:rPr>
          <w:fldChar w:fldCharType="end"/>
        </w:r>
      </w:ins>
    </w:p>
    <w:p w14:paraId="1D2D0A47" w14:textId="77777777" w:rsidR="00DF1A2F" w:rsidRPr="00DF1A2F" w:rsidRDefault="00DF1A2F">
      <w:pPr>
        <w:pStyle w:val="TOC2"/>
        <w:tabs>
          <w:tab w:val="left" w:pos="840"/>
          <w:tab w:val="right" w:leader="dot" w:pos="9060"/>
        </w:tabs>
        <w:rPr>
          <w:ins w:id="546" w:author="Kitase" w:date="2015-07-26T16:23:00Z"/>
          <w:rFonts w:ascii="Segoe UI" w:eastAsia="Meiryo UI" w:hAnsi="Segoe UI" w:cs="Segoe UI"/>
          <w:noProof/>
          <w:szCs w:val="22"/>
          <w:rPrChange w:id="547" w:author="Kitase" w:date="2015-07-26T16:23:00Z">
            <w:rPr>
              <w:ins w:id="548" w:author="Kitase" w:date="2015-07-26T16:23:00Z"/>
              <w:rFonts w:asciiTheme="minorHAnsi" w:eastAsiaTheme="minorEastAsia" w:hAnsiTheme="minorHAnsi" w:cstheme="minorBidi"/>
              <w:noProof/>
              <w:szCs w:val="22"/>
            </w:rPr>
          </w:rPrChange>
        </w:rPr>
      </w:pPr>
      <w:ins w:id="549" w:author="Kitase" w:date="2015-07-26T16:23:00Z">
        <w:r w:rsidRPr="00DF1A2F">
          <w:rPr>
            <w:rStyle w:val="Hyperlink"/>
            <w:rFonts w:ascii="Segoe UI" w:eastAsia="Meiryo UI" w:hAnsi="Segoe UI" w:cs="Segoe UI"/>
            <w:noProof/>
            <w:rPrChange w:id="550" w:author="Kitase" w:date="2015-07-26T16:23:00Z">
              <w:rPr>
                <w:rStyle w:val="Hyperlink"/>
                <w:noProof/>
              </w:rPr>
            </w:rPrChange>
          </w:rPr>
          <w:fldChar w:fldCharType="begin"/>
        </w:r>
        <w:r w:rsidRPr="00DF1A2F">
          <w:rPr>
            <w:rStyle w:val="Hyperlink"/>
            <w:rFonts w:ascii="Segoe UI" w:eastAsia="Meiryo UI" w:hAnsi="Segoe UI" w:cs="Segoe UI"/>
            <w:noProof/>
            <w:rPrChange w:id="551" w:author="Kitase" w:date="2015-07-26T16:23:00Z">
              <w:rPr>
                <w:rStyle w:val="Hyperlink"/>
                <w:noProof/>
              </w:rPr>
            </w:rPrChange>
          </w:rPr>
          <w:instrText xml:space="preserve"> </w:instrText>
        </w:r>
        <w:r w:rsidRPr="00DF1A2F">
          <w:rPr>
            <w:rFonts w:ascii="Segoe UI" w:eastAsia="Meiryo UI" w:hAnsi="Segoe UI" w:cs="Segoe UI"/>
            <w:noProof/>
            <w:rPrChange w:id="552" w:author="Kitase" w:date="2015-07-26T16:23:00Z">
              <w:rPr>
                <w:noProof/>
              </w:rPr>
            </w:rPrChange>
          </w:rPr>
          <w:instrText>HYPERLINK \l "_Toc425691145"</w:instrText>
        </w:r>
        <w:r w:rsidRPr="00DF1A2F">
          <w:rPr>
            <w:rStyle w:val="Hyperlink"/>
            <w:rFonts w:ascii="Segoe UI" w:eastAsia="Meiryo UI" w:hAnsi="Segoe UI" w:cs="Segoe UI"/>
            <w:noProof/>
            <w:rPrChange w:id="553" w:author="Kitase" w:date="2015-07-26T16:23:00Z">
              <w:rPr>
                <w:rStyle w:val="Hyperlink"/>
                <w:noProof/>
              </w:rPr>
            </w:rPrChange>
          </w:rPr>
          <w:instrText xml:space="preserve"> </w:instrText>
        </w:r>
        <w:r w:rsidRPr="00DF1A2F">
          <w:rPr>
            <w:rStyle w:val="Hyperlink"/>
            <w:rFonts w:ascii="Segoe UI" w:eastAsia="Meiryo UI" w:hAnsi="Segoe UI" w:cs="Segoe UI"/>
            <w:noProof/>
            <w:rPrChange w:id="554" w:author="Kitase" w:date="2015-07-26T16:23:00Z">
              <w:rPr>
                <w:rStyle w:val="Hyperlink"/>
                <w:noProof/>
              </w:rPr>
            </w:rPrChange>
          </w:rPr>
          <w:fldChar w:fldCharType="separate"/>
        </w:r>
        <w:r w:rsidRPr="00DF1A2F">
          <w:rPr>
            <w:rStyle w:val="Hyperlink"/>
            <w:rFonts w:ascii="Segoe UI" w:eastAsia="Meiryo UI" w:hAnsi="Segoe UI" w:cs="Segoe UI"/>
            <w:noProof/>
            <w:rPrChange w:id="555" w:author="Kitase" w:date="2015-07-26T16:23:00Z">
              <w:rPr>
                <w:rStyle w:val="Hyperlink"/>
                <w:rFonts w:ascii="Segoe UI" w:eastAsia="Meiryo UI" w:hAnsi="Segoe UI"/>
                <w:noProof/>
              </w:rPr>
            </w:rPrChange>
          </w:rPr>
          <w:t>7.2.</w:t>
        </w:r>
        <w:r w:rsidRPr="00DF1A2F">
          <w:rPr>
            <w:rFonts w:ascii="Segoe UI" w:eastAsia="Meiryo UI" w:hAnsi="Segoe UI" w:cs="Segoe UI"/>
            <w:noProof/>
            <w:szCs w:val="22"/>
            <w:rPrChange w:id="556" w:author="Kitase" w:date="2015-07-26T16:23:00Z">
              <w:rPr>
                <w:rFonts w:asciiTheme="minorHAnsi" w:eastAsiaTheme="minorEastAsia" w:hAnsiTheme="minorHAnsi" w:cstheme="minorBidi"/>
                <w:noProof/>
                <w:szCs w:val="22"/>
              </w:rPr>
            </w:rPrChange>
          </w:rPr>
          <w:tab/>
        </w:r>
        <w:r w:rsidRPr="00DF1A2F">
          <w:rPr>
            <w:rStyle w:val="Hyperlink"/>
            <w:rFonts w:ascii="Segoe UI" w:eastAsia="Meiryo UI" w:hAnsi="Segoe UI" w:cs="Segoe UI"/>
            <w:noProof/>
          </w:rPr>
          <w:t>SolftLayer</w:t>
        </w:r>
        <w:r w:rsidRPr="00DF1A2F">
          <w:rPr>
            <w:rStyle w:val="Hyperlink"/>
            <w:rFonts w:ascii="Segoe UI" w:eastAsia="Meiryo UI" w:hAnsi="Segoe UI" w:cs="Segoe UI" w:hint="eastAsia"/>
            <w:noProof/>
          </w:rPr>
          <w:t>のネットワーク構成例</w:t>
        </w:r>
        <w:r w:rsidRPr="00DF1A2F">
          <w:rPr>
            <w:rFonts w:ascii="Segoe UI" w:eastAsia="Meiryo UI" w:hAnsi="Segoe UI" w:cs="Segoe UI"/>
            <w:noProof/>
            <w:webHidden/>
            <w:rPrChange w:id="557" w:author="Kitase" w:date="2015-07-26T16:23:00Z">
              <w:rPr>
                <w:noProof/>
                <w:webHidden/>
              </w:rPr>
            </w:rPrChange>
          </w:rPr>
          <w:tab/>
        </w:r>
        <w:r w:rsidRPr="00DF1A2F">
          <w:rPr>
            <w:rFonts w:ascii="Segoe UI" w:eastAsia="Meiryo UI" w:hAnsi="Segoe UI" w:cs="Segoe UI"/>
            <w:noProof/>
            <w:webHidden/>
            <w:rPrChange w:id="558" w:author="Kitase" w:date="2015-07-26T16:23:00Z">
              <w:rPr>
                <w:noProof/>
                <w:webHidden/>
              </w:rPr>
            </w:rPrChange>
          </w:rPr>
          <w:fldChar w:fldCharType="begin"/>
        </w:r>
        <w:r w:rsidRPr="00DF1A2F">
          <w:rPr>
            <w:rFonts w:ascii="Segoe UI" w:eastAsia="Meiryo UI" w:hAnsi="Segoe UI" w:cs="Segoe UI"/>
            <w:noProof/>
            <w:webHidden/>
            <w:rPrChange w:id="559" w:author="Kitase" w:date="2015-07-26T16:23:00Z">
              <w:rPr>
                <w:noProof/>
                <w:webHidden/>
              </w:rPr>
            </w:rPrChange>
          </w:rPr>
          <w:instrText xml:space="preserve"> PAGEREF _Toc425691145 \h </w:instrText>
        </w:r>
      </w:ins>
      <w:r w:rsidRPr="00DF1A2F">
        <w:rPr>
          <w:rFonts w:ascii="Segoe UI" w:eastAsia="Meiryo UI" w:hAnsi="Segoe UI" w:cs="Segoe UI"/>
          <w:noProof/>
          <w:webHidden/>
          <w:rPrChange w:id="560" w:author="Kitase" w:date="2015-07-26T16:23:00Z">
            <w:rPr>
              <w:rFonts w:ascii="Segoe UI" w:eastAsia="Meiryo UI" w:hAnsi="Segoe UI" w:cs="Segoe UI"/>
              <w:noProof/>
              <w:webHidden/>
            </w:rPr>
          </w:rPrChange>
        </w:rPr>
      </w:r>
      <w:r w:rsidRPr="00DF1A2F">
        <w:rPr>
          <w:rFonts w:ascii="Segoe UI" w:eastAsia="Meiryo UI" w:hAnsi="Segoe UI" w:cs="Segoe UI"/>
          <w:noProof/>
          <w:webHidden/>
          <w:rPrChange w:id="561" w:author="Kitase" w:date="2015-07-26T16:23:00Z">
            <w:rPr>
              <w:noProof/>
              <w:webHidden/>
            </w:rPr>
          </w:rPrChange>
        </w:rPr>
        <w:fldChar w:fldCharType="separate"/>
      </w:r>
      <w:ins w:id="562" w:author="Kitase" w:date="2015-08-02T09:52:00Z">
        <w:r w:rsidR="00A17E52">
          <w:rPr>
            <w:rFonts w:ascii="Segoe UI" w:eastAsia="Meiryo UI" w:hAnsi="Segoe UI" w:cs="Segoe UI"/>
            <w:noProof/>
            <w:webHidden/>
          </w:rPr>
          <w:t>40</w:t>
        </w:r>
      </w:ins>
      <w:ins w:id="563" w:author="Kitase" w:date="2015-07-26T16:23:00Z">
        <w:r w:rsidRPr="00DF1A2F">
          <w:rPr>
            <w:rFonts w:ascii="Segoe UI" w:eastAsia="Meiryo UI" w:hAnsi="Segoe UI" w:cs="Segoe UI"/>
            <w:noProof/>
            <w:webHidden/>
            <w:rPrChange w:id="564" w:author="Kitase" w:date="2015-07-26T16:23:00Z">
              <w:rPr>
                <w:noProof/>
                <w:webHidden/>
              </w:rPr>
            </w:rPrChange>
          </w:rPr>
          <w:fldChar w:fldCharType="end"/>
        </w:r>
        <w:r w:rsidRPr="00DF1A2F">
          <w:rPr>
            <w:rStyle w:val="Hyperlink"/>
            <w:rFonts w:ascii="Segoe UI" w:eastAsia="Meiryo UI" w:hAnsi="Segoe UI" w:cs="Segoe UI"/>
            <w:noProof/>
            <w:rPrChange w:id="565" w:author="Kitase" w:date="2015-07-26T16:23:00Z">
              <w:rPr>
                <w:rStyle w:val="Hyperlink"/>
                <w:noProof/>
              </w:rPr>
            </w:rPrChange>
          </w:rPr>
          <w:fldChar w:fldCharType="end"/>
        </w:r>
      </w:ins>
    </w:p>
    <w:p w14:paraId="63F00029" w14:textId="77777777" w:rsidR="00DF1A2F" w:rsidRPr="00DF1A2F" w:rsidRDefault="00DF1A2F">
      <w:pPr>
        <w:pStyle w:val="TOC2"/>
        <w:tabs>
          <w:tab w:val="left" w:pos="840"/>
          <w:tab w:val="right" w:leader="dot" w:pos="9060"/>
        </w:tabs>
        <w:rPr>
          <w:ins w:id="566" w:author="Kitase" w:date="2015-07-26T16:23:00Z"/>
          <w:rFonts w:ascii="Segoe UI" w:eastAsia="Meiryo UI" w:hAnsi="Segoe UI" w:cs="Segoe UI"/>
          <w:noProof/>
          <w:szCs w:val="22"/>
          <w:rPrChange w:id="567" w:author="Kitase" w:date="2015-07-26T16:23:00Z">
            <w:rPr>
              <w:ins w:id="568" w:author="Kitase" w:date="2015-07-26T16:23:00Z"/>
              <w:rFonts w:asciiTheme="minorHAnsi" w:eastAsiaTheme="minorEastAsia" w:hAnsiTheme="minorHAnsi" w:cstheme="minorBidi"/>
              <w:noProof/>
              <w:szCs w:val="22"/>
            </w:rPr>
          </w:rPrChange>
        </w:rPr>
      </w:pPr>
      <w:ins w:id="569" w:author="Kitase" w:date="2015-07-26T16:23:00Z">
        <w:r w:rsidRPr="00DF1A2F">
          <w:rPr>
            <w:rStyle w:val="Hyperlink"/>
            <w:rFonts w:ascii="Segoe UI" w:eastAsia="Meiryo UI" w:hAnsi="Segoe UI" w:cs="Segoe UI"/>
            <w:noProof/>
            <w:rPrChange w:id="570" w:author="Kitase" w:date="2015-07-26T16:23:00Z">
              <w:rPr>
                <w:rStyle w:val="Hyperlink"/>
                <w:noProof/>
              </w:rPr>
            </w:rPrChange>
          </w:rPr>
          <w:fldChar w:fldCharType="begin"/>
        </w:r>
        <w:r w:rsidRPr="00DF1A2F">
          <w:rPr>
            <w:rStyle w:val="Hyperlink"/>
            <w:rFonts w:ascii="Segoe UI" w:eastAsia="Meiryo UI" w:hAnsi="Segoe UI" w:cs="Segoe UI"/>
            <w:noProof/>
            <w:rPrChange w:id="571" w:author="Kitase" w:date="2015-07-26T16:23:00Z">
              <w:rPr>
                <w:rStyle w:val="Hyperlink"/>
                <w:noProof/>
              </w:rPr>
            </w:rPrChange>
          </w:rPr>
          <w:instrText xml:space="preserve"> </w:instrText>
        </w:r>
        <w:r w:rsidRPr="00DF1A2F">
          <w:rPr>
            <w:rFonts w:ascii="Segoe UI" w:eastAsia="Meiryo UI" w:hAnsi="Segoe UI" w:cs="Segoe UI"/>
            <w:noProof/>
            <w:rPrChange w:id="572" w:author="Kitase" w:date="2015-07-26T16:23:00Z">
              <w:rPr>
                <w:noProof/>
              </w:rPr>
            </w:rPrChange>
          </w:rPr>
          <w:instrText>HYPERLINK \l "_Toc425691146"</w:instrText>
        </w:r>
        <w:r w:rsidRPr="00DF1A2F">
          <w:rPr>
            <w:rStyle w:val="Hyperlink"/>
            <w:rFonts w:ascii="Segoe UI" w:eastAsia="Meiryo UI" w:hAnsi="Segoe UI" w:cs="Segoe UI"/>
            <w:noProof/>
            <w:rPrChange w:id="573" w:author="Kitase" w:date="2015-07-26T16:23:00Z">
              <w:rPr>
                <w:rStyle w:val="Hyperlink"/>
                <w:noProof/>
              </w:rPr>
            </w:rPrChange>
          </w:rPr>
          <w:instrText xml:space="preserve"> </w:instrText>
        </w:r>
        <w:r w:rsidRPr="00DF1A2F">
          <w:rPr>
            <w:rStyle w:val="Hyperlink"/>
            <w:rFonts w:ascii="Segoe UI" w:eastAsia="Meiryo UI" w:hAnsi="Segoe UI" w:cs="Segoe UI"/>
            <w:noProof/>
            <w:rPrChange w:id="574" w:author="Kitase" w:date="2015-07-26T16:23:00Z">
              <w:rPr>
                <w:rStyle w:val="Hyperlink"/>
                <w:noProof/>
              </w:rPr>
            </w:rPrChange>
          </w:rPr>
          <w:fldChar w:fldCharType="separate"/>
        </w:r>
        <w:r w:rsidRPr="00DF1A2F">
          <w:rPr>
            <w:rStyle w:val="Hyperlink"/>
            <w:rFonts w:ascii="Segoe UI" w:eastAsia="Meiryo UI" w:hAnsi="Segoe UI" w:cs="Segoe UI"/>
            <w:noProof/>
            <w:rPrChange w:id="575" w:author="Kitase" w:date="2015-07-26T16:23:00Z">
              <w:rPr>
                <w:rStyle w:val="Hyperlink"/>
                <w:rFonts w:ascii="Segoe UI" w:eastAsia="Meiryo UI" w:hAnsi="Segoe UI"/>
                <w:noProof/>
              </w:rPr>
            </w:rPrChange>
          </w:rPr>
          <w:t>7.3.</w:t>
        </w:r>
        <w:r w:rsidRPr="00DF1A2F">
          <w:rPr>
            <w:rFonts w:ascii="Segoe UI" w:eastAsia="Meiryo UI" w:hAnsi="Segoe UI" w:cs="Segoe UI"/>
            <w:noProof/>
            <w:szCs w:val="22"/>
            <w:rPrChange w:id="576" w:author="Kitase" w:date="2015-07-26T16:23:00Z">
              <w:rPr>
                <w:rFonts w:asciiTheme="minorHAnsi" w:eastAsiaTheme="minorEastAsia" w:hAnsiTheme="minorHAnsi" w:cstheme="minorBidi"/>
                <w:noProof/>
                <w:szCs w:val="22"/>
              </w:rPr>
            </w:rPrChange>
          </w:rPr>
          <w:tab/>
        </w:r>
        <w:r w:rsidRPr="00DF1A2F">
          <w:rPr>
            <w:rStyle w:val="Hyperlink"/>
            <w:rFonts w:ascii="Segoe UI" w:eastAsia="Meiryo UI" w:hAnsi="Segoe UI" w:cs="Segoe UI"/>
            <w:noProof/>
          </w:rPr>
          <w:t>Apache</w:t>
        </w:r>
        <w:r w:rsidRPr="00DF1A2F">
          <w:rPr>
            <w:rStyle w:val="Hyperlink"/>
            <w:rFonts w:ascii="Segoe UI" w:eastAsia="Meiryo UI" w:hAnsi="Segoe UI" w:cs="Segoe UI" w:hint="eastAsia"/>
            <w:noProof/>
          </w:rPr>
          <w:t>を利用した</w:t>
        </w:r>
        <w:r w:rsidRPr="00DF1A2F">
          <w:rPr>
            <w:rStyle w:val="Hyperlink"/>
            <w:rFonts w:ascii="Segoe UI" w:eastAsia="Meiryo UI" w:hAnsi="Segoe UI" w:cs="Segoe UI"/>
            <w:noProof/>
          </w:rPr>
          <w:t>WordPress</w:t>
        </w:r>
        <w:r w:rsidRPr="00DF1A2F">
          <w:rPr>
            <w:rStyle w:val="Hyperlink"/>
            <w:rFonts w:ascii="Segoe UI" w:eastAsia="Meiryo UI" w:hAnsi="Segoe UI" w:cs="Segoe UI" w:hint="eastAsia"/>
            <w:noProof/>
          </w:rPr>
          <w:t>サーバの構築</w:t>
        </w:r>
        <w:r w:rsidRPr="00DF1A2F">
          <w:rPr>
            <w:rFonts w:ascii="Segoe UI" w:eastAsia="Meiryo UI" w:hAnsi="Segoe UI" w:cs="Segoe UI"/>
            <w:noProof/>
            <w:webHidden/>
            <w:rPrChange w:id="577" w:author="Kitase" w:date="2015-07-26T16:23:00Z">
              <w:rPr>
                <w:noProof/>
                <w:webHidden/>
              </w:rPr>
            </w:rPrChange>
          </w:rPr>
          <w:tab/>
        </w:r>
        <w:r w:rsidRPr="00DF1A2F">
          <w:rPr>
            <w:rFonts w:ascii="Segoe UI" w:eastAsia="Meiryo UI" w:hAnsi="Segoe UI" w:cs="Segoe UI"/>
            <w:noProof/>
            <w:webHidden/>
            <w:rPrChange w:id="578" w:author="Kitase" w:date="2015-07-26T16:23:00Z">
              <w:rPr>
                <w:noProof/>
                <w:webHidden/>
              </w:rPr>
            </w:rPrChange>
          </w:rPr>
          <w:fldChar w:fldCharType="begin"/>
        </w:r>
        <w:r w:rsidRPr="00DF1A2F">
          <w:rPr>
            <w:rFonts w:ascii="Segoe UI" w:eastAsia="Meiryo UI" w:hAnsi="Segoe UI" w:cs="Segoe UI"/>
            <w:noProof/>
            <w:webHidden/>
            <w:rPrChange w:id="579" w:author="Kitase" w:date="2015-07-26T16:23:00Z">
              <w:rPr>
                <w:noProof/>
                <w:webHidden/>
              </w:rPr>
            </w:rPrChange>
          </w:rPr>
          <w:instrText xml:space="preserve"> PAGEREF _Toc425691146 \h </w:instrText>
        </w:r>
      </w:ins>
      <w:r w:rsidRPr="00DF1A2F">
        <w:rPr>
          <w:rFonts w:ascii="Segoe UI" w:eastAsia="Meiryo UI" w:hAnsi="Segoe UI" w:cs="Segoe UI"/>
          <w:noProof/>
          <w:webHidden/>
          <w:rPrChange w:id="580" w:author="Kitase" w:date="2015-07-26T16:23:00Z">
            <w:rPr>
              <w:rFonts w:ascii="Segoe UI" w:eastAsia="Meiryo UI" w:hAnsi="Segoe UI" w:cs="Segoe UI"/>
              <w:noProof/>
              <w:webHidden/>
            </w:rPr>
          </w:rPrChange>
        </w:rPr>
      </w:r>
      <w:r w:rsidRPr="00DF1A2F">
        <w:rPr>
          <w:rFonts w:ascii="Segoe UI" w:eastAsia="Meiryo UI" w:hAnsi="Segoe UI" w:cs="Segoe UI"/>
          <w:noProof/>
          <w:webHidden/>
          <w:rPrChange w:id="581" w:author="Kitase" w:date="2015-07-26T16:23:00Z">
            <w:rPr>
              <w:noProof/>
              <w:webHidden/>
            </w:rPr>
          </w:rPrChange>
        </w:rPr>
        <w:fldChar w:fldCharType="separate"/>
      </w:r>
      <w:ins w:id="582" w:author="Kitase" w:date="2015-08-02T09:52:00Z">
        <w:r w:rsidR="00A17E52">
          <w:rPr>
            <w:rFonts w:ascii="Segoe UI" w:eastAsia="Meiryo UI" w:hAnsi="Segoe UI" w:cs="Segoe UI"/>
            <w:noProof/>
            <w:webHidden/>
          </w:rPr>
          <w:t>42</w:t>
        </w:r>
      </w:ins>
      <w:ins w:id="583" w:author="Kitase" w:date="2015-07-26T16:23:00Z">
        <w:r w:rsidRPr="00DF1A2F">
          <w:rPr>
            <w:rFonts w:ascii="Segoe UI" w:eastAsia="Meiryo UI" w:hAnsi="Segoe UI" w:cs="Segoe UI"/>
            <w:noProof/>
            <w:webHidden/>
            <w:rPrChange w:id="584" w:author="Kitase" w:date="2015-07-26T16:23:00Z">
              <w:rPr>
                <w:noProof/>
                <w:webHidden/>
              </w:rPr>
            </w:rPrChange>
          </w:rPr>
          <w:fldChar w:fldCharType="end"/>
        </w:r>
        <w:r w:rsidRPr="00DF1A2F">
          <w:rPr>
            <w:rStyle w:val="Hyperlink"/>
            <w:rFonts w:ascii="Segoe UI" w:eastAsia="Meiryo UI" w:hAnsi="Segoe UI" w:cs="Segoe UI"/>
            <w:noProof/>
            <w:rPrChange w:id="585" w:author="Kitase" w:date="2015-07-26T16:23:00Z">
              <w:rPr>
                <w:rStyle w:val="Hyperlink"/>
                <w:noProof/>
              </w:rPr>
            </w:rPrChange>
          </w:rPr>
          <w:fldChar w:fldCharType="end"/>
        </w:r>
      </w:ins>
    </w:p>
    <w:p w14:paraId="094311D8" w14:textId="77777777" w:rsidR="00DF1A2F" w:rsidRPr="00DF1A2F" w:rsidRDefault="00DF1A2F">
      <w:pPr>
        <w:pStyle w:val="TOC2"/>
        <w:tabs>
          <w:tab w:val="left" w:pos="840"/>
          <w:tab w:val="right" w:leader="dot" w:pos="9060"/>
        </w:tabs>
        <w:rPr>
          <w:ins w:id="586" w:author="Kitase" w:date="2015-07-26T16:23:00Z"/>
          <w:rFonts w:ascii="Segoe UI" w:eastAsia="Meiryo UI" w:hAnsi="Segoe UI" w:cs="Segoe UI"/>
          <w:noProof/>
          <w:szCs w:val="22"/>
          <w:rPrChange w:id="587" w:author="Kitase" w:date="2015-07-26T16:23:00Z">
            <w:rPr>
              <w:ins w:id="588" w:author="Kitase" w:date="2015-07-26T16:23:00Z"/>
              <w:rFonts w:asciiTheme="minorHAnsi" w:eastAsiaTheme="minorEastAsia" w:hAnsiTheme="minorHAnsi" w:cstheme="minorBidi"/>
              <w:noProof/>
              <w:szCs w:val="22"/>
            </w:rPr>
          </w:rPrChange>
        </w:rPr>
      </w:pPr>
      <w:ins w:id="589" w:author="Kitase" w:date="2015-07-26T16:23:00Z">
        <w:r w:rsidRPr="00DF1A2F">
          <w:rPr>
            <w:rStyle w:val="Hyperlink"/>
            <w:rFonts w:ascii="Segoe UI" w:eastAsia="Meiryo UI" w:hAnsi="Segoe UI" w:cs="Segoe UI"/>
            <w:noProof/>
            <w:rPrChange w:id="590" w:author="Kitase" w:date="2015-07-26T16:23:00Z">
              <w:rPr>
                <w:rStyle w:val="Hyperlink"/>
                <w:noProof/>
              </w:rPr>
            </w:rPrChange>
          </w:rPr>
          <w:fldChar w:fldCharType="begin"/>
        </w:r>
        <w:r w:rsidRPr="00DF1A2F">
          <w:rPr>
            <w:rStyle w:val="Hyperlink"/>
            <w:rFonts w:ascii="Segoe UI" w:eastAsia="Meiryo UI" w:hAnsi="Segoe UI" w:cs="Segoe UI"/>
            <w:noProof/>
            <w:rPrChange w:id="591" w:author="Kitase" w:date="2015-07-26T16:23:00Z">
              <w:rPr>
                <w:rStyle w:val="Hyperlink"/>
                <w:noProof/>
              </w:rPr>
            </w:rPrChange>
          </w:rPr>
          <w:instrText xml:space="preserve"> </w:instrText>
        </w:r>
        <w:r w:rsidRPr="00DF1A2F">
          <w:rPr>
            <w:rFonts w:ascii="Segoe UI" w:eastAsia="Meiryo UI" w:hAnsi="Segoe UI" w:cs="Segoe UI"/>
            <w:noProof/>
            <w:rPrChange w:id="592" w:author="Kitase" w:date="2015-07-26T16:23:00Z">
              <w:rPr>
                <w:noProof/>
              </w:rPr>
            </w:rPrChange>
          </w:rPr>
          <w:instrText>HYPERLINK \l "_Toc425691147"</w:instrText>
        </w:r>
        <w:r w:rsidRPr="00DF1A2F">
          <w:rPr>
            <w:rStyle w:val="Hyperlink"/>
            <w:rFonts w:ascii="Segoe UI" w:eastAsia="Meiryo UI" w:hAnsi="Segoe UI" w:cs="Segoe UI"/>
            <w:noProof/>
            <w:rPrChange w:id="593" w:author="Kitase" w:date="2015-07-26T16:23:00Z">
              <w:rPr>
                <w:rStyle w:val="Hyperlink"/>
                <w:noProof/>
              </w:rPr>
            </w:rPrChange>
          </w:rPr>
          <w:instrText xml:space="preserve"> </w:instrText>
        </w:r>
        <w:r w:rsidRPr="00DF1A2F">
          <w:rPr>
            <w:rStyle w:val="Hyperlink"/>
            <w:rFonts w:ascii="Segoe UI" w:eastAsia="Meiryo UI" w:hAnsi="Segoe UI" w:cs="Segoe UI"/>
            <w:noProof/>
            <w:rPrChange w:id="594" w:author="Kitase" w:date="2015-07-26T16:23:00Z">
              <w:rPr>
                <w:rStyle w:val="Hyperlink"/>
                <w:noProof/>
              </w:rPr>
            </w:rPrChange>
          </w:rPr>
          <w:fldChar w:fldCharType="separate"/>
        </w:r>
        <w:r w:rsidRPr="00DF1A2F">
          <w:rPr>
            <w:rStyle w:val="Hyperlink"/>
            <w:rFonts w:ascii="Segoe UI" w:eastAsia="Meiryo UI" w:hAnsi="Segoe UI" w:cs="Segoe UI"/>
            <w:noProof/>
            <w:rPrChange w:id="595" w:author="Kitase" w:date="2015-07-26T16:23:00Z">
              <w:rPr>
                <w:rStyle w:val="Hyperlink"/>
                <w:rFonts w:ascii="Segoe UI" w:eastAsia="Meiryo UI" w:hAnsi="Segoe UI"/>
                <w:noProof/>
              </w:rPr>
            </w:rPrChange>
          </w:rPr>
          <w:t>7.4.</w:t>
        </w:r>
        <w:r w:rsidRPr="00DF1A2F">
          <w:rPr>
            <w:rFonts w:ascii="Segoe UI" w:eastAsia="Meiryo UI" w:hAnsi="Segoe UI" w:cs="Segoe UI"/>
            <w:noProof/>
            <w:szCs w:val="22"/>
            <w:rPrChange w:id="596" w:author="Kitase" w:date="2015-07-26T16:23:00Z">
              <w:rPr>
                <w:rFonts w:asciiTheme="minorHAnsi" w:eastAsiaTheme="minorEastAsia" w:hAnsiTheme="minorHAnsi" w:cstheme="minorBidi"/>
                <w:noProof/>
                <w:szCs w:val="22"/>
              </w:rPr>
            </w:rPrChange>
          </w:rPr>
          <w:tab/>
        </w:r>
        <w:r w:rsidRPr="00DF1A2F">
          <w:rPr>
            <w:rStyle w:val="Hyperlink"/>
            <w:rFonts w:ascii="Segoe UI" w:eastAsia="Meiryo UI" w:hAnsi="Segoe UI" w:cs="Segoe UI"/>
            <w:noProof/>
          </w:rPr>
          <w:t>Local Load Balancer</w:t>
        </w:r>
        <w:r w:rsidRPr="00DF1A2F">
          <w:rPr>
            <w:rFonts w:ascii="Segoe UI" w:eastAsia="Meiryo UI" w:hAnsi="Segoe UI" w:cs="Segoe UI"/>
            <w:noProof/>
            <w:webHidden/>
            <w:rPrChange w:id="597" w:author="Kitase" w:date="2015-07-26T16:23:00Z">
              <w:rPr>
                <w:noProof/>
                <w:webHidden/>
              </w:rPr>
            </w:rPrChange>
          </w:rPr>
          <w:tab/>
        </w:r>
        <w:r w:rsidRPr="00DF1A2F">
          <w:rPr>
            <w:rFonts w:ascii="Segoe UI" w:eastAsia="Meiryo UI" w:hAnsi="Segoe UI" w:cs="Segoe UI"/>
            <w:noProof/>
            <w:webHidden/>
            <w:rPrChange w:id="598" w:author="Kitase" w:date="2015-07-26T16:23:00Z">
              <w:rPr>
                <w:noProof/>
                <w:webHidden/>
              </w:rPr>
            </w:rPrChange>
          </w:rPr>
          <w:fldChar w:fldCharType="begin"/>
        </w:r>
        <w:r w:rsidRPr="00DF1A2F">
          <w:rPr>
            <w:rFonts w:ascii="Segoe UI" w:eastAsia="Meiryo UI" w:hAnsi="Segoe UI" w:cs="Segoe UI"/>
            <w:noProof/>
            <w:webHidden/>
            <w:rPrChange w:id="599" w:author="Kitase" w:date="2015-07-26T16:23:00Z">
              <w:rPr>
                <w:noProof/>
                <w:webHidden/>
              </w:rPr>
            </w:rPrChange>
          </w:rPr>
          <w:instrText xml:space="preserve"> PAGEREF _Toc425691147 \h </w:instrText>
        </w:r>
      </w:ins>
      <w:r w:rsidRPr="00DF1A2F">
        <w:rPr>
          <w:rFonts w:ascii="Segoe UI" w:eastAsia="Meiryo UI" w:hAnsi="Segoe UI" w:cs="Segoe UI"/>
          <w:noProof/>
          <w:webHidden/>
          <w:rPrChange w:id="600" w:author="Kitase" w:date="2015-07-26T16:23:00Z">
            <w:rPr>
              <w:rFonts w:ascii="Segoe UI" w:eastAsia="Meiryo UI" w:hAnsi="Segoe UI" w:cs="Segoe UI"/>
              <w:noProof/>
              <w:webHidden/>
            </w:rPr>
          </w:rPrChange>
        </w:rPr>
      </w:r>
      <w:r w:rsidRPr="00DF1A2F">
        <w:rPr>
          <w:rFonts w:ascii="Segoe UI" w:eastAsia="Meiryo UI" w:hAnsi="Segoe UI" w:cs="Segoe UI"/>
          <w:noProof/>
          <w:webHidden/>
          <w:rPrChange w:id="601" w:author="Kitase" w:date="2015-07-26T16:23:00Z">
            <w:rPr>
              <w:noProof/>
              <w:webHidden/>
            </w:rPr>
          </w:rPrChange>
        </w:rPr>
        <w:fldChar w:fldCharType="separate"/>
      </w:r>
      <w:ins w:id="602" w:author="Kitase" w:date="2015-08-02T09:52:00Z">
        <w:r w:rsidR="00A17E52">
          <w:rPr>
            <w:rFonts w:ascii="Segoe UI" w:eastAsia="Meiryo UI" w:hAnsi="Segoe UI" w:cs="Segoe UI"/>
            <w:noProof/>
            <w:webHidden/>
          </w:rPr>
          <w:t>42</w:t>
        </w:r>
      </w:ins>
      <w:ins w:id="603" w:author="Kitase" w:date="2015-07-26T16:23:00Z">
        <w:r w:rsidRPr="00DF1A2F">
          <w:rPr>
            <w:rFonts w:ascii="Segoe UI" w:eastAsia="Meiryo UI" w:hAnsi="Segoe UI" w:cs="Segoe UI"/>
            <w:noProof/>
            <w:webHidden/>
            <w:rPrChange w:id="604" w:author="Kitase" w:date="2015-07-26T16:23:00Z">
              <w:rPr>
                <w:noProof/>
                <w:webHidden/>
              </w:rPr>
            </w:rPrChange>
          </w:rPr>
          <w:fldChar w:fldCharType="end"/>
        </w:r>
        <w:r w:rsidRPr="00DF1A2F">
          <w:rPr>
            <w:rStyle w:val="Hyperlink"/>
            <w:rFonts w:ascii="Segoe UI" w:eastAsia="Meiryo UI" w:hAnsi="Segoe UI" w:cs="Segoe UI"/>
            <w:noProof/>
            <w:rPrChange w:id="605" w:author="Kitase" w:date="2015-07-26T16:23:00Z">
              <w:rPr>
                <w:rStyle w:val="Hyperlink"/>
                <w:noProof/>
              </w:rPr>
            </w:rPrChange>
          </w:rPr>
          <w:fldChar w:fldCharType="end"/>
        </w:r>
      </w:ins>
    </w:p>
    <w:p w14:paraId="767B0714" w14:textId="77777777" w:rsidR="00912F12" w:rsidRPr="00DF1A2F" w:rsidDel="002F76F4" w:rsidRDefault="00912F12">
      <w:pPr>
        <w:pStyle w:val="TOC1"/>
        <w:tabs>
          <w:tab w:val="left" w:pos="420"/>
          <w:tab w:val="right" w:leader="dot" w:pos="9060"/>
        </w:tabs>
        <w:rPr>
          <w:del w:id="606" w:author="Kitase" w:date="2015-07-26T07:07:00Z"/>
          <w:rFonts w:ascii="Segoe UI" w:eastAsia="Meiryo UI" w:hAnsi="Segoe UI" w:cs="Segoe UI"/>
          <w:noProof/>
          <w:szCs w:val="22"/>
        </w:rPr>
      </w:pPr>
      <w:del w:id="607" w:author="Kitase" w:date="2015-07-26T07:07:00Z">
        <w:r w:rsidRPr="00DF1A2F" w:rsidDel="002F76F4">
          <w:rPr>
            <w:rPrChange w:id="608" w:author="Kitase" w:date="2015-07-26T16:23:00Z">
              <w:rPr>
                <w:rStyle w:val="Hyperlink"/>
                <w:rFonts w:ascii="Segoe UI" w:eastAsia="Meiryo UI" w:hAnsi="Segoe UI" w:cs="Segoe UI"/>
                <w:noProof/>
              </w:rPr>
            </w:rPrChange>
          </w:rPr>
          <w:delText>1.</w:delText>
        </w:r>
        <w:r w:rsidRPr="00DF1A2F" w:rsidDel="002F76F4">
          <w:rPr>
            <w:rFonts w:ascii="Segoe UI" w:eastAsia="Meiryo UI" w:hAnsi="Segoe UI" w:cs="Segoe UI"/>
            <w:noProof/>
            <w:szCs w:val="22"/>
          </w:rPr>
          <w:tab/>
        </w:r>
        <w:r w:rsidRPr="00DF1A2F" w:rsidDel="002F76F4">
          <w:rPr>
            <w:rFonts w:hint="eastAsia"/>
            <w:rPrChange w:id="609" w:author="Kitase" w:date="2015-07-26T16:23:00Z">
              <w:rPr>
                <w:rStyle w:val="Hyperlink"/>
                <w:rFonts w:ascii="Segoe UI" w:eastAsia="Meiryo UI" w:hAnsi="Segoe UI" w:cs="Segoe UI" w:hint="eastAsia"/>
                <w:noProof/>
              </w:rPr>
            </w:rPrChange>
          </w:rPr>
          <w:delText>事前準備</w:delText>
        </w:r>
        <w:r w:rsidRPr="00DF1A2F" w:rsidDel="002F76F4">
          <w:rPr>
            <w:rFonts w:ascii="Segoe UI" w:eastAsia="Meiryo UI" w:hAnsi="Segoe UI" w:cs="Segoe UI"/>
            <w:noProof/>
            <w:webHidden/>
          </w:rPr>
          <w:tab/>
        </w:r>
      </w:del>
      <w:del w:id="610" w:author="Kitase" w:date="2015-07-26T07:05:00Z">
        <w:r w:rsidR="00F54530" w:rsidRPr="00DF1A2F" w:rsidDel="000149E2">
          <w:rPr>
            <w:rFonts w:ascii="Segoe UI" w:eastAsia="Meiryo UI" w:hAnsi="Segoe UI" w:cs="Segoe UI"/>
            <w:noProof/>
            <w:webHidden/>
          </w:rPr>
          <w:delText>3</w:delText>
        </w:r>
      </w:del>
    </w:p>
    <w:p w14:paraId="68CB8FDC" w14:textId="77777777" w:rsidR="00912F12" w:rsidRPr="00DF1A2F" w:rsidDel="002F76F4" w:rsidRDefault="00912F12">
      <w:pPr>
        <w:pStyle w:val="TOC2"/>
        <w:tabs>
          <w:tab w:val="left" w:pos="840"/>
          <w:tab w:val="right" w:leader="dot" w:pos="9060"/>
        </w:tabs>
        <w:rPr>
          <w:del w:id="611" w:author="Kitase" w:date="2015-07-26T07:07:00Z"/>
          <w:rFonts w:ascii="Segoe UI" w:eastAsia="Meiryo UI" w:hAnsi="Segoe UI" w:cs="Segoe UI"/>
          <w:noProof/>
          <w:szCs w:val="22"/>
        </w:rPr>
      </w:pPr>
      <w:del w:id="612" w:author="Kitase" w:date="2015-07-26T07:07:00Z">
        <w:r w:rsidRPr="00DF1A2F" w:rsidDel="002F76F4">
          <w:rPr>
            <w:rStyle w:val="Hyperlink"/>
            <w:rFonts w:ascii="Segoe UI" w:eastAsia="Meiryo UI" w:hAnsi="Segoe UI" w:cs="Segoe UI"/>
            <w:noProof/>
          </w:rPr>
          <w:delText>1.1.</w:delText>
        </w:r>
        <w:r w:rsidRPr="00DF1A2F" w:rsidDel="002F76F4">
          <w:rPr>
            <w:rFonts w:ascii="Segoe UI" w:eastAsia="Meiryo UI" w:hAnsi="Segoe UI" w:cs="Segoe UI"/>
            <w:noProof/>
            <w:szCs w:val="22"/>
          </w:rPr>
          <w:tab/>
        </w:r>
        <w:r w:rsidRPr="00DF1A2F" w:rsidDel="002F76F4">
          <w:rPr>
            <w:rStyle w:val="Hyperlink"/>
            <w:rFonts w:ascii="Segoe UI" w:eastAsia="Meiryo UI" w:hAnsi="Segoe UI" w:cs="Segoe UI" w:hint="eastAsia"/>
            <w:noProof/>
          </w:rPr>
          <w:delText>仮想インスタンスの準備</w:delText>
        </w:r>
        <w:r w:rsidRPr="00DF1A2F" w:rsidDel="002F76F4">
          <w:rPr>
            <w:rFonts w:ascii="Segoe UI" w:eastAsia="Meiryo UI" w:hAnsi="Segoe UI" w:cs="Segoe UI"/>
            <w:noProof/>
            <w:webHidden/>
          </w:rPr>
          <w:tab/>
        </w:r>
      </w:del>
      <w:del w:id="613" w:author="Kitase" w:date="2015-07-26T06:15:00Z">
        <w:r w:rsidRPr="00DF1A2F" w:rsidDel="00F54530">
          <w:rPr>
            <w:rFonts w:ascii="Segoe UI" w:eastAsia="Meiryo UI" w:hAnsi="Segoe UI" w:cs="Segoe UI"/>
            <w:noProof/>
            <w:webHidden/>
          </w:rPr>
          <w:delText>3</w:delText>
        </w:r>
      </w:del>
    </w:p>
    <w:p w14:paraId="645AE607" w14:textId="77777777" w:rsidR="00912F12" w:rsidRPr="00DF1A2F" w:rsidDel="002F76F4" w:rsidRDefault="00912F12">
      <w:pPr>
        <w:pStyle w:val="TOC1"/>
        <w:tabs>
          <w:tab w:val="left" w:pos="420"/>
          <w:tab w:val="right" w:leader="dot" w:pos="9060"/>
        </w:tabs>
        <w:rPr>
          <w:del w:id="614" w:author="Kitase" w:date="2015-07-26T07:07:00Z"/>
          <w:rFonts w:ascii="Segoe UI" w:eastAsia="Meiryo UI" w:hAnsi="Segoe UI" w:cs="Segoe UI"/>
          <w:noProof/>
          <w:szCs w:val="22"/>
        </w:rPr>
      </w:pPr>
      <w:del w:id="615" w:author="Kitase" w:date="2015-07-26T07:07:00Z">
        <w:r w:rsidRPr="00DF1A2F" w:rsidDel="002F76F4">
          <w:rPr>
            <w:rStyle w:val="Hyperlink"/>
            <w:rFonts w:ascii="Segoe UI" w:eastAsia="Meiryo UI" w:hAnsi="Segoe UI" w:cs="Segoe UI"/>
            <w:noProof/>
          </w:rPr>
          <w:delText>2.</w:delText>
        </w:r>
        <w:r w:rsidRPr="00DF1A2F" w:rsidDel="002F76F4">
          <w:rPr>
            <w:rFonts w:ascii="Segoe UI" w:eastAsia="Meiryo UI" w:hAnsi="Segoe UI" w:cs="Segoe UI"/>
            <w:noProof/>
            <w:szCs w:val="22"/>
          </w:rPr>
          <w:tab/>
        </w:r>
        <w:r w:rsidRPr="00DF1A2F" w:rsidDel="002F76F4">
          <w:rPr>
            <w:rStyle w:val="Hyperlink"/>
            <w:rFonts w:ascii="Segoe UI" w:eastAsia="Meiryo UI" w:hAnsi="Segoe UI" w:cs="Segoe UI" w:hint="eastAsia"/>
            <w:noProof/>
          </w:rPr>
          <w:delText>はじめに</w:delText>
        </w:r>
        <w:r w:rsidRPr="00DF1A2F" w:rsidDel="002F76F4">
          <w:rPr>
            <w:rFonts w:ascii="Segoe UI" w:eastAsia="Meiryo UI" w:hAnsi="Segoe UI" w:cs="Segoe UI"/>
            <w:noProof/>
            <w:webHidden/>
          </w:rPr>
          <w:tab/>
        </w:r>
      </w:del>
      <w:del w:id="616" w:author="Kitase" w:date="2015-07-26T06:15:00Z">
        <w:r w:rsidRPr="00DF1A2F" w:rsidDel="00F54530">
          <w:rPr>
            <w:rFonts w:ascii="Segoe UI" w:eastAsia="Meiryo UI" w:hAnsi="Segoe UI" w:cs="Segoe UI"/>
            <w:noProof/>
            <w:webHidden/>
          </w:rPr>
          <w:delText>4</w:delText>
        </w:r>
      </w:del>
    </w:p>
    <w:p w14:paraId="0E378518" w14:textId="77777777" w:rsidR="00912F12" w:rsidRPr="00DF1A2F" w:rsidDel="002F76F4" w:rsidRDefault="00912F12">
      <w:pPr>
        <w:pStyle w:val="TOC2"/>
        <w:tabs>
          <w:tab w:val="left" w:pos="1050"/>
          <w:tab w:val="right" w:leader="dot" w:pos="9060"/>
        </w:tabs>
        <w:rPr>
          <w:del w:id="617" w:author="Kitase" w:date="2015-07-26T07:07:00Z"/>
          <w:rFonts w:ascii="Segoe UI" w:eastAsia="Meiryo UI" w:hAnsi="Segoe UI" w:cs="Segoe UI"/>
          <w:noProof/>
          <w:szCs w:val="22"/>
        </w:rPr>
      </w:pPr>
      <w:del w:id="618" w:author="Kitase" w:date="2015-07-26T07:07:00Z">
        <w:r w:rsidRPr="00DF1A2F" w:rsidDel="002F76F4">
          <w:rPr>
            <w:rStyle w:val="Hyperlink"/>
            <w:rFonts w:ascii="Segoe UI" w:eastAsia="Meiryo UI" w:hAnsi="Segoe UI" w:cs="Segoe UI"/>
            <w:noProof/>
          </w:rPr>
          <w:delText>2.1.</w:delText>
        </w:r>
        <w:r w:rsidRPr="00DF1A2F" w:rsidDel="002F76F4">
          <w:rPr>
            <w:rFonts w:ascii="Segoe UI" w:eastAsia="Meiryo UI" w:hAnsi="Segoe UI" w:cs="Segoe UI"/>
            <w:noProof/>
            <w:szCs w:val="22"/>
          </w:rPr>
          <w:tab/>
        </w:r>
        <w:r w:rsidRPr="00DF1A2F" w:rsidDel="002F76F4">
          <w:rPr>
            <w:rStyle w:val="Hyperlink"/>
            <w:rFonts w:ascii="Segoe UI" w:eastAsia="Meiryo UI" w:hAnsi="Segoe UI" w:cs="Segoe UI" w:hint="eastAsia"/>
            <w:noProof/>
          </w:rPr>
          <w:delText>ハンズオンの概要</w:delText>
        </w:r>
        <w:r w:rsidRPr="00DF1A2F" w:rsidDel="002F76F4">
          <w:rPr>
            <w:rFonts w:ascii="Segoe UI" w:eastAsia="Meiryo UI" w:hAnsi="Segoe UI" w:cs="Segoe UI"/>
            <w:noProof/>
            <w:webHidden/>
          </w:rPr>
          <w:tab/>
        </w:r>
      </w:del>
      <w:del w:id="619" w:author="Kitase" w:date="2015-07-26T06:15:00Z">
        <w:r w:rsidRPr="00DF1A2F" w:rsidDel="00F54530">
          <w:rPr>
            <w:rFonts w:ascii="Segoe UI" w:eastAsia="Meiryo UI" w:hAnsi="Segoe UI" w:cs="Segoe UI"/>
            <w:noProof/>
            <w:webHidden/>
          </w:rPr>
          <w:delText>4</w:delText>
        </w:r>
      </w:del>
    </w:p>
    <w:p w14:paraId="02F9A870" w14:textId="77777777" w:rsidR="00912F12" w:rsidRPr="00DF1A2F" w:rsidDel="002F76F4" w:rsidRDefault="00912F12">
      <w:pPr>
        <w:pStyle w:val="TOC2"/>
        <w:tabs>
          <w:tab w:val="left" w:pos="1050"/>
          <w:tab w:val="right" w:leader="dot" w:pos="9060"/>
        </w:tabs>
        <w:rPr>
          <w:del w:id="620" w:author="Kitase" w:date="2015-07-26T07:07:00Z"/>
          <w:rFonts w:ascii="Segoe UI" w:eastAsia="Meiryo UI" w:hAnsi="Segoe UI" w:cs="Segoe UI"/>
          <w:noProof/>
          <w:szCs w:val="22"/>
        </w:rPr>
      </w:pPr>
      <w:del w:id="621" w:author="Kitase" w:date="2015-07-26T07:07:00Z">
        <w:r w:rsidRPr="00DF1A2F" w:rsidDel="002F76F4">
          <w:rPr>
            <w:rStyle w:val="Hyperlink"/>
            <w:rFonts w:ascii="Segoe UI" w:eastAsia="Meiryo UI" w:hAnsi="Segoe UI" w:cs="Segoe UI"/>
            <w:noProof/>
          </w:rPr>
          <w:delText>2.2.</w:delText>
        </w:r>
        <w:r w:rsidRPr="00DF1A2F" w:rsidDel="002F76F4">
          <w:rPr>
            <w:rFonts w:ascii="Segoe UI" w:eastAsia="Meiryo UI" w:hAnsi="Segoe UI" w:cs="Segoe UI"/>
            <w:noProof/>
            <w:szCs w:val="22"/>
          </w:rPr>
          <w:tab/>
        </w:r>
        <w:r w:rsidRPr="00DF1A2F" w:rsidDel="002F76F4">
          <w:rPr>
            <w:rStyle w:val="Hyperlink"/>
            <w:rFonts w:ascii="Segoe UI" w:eastAsia="Meiryo UI" w:hAnsi="Segoe UI" w:cs="Segoe UI" w:hint="eastAsia"/>
            <w:noProof/>
          </w:rPr>
          <w:delText>本ハンズオンで構築する環境</w:delText>
        </w:r>
        <w:r w:rsidRPr="00DF1A2F" w:rsidDel="002F76F4">
          <w:rPr>
            <w:rFonts w:ascii="Segoe UI" w:eastAsia="Meiryo UI" w:hAnsi="Segoe UI" w:cs="Segoe UI"/>
            <w:noProof/>
            <w:webHidden/>
          </w:rPr>
          <w:tab/>
        </w:r>
      </w:del>
      <w:del w:id="622" w:author="Kitase" w:date="2015-07-26T06:15:00Z">
        <w:r w:rsidRPr="00DF1A2F" w:rsidDel="00F54530">
          <w:rPr>
            <w:rFonts w:ascii="Segoe UI" w:eastAsia="Meiryo UI" w:hAnsi="Segoe UI" w:cs="Segoe UI"/>
            <w:noProof/>
            <w:webHidden/>
          </w:rPr>
          <w:delText>4</w:delText>
        </w:r>
      </w:del>
    </w:p>
    <w:p w14:paraId="3EBF8570" w14:textId="77777777" w:rsidR="00912F12" w:rsidRPr="00DF1A2F" w:rsidDel="002F76F4" w:rsidRDefault="00912F12">
      <w:pPr>
        <w:pStyle w:val="TOC1"/>
        <w:tabs>
          <w:tab w:val="left" w:pos="420"/>
          <w:tab w:val="right" w:leader="dot" w:pos="9060"/>
        </w:tabs>
        <w:rPr>
          <w:del w:id="623" w:author="Kitase" w:date="2015-07-26T07:07:00Z"/>
          <w:rFonts w:ascii="Segoe UI" w:eastAsia="Meiryo UI" w:hAnsi="Segoe UI" w:cs="Segoe UI"/>
          <w:noProof/>
          <w:szCs w:val="22"/>
        </w:rPr>
      </w:pPr>
      <w:del w:id="624" w:author="Kitase" w:date="2015-07-26T07:07:00Z">
        <w:r w:rsidRPr="00DF1A2F" w:rsidDel="002F76F4">
          <w:rPr>
            <w:rStyle w:val="Hyperlink"/>
            <w:rFonts w:ascii="Segoe UI" w:eastAsia="Meiryo UI" w:hAnsi="Segoe UI" w:cs="Segoe UI"/>
            <w:noProof/>
          </w:rPr>
          <w:delText>3.</w:delText>
        </w:r>
        <w:r w:rsidRPr="00DF1A2F" w:rsidDel="002F76F4">
          <w:rPr>
            <w:rFonts w:ascii="Segoe UI" w:eastAsia="Meiryo UI" w:hAnsi="Segoe UI" w:cs="Segoe UI"/>
            <w:noProof/>
            <w:szCs w:val="22"/>
          </w:rPr>
          <w:tab/>
        </w:r>
        <w:r w:rsidRPr="00DF1A2F" w:rsidDel="002F76F4">
          <w:rPr>
            <w:rStyle w:val="Hyperlink"/>
            <w:rFonts w:ascii="Segoe UI" w:eastAsia="Meiryo UI" w:hAnsi="Segoe UI" w:cs="Segoe UI"/>
            <w:noProof/>
          </w:rPr>
          <w:delText>SSH</w:delText>
        </w:r>
        <w:r w:rsidRPr="00DF1A2F" w:rsidDel="002F76F4">
          <w:rPr>
            <w:rStyle w:val="Hyperlink"/>
            <w:rFonts w:ascii="Segoe UI" w:eastAsia="Meiryo UI" w:hAnsi="Segoe UI" w:cs="Segoe UI" w:hint="eastAsia"/>
            <w:noProof/>
          </w:rPr>
          <w:delText>鍵の自動展開</w:delText>
        </w:r>
        <w:r w:rsidRPr="00DF1A2F" w:rsidDel="002F76F4">
          <w:rPr>
            <w:rFonts w:ascii="Segoe UI" w:eastAsia="Meiryo UI" w:hAnsi="Segoe UI" w:cs="Segoe UI"/>
            <w:noProof/>
            <w:webHidden/>
          </w:rPr>
          <w:tab/>
        </w:r>
      </w:del>
      <w:del w:id="625" w:author="Kitase" w:date="2015-07-26T06:15:00Z">
        <w:r w:rsidRPr="00DF1A2F" w:rsidDel="00F54530">
          <w:rPr>
            <w:rFonts w:ascii="Segoe UI" w:eastAsia="Meiryo UI" w:hAnsi="Segoe UI" w:cs="Segoe UI"/>
            <w:noProof/>
            <w:webHidden/>
          </w:rPr>
          <w:delText>5</w:delText>
        </w:r>
      </w:del>
    </w:p>
    <w:p w14:paraId="546EEEBC" w14:textId="77777777" w:rsidR="00912F12" w:rsidRPr="00DF1A2F" w:rsidDel="002F76F4" w:rsidRDefault="00912F12">
      <w:pPr>
        <w:pStyle w:val="TOC2"/>
        <w:tabs>
          <w:tab w:val="left" w:pos="1050"/>
          <w:tab w:val="right" w:leader="dot" w:pos="9060"/>
        </w:tabs>
        <w:rPr>
          <w:del w:id="626" w:author="Kitase" w:date="2015-07-26T07:07:00Z"/>
          <w:rFonts w:ascii="Segoe UI" w:eastAsia="Meiryo UI" w:hAnsi="Segoe UI" w:cs="Segoe UI"/>
          <w:noProof/>
          <w:szCs w:val="22"/>
        </w:rPr>
      </w:pPr>
      <w:del w:id="627" w:author="Kitase" w:date="2015-07-26T07:07:00Z">
        <w:r w:rsidRPr="00DF1A2F" w:rsidDel="002F76F4">
          <w:rPr>
            <w:rStyle w:val="Hyperlink"/>
            <w:rFonts w:ascii="Segoe UI" w:eastAsia="Meiryo UI" w:hAnsi="Segoe UI" w:cs="Segoe UI"/>
            <w:noProof/>
          </w:rPr>
          <w:delText>3.1.</w:delText>
        </w:r>
        <w:r w:rsidRPr="00DF1A2F" w:rsidDel="002F76F4">
          <w:rPr>
            <w:rFonts w:ascii="Segoe UI" w:eastAsia="Meiryo UI" w:hAnsi="Segoe UI" w:cs="Segoe UI"/>
            <w:noProof/>
            <w:szCs w:val="22"/>
          </w:rPr>
          <w:tab/>
        </w:r>
        <w:r w:rsidRPr="00DF1A2F" w:rsidDel="002F76F4">
          <w:rPr>
            <w:rStyle w:val="Hyperlink"/>
            <w:rFonts w:ascii="Segoe UI" w:eastAsia="Meiryo UI" w:hAnsi="Segoe UI" w:cs="Segoe UI"/>
            <w:noProof/>
          </w:rPr>
          <w:delText>SSH</w:delText>
        </w:r>
        <w:r w:rsidRPr="00DF1A2F" w:rsidDel="002F76F4">
          <w:rPr>
            <w:rStyle w:val="Hyperlink"/>
            <w:rFonts w:ascii="Segoe UI" w:eastAsia="Meiryo UI" w:hAnsi="Segoe UI" w:cs="Segoe UI" w:hint="eastAsia"/>
            <w:noProof/>
          </w:rPr>
          <w:delText>鍵のインスタンスへの登録方法</w:delText>
        </w:r>
        <w:r w:rsidRPr="00DF1A2F" w:rsidDel="002F76F4">
          <w:rPr>
            <w:rFonts w:ascii="Segoe UI" w:eastAsia="Meiryo UI" w:hAnsi="Segoe UI" w:cs="Segoe UI"/>
            <w:noProof/>
            <w:webHidden/>
          </w:rPr>
          <w:tab/>
        </w:r>
      </w:del>
      <w:del w:id="628" w:author="Kitase" w:date="2015-07-26T06:15:00Z">
        <w:r w:rsidRPr="00DF1A2F" w:rsidDel="00F54530">
          <w:rPr>
            <w:rFonts w:ascii="Segoe UI" w:eastAsia="Meiryo UI" w:hAnsi="Segoe UI" w:cs="Segoe UI"/>
            <w:noProof/>
            <w:webHidden/>
          </w:rPr>
          <w:delText>7</w:delText>
        </w:r>
      </w:del>
    </w:p>
    <w:p w14:paraId="3EC972FF" w14:textId="77777777" w:rsidR="00912F12" w:rsidRPr="00DF1A2F" w:rsidDel="002F76F4" w:rsidRDefault="00912F12">
      <w:pPr>
        <w:pStyle w:val="TOC1"/>
        <w:tabs>
          <w:tab w:val="left" w:pos="420"/>
          <w:tab w:val="right" w:leader="dot" w:pos="9060"/>
        </w:tabs>
        <w:rPr>
          <w:del w:id="629" w:author="Kitase" w:date="2015-07-26T07:07:00Z"/>
          <w:rFonts w:ascii="Segoe UI" w:eastAsia="Meiryo UI" w:hAnsi="Segoe UI" w:cs="Segoe UI"/>
          <w:noProof/>
          <w:szCs w:val="22"/>
        </w:rPr>
      </w:pPr>
      <w:del w:id="630" w:author="Kitase" w:date="2015-07-26T07:07:00Z">
        <w:r w:rsidRPr="00DF1A2F" w:rsidDel="002F76F4">
          <w:rPr>
            <w:rStyle w:val="Hyperlink"/>
            <w:rFonts w:ascii="Segoe UI" w:eastAsia="Meiryo UI" w:hAnsi="Segoe UI" w:cs="Segoe UI"/>
            <w:noProof/>
          </w:rPr>
          <w:delText>4.</w:delText>
        </w:r>
        <w:r w:rsidRPr="00DF1A2F" w:rsidDel="002F76F4">
          <w:rPr>
            <w:rFonts w:ascii="Segoe UI" w:eastAsia="Meiryo UI" w:hAnsi="Segoe UI" w:cs="Segoe UI"/>
            <w:noProof/>
            <w:szCs w:val="22"/>
          </w:rPr>
          <w:tab/>
        </w:r>
        <w:r w:rsidRPr="00DF1A2F" w:rsidDel="002F76F4">
          <w:rPr>
            <w:rStyle w:val="Hyperlink"/>
            <w:rFonts w:ascii="Segoe UI" w:eastAsia="Meiryo UI" w:hAnsi="Segoe UI" w:cs="Segoe UI"/>
            <w:noProof/>
          </w:rPr>
          <w:delText>Provisioning Script</w:delText>
        </w:r>
        <w:r w:rsidRPr="00DF1A2F" w:rsidDel="002F76F4">
          <w:rPr>
            <w:rFonts w:ascii="Segoe UI" w:eastAsia="Meiryo UI" w:hAnsi="Segoe UI" w:cs="Segoe UI"/>
            <w:noProof/>
            <w:webHidden/>
          </w:rPr>
          <w:tab/>
        </w:r>
      </w:del>
      <w:del w:id="631" w:author="Kitase" w:date="2015-07-26T06:15:00Z">
        <w:r w:rsidRPr="00DF1A2F" w:rsidDel="00F54530">
          <w:rPr>
            <w:rFonts w:ascii="Segoe UI" w:eastAsia="Meiryo UI" w:hAnsi="Segoe UI" w:cs="Segoe UI"/>
            <w:noProof/>
            <w:webHidden/>
          </w:rPr>
          <w:delText>7</w:delText>
        </w:r>
      </w:del>
    </w:p>
    <w:p w14:paraId="514D6C2A" w14:textId="77777777" w:rsidR="00912F12" w:rsidRPr="00DF1A2F" w:rsidDel="002F76F4" w:rsidRDefault="00912F12">
      <w:pPr>
        <w:pStyle w:val="TOC2"/>
        <w:tabs>
          <w:tab w:val="left" w:pos="1050"/>
          <w:tab w:val="right" w:leader="dot" w:pos="9060"/>
        </w:tabs>
        <w:rPr>
          <w:del w:id="632" w:author="Kitase" w:date="2015-07-26T07:07:00Z"/>
          <w:rFonts w:ascii="Segoe UI" w:eastAsia="Meiryo UI" w:hAnsi="Segoe UI" w:cs="Segoe UI"/>
          <w:noProof/>
          <w:szCs w:val="22"/>
        </w:rPr>
      </w:pPr>
      <w:del w:id="633" w:author="Kitase" w:date="2015-07-26T07:07:00Z">
        <w:r w:rsidRPr="00DF1A2F" w:rsidDel="002F76F4">
          <w:rPr>
            <w:rStyle w:val="Hyperlink"/>
            <w:rFonts w:ascii="Segoe UI" w:eastAsia="Meiryo UI" w:hAnsi="Segoe UI" w:cs="Segoe UI"/>
            <w:noProof/>
          </w:rPr>
          <w:delText>4.1.</w:delText>
        </w:r>
        <w:r w:rsidRPr="00DF1A2F" w:rsidDel="002F76F4">
          <w:rPr>
            <w:rFonts w:ascii="Segoe UI" w:eastAsia="Meiryo UI" w:hAnsi="Segoe UI" w:cs="Segoe UI"/>
            <w:noProof/>
            <w:szCs w:val="22"/>
          </w:rPr>
          <w:tab/>
        </w:r>
        <w:r w:rsidRPr="00DF1A2F" w:rsidDel="002F76F4">
          <w:rPr>
            <w:rStyle w:val="Hyperlink"/>
            <w:rFonts w:ascii="Segoe UI" w:eastAsia="Meiryo UI" w:hAnsi="Segoe UI" w:cs="Segoe UI"/>
            <w:noProof/>
          </w:rPr>
          <w:delText>Provisioning Script</w:delText>
        </w:r>
        <w:r w:rsidRPr="00DF1A2F" w:rsidDel="002F76F4">
          <w:rPr>
            <w:rStyle w:val="Hyperlink"/>
            <w:rFonts w:ascii="Segoe UI" w:eastAsia="Meiryo UI" w:hAnsi="Segoe UI" w:cs="Segoe UI" w:hint="eastAsia"/>
            <w:noProof/>
          </w:rPr>
          <w:delText>の利用方法</w:delText>
        </w:r>
        <w:r w:rsidRPr="00DF1A2F" w:rsidDel="002F76F4">
          <w:rPr>
            <w:rFonts w:ascii="Segoe UI" w:eastAsia="Meiryo UI" w:hAnsi="Segoe UI" w:cs="Segoe UI"/>
            <w:noProof/>
            <w:webHidden/>
          </w:rPr>
          <w:tab/>
        </w:r>
      </w:del>
      <w:del w:id="634" w:author="Kitase" w:date="2015-07-26T06:15:00Z">
        <w:r w:rsidRPr="00DF1A2F" w:rsidDel="00F54530">
          <w:rPr>
            <w:rFonts w:ascii="Segoe UI" w:eastAsia="Meiryo UI" w:hAnsi="Segoe UI" w:cs="Segoe UI"/>
            <w:noProof/>
            <w:webHidden/>
          </w:rPr>
          <w:delText>8</w:delText>
        </w:r>
      </w:del>
    </w:p>
    <w:p w14:paraId="223B64B2" w14:textId="77777777" w:rsidR="00912F12" w:rsidRPr="00DF1A2F" w:rsidDel="002F76F4" w:rsidRDefault="00912F12">
      <w:pPr>
        <w:pStyle w:val="TOC1"/>
        <w:tabs>
          <w:tab w:val="left" w:pos="420"/>
          <w:tab w:val="right" w:leader="dot" w:pos="9060"/>
        </w:tabs>
        <w:rPr>
          <w:del w:id="635" w:author="Kitase" w:date="2015-07-26T07:07:00Z"/>
          <w:rFonts w:ascii="Segoe UI" w:eastAsia="Meiryo UI" w:hAnsi="Segoe UI" w:cs="Segoe UI"/>
          <w:noProof/>
          <w:szCs w:val="22"/>
        </w:rPr>
      </w:pPr>
      <w:del w:id="636" w:author="Kitase" w:date="2015-07-26T07:07:00Z">
        <w:r w:rsidRPr="00DF1A2F" w:rsidDel="002F76F4">
          <w:rPr>
            <w:rStyle w:val="Hyperlink"/>
            <w:rFonts w:ascii="Segoe UI" w:eastAsia="Meiryo UI" w:hAnsi="Segoe UI" w:cs="Segoe UI"/>
            <w:noProof/>
          </w:rPr>
          <w:delText>5.</w:delText>
        </w:r>
        <w:r w:rsidRPr="00DF1A2F" w:rsidDel="002F76F4">
          <w:rPr>
            <w:rFonts w:ascii="Segoe UI" w:eastAsia="Meiryo UI" w:hAnsi="Segoe UI" w:cs="Segoe UI"/>
            <w:noProof/>
            <w:szCs w:val="22"/>
          </w:rPr>
          <w:tab/>
        </w:r>
        <w:r w:rsidRPr="00DF1A2F" w:rsidDel="002F76F4">
          <w:rPr>
            <w:rStyle w:val="Hyperlink"/>
            <w:rFonts w:ascii="Segoe UI" w:eastAsia="Meiryo UI" w:hAnsi="Segoe UI" w:cs="Segoe UI" w:hint="eastAsia"/>
            <w:noProof/>
          </w:rPr>
          <w:delText>スケーラブル</w:delText>
        </w:r>
      </w:del>
      <w:del w:id="637" w:author="Kitase" w:date="2015-07-25T05:18:00Z">
        <w:r w:rsidRPr="00DF1A2F" w:rsidDel="00730126">
          <w:rPr>
            <w:rStyle w:val="Hyperlink"/>
            <w:rFonts w:ascii="Segoe UI" w:eastAsia="Meiryo UI" w:hAnsi="Segoe UI" w:cs="Segoe UI"/>
            <w:noProof/>
          </w:rPr>
          <w:delText>Wordpress</w:delText>
        </w:r>
      </w:del>
      <w:del w:id="638" w:author="Kitase" w:date="2015-07-26T07:07:00Z">
        <w:r w:rsidRPr="00DF1A2F" w:rsidDel="002F76F4">
          <w:rPr>
            <w:rStyle w:val="Hyperlink"/>
            <w:rFonts w:ascii="Segoe UI" w:eastAsia="Meiryo UI" w:hAnsi="Segoe UI" w:cs="Segoe UI" w:hint="eastAsia"/>
            <w:noProof/>
          </w:rPr>
          <w:delText>システムの展開</w:delText>
        </w:r>
        <w:r w:rsidRPr="00DF1A2F" w:rsidDel="002F76F4">
          <w:rPr>
            <w:rFonts w:ascii="Segoe UI" w:eastAsia="Meiryo UI" w:hAnsi="Segoe UI" w:cs="Segoe UI"/>
            <w:noProof/>
            <w:webHidden/>
          </w:rPr>
          <w:tab/>
        </w:r>
      </w:del>
      <w:del w:id="639" w:author="Kitase" w:date="2015-07-26T06:15:00Z">
        <w:r w:rsidRPr="00DF1A2F" w:rsidDel="00F54530">
          <w:rPr>
            <w:rFonts w:ascii="Segoe UI" w:eastAsia="Meiryo UI" w:hAnsi="Segoe UI" w:cs="Segoe UI"/>
            <w:noProof/>
            <w:webHidden/>
          </w:rPr>
          <w:delText>8</w:delText>
        </w:r>
      </w:del>
    </w:p>
    <w:p w14:paraId="5B92C78B" w14:textId="77777777" w:rsidR="00912F12" w:rsidRPr="00DF1A2F" w:rsidDel="002F76F4" w:rsidRDefault="00912F12">
      <w:pPr>
        <w:pStyle w:val="TOC2"/>
        <w:tabs>
          <w:tab w:val="left" w:pos="840"/>
          <w:tab w:val="right" w:leader="dot" w:pos="9060"/>
        </w:tabs>
        <w:rPr>
          <w:del w:id="640" w:author="Kitase" w:date="2015-07-26T07:07:00Z"/>
          <w:rFonts w:ascii="Segoe UI" w:eastAsia="Meiryo UI" w:hAnsi="Segoe UI" w:cs="Segoe UI"/>
          <w:noProof/>
          <w:szCs w:val="22"/>
        </w:rPr>
      </w:pPr>
      <w:del w:id="641" w:author="Kitase" w:date="2015-07-26T07:07:00Z">
        <w:r w:rsidRPr="00DF1A2F" w:rsidDel="002F76F4">
          <w:rPr>
            <w:rStyle w:val="Hyperlink"/>
            <w:rFonts w:ascii="Segoe UI" w:eastAsia="Meiryo UI" w:hAnsi="Segoe UI" w:cs="Segoe UI"/>
            <w:noProof/>
          </w:rPr>
          <w:delText>5.1.</w:delText>
        </w:r>
        <w:r w:rsidRPr="00DF1A2F" w:rsidDel="002F76F4">
          <w:rPr>
            <w:rFonts w:ascii="Segoe UI" w:eastAsia="Meiryo UI" w:hAnsi="Segoe UI" w:cs="Segoe UI"/>
            <w:noProof/>
            <w:szCs w:val="22"/>
          </w:rPr>
          <w:tab/>
        </w:r>
        <w:r w:rsidRPr="00DF1A2F" w:rsidDel="002F76F4">
          <w:rPr>
            <w:rStyle w:val="Hyperlink"/>
            <w:rFonts w:ascii="Segoe UI" w:eastAsia="Meiryo UI" w:hAnsi="Segoe UI" w:cs="Segoe UI"/>
            <w:noProof/>
          </w:rPr>
          <w:delText>Zabbix</w:delText>
        </w:r>
        <w:r w:rsidRPr="00DF1A2F" w:rsidDel="002F76F4">
          <w:rPr>
            <w:rStyle w:val="Hyperlink"/>
            <w:rFonts w:ascii="Segoe UI" w:eastAsia="Meiryo UI" w:hAnsi="Segoe UI" w:cs="Segoe UI" w:hint="eastAsia"/>
            <w:noProof/>
          </w:rPr>
          <w:delText>サーバのセットアップ</w:delText>
        </w:r>
        <w:r w:rsidRPr="00DF1A2F" w:rsidDel="002F76F4">
          <w:rPr>
            <w:rFonts w:ascii="Segoe UI" w:eastAsia="Meiryo UI" w:hAnsi="Segoe UI" w:cs="Segoe UI"/>
            <w:noProof/>
            <w:webHidden/>
          </w:rPr>
          <w:tab/>
        </w:r>
      </w:del>
      <w:del w:id="642" w:author="Kitase" w:date="2015-07-26T06:15:00Z">
        <w:r w:rsidRPr="00DF1A2F" w:rsidDel="00F54530">
          <w:rPr>
            <w:rFonts w:ascii="Segoe UI" w:eastAsia="Meiryo UI" w:hAnsi="Segoe UI" w:cs="Segoe UI"/>
            <w:noProof/>
            <w:webHidden/>
          </w:rPr>
          <w:delText>9</w:delText>
        </w:r>
      </w:del>
    </w:p>
    <w:p w14:paraId="28FE1942" w14:textId="77777777" w:rsidR="00912F12" w:rsidRPr="00DF1A2F" w:rsidDel="002F76F4" w:rsidRDefault="00912F12">
      <w:pPr>
        <w:pStyle w:val="TOC2"/>
        <w:tabs>
          <w:tab w:val="left" w:pos="840"/>
          <w:tab w:val="right" w:leader="dot" w:pos="9060"/>
        </w:tabs>
        <w:rPr>
          <w:del w:id="643" w:author="Kitase" w:date="2015-07-26T07:07:00Z"/>
          <w:rFonts w:ascii="Segoe UI" w:eastAsia="Meiryo UI" w:hAnsi="Segoe UI" w:cs="Segoe UI"/>
          <w:noProof/>
          <w:szCs w:val="22"/>
        </w:rPr>
      </w:pPr>
      <w:del w:id="644" w:author="Kitase" w:date="2015-07-26T07:07:00Z">
        <w:r w:rsidRPr="00DF1A2F" w:rsidDel="002F76F4">
          <w:rPr>
            <w:rStyle w:val="Hyperlink"/>
            <w:rFonts w:ascii="Segoe UI" w:eastAsia="Meiryo UI" w:hAnsi="Segoe UI" w:cs="Segoe UI"/>
            <w:noProof/>
          </w:rPr>
          <w:delText>5.2.</w:delText>
        </w:r>
        <w:r w:rsidRPr="00DF1A2F" w:rsidDel="002F76F4">
          <w:rPr>
            <w:rFonts w:ascii="Segoe UI" w:eastAsia="Meiryo UI" w:hAnsi="Segoe UI" w:cs="Segoe UI"/>
            <w:noProof/>
            <w:szCs w:val="22"/>
          </w:rPr>
          <w:tab/>
        </w:r>
        <w:r w:rsidRPr="00DF1A2F" w:rsidDel="002F76F4">
          <w:rPr>
            <w:rStyle w:val="Hyperlink"/>
            <w:rFonts w:ascii="Segoe UI" w:eastAsia="Meiryo UI" w:hAnsi="Segoe UI" w:cs="Segoe UI" w:hint="eastAsia"/>
            <w:noProof/>
          </w:rPr>
          <w:delText>バックエンド</w:delText>
        </w:r>
        <w:r w:rsidRPr="00DF1A2F" w:rsidDel="002F76F4">
          <w:rPr>
            <w:rStyle w:val="Hyperlink"/>
            <w:rFonts w:ascii="Segoe UI" w:eastAsia="Meiryo UI" w:hAnsi="Segoe UI" w:cs="Segoe UI"/>
            <w:noProof/>
          </w:rPr>
          <w:delText>DB</w:delText>
        </w:r>
        <w:r w:rsidRPr="00DF1A2F" w:rsidDel="002F76F4">
          <w:rPr>
            <w:rStyle w:val="Hyperlink"/>
            <w:rFonts w:ascii="Segoe UI" w:eastAsia="Meiryo UI" w:hAnsi="Segoe UI" w:cs="Segoe UI" w:hint="eastAsia"/>
            <w:noProof/>
          </w:rPr>
          <w:delText>サーバ</w:delText>
        </w:r>
        <w:r w:rsidRPr="00DF1A2F" w:rsidDel="002F76F4">
          <w:rPr>
            <w:rFonts w:ascii="Segoe UI" w:eastAsia="Meiryo UI" w:hAnsi="Segoe UI" w:cs="Segoe UI"/>
            <w:noProof/>
            <w:webHidden/>
          </w:rPr>
          <w:tab/>
        </w:r>
      </w:del>
      <w:del w:id="645" w:author="Kitase" w:date="2015-07-26T06:15:00Z">
        <w:r w:rsidRPr="00DF1A2F" w:rsidDel="00F54530">
          <w:rPr>
            <w:rFonts w:ascii="Segoe UI" w:eastAsia="Meiryo UI" w:hAnsi="Segoe UI" w:cs="Segoe UI"/>
            <w:noProof/>
            <w:webHidden/>
          </w:rPr>
          <w:delText>10</w:delText>
        </w:r>
      </w:del>
    </w:p>
    <w:p w14:paraId="371BB2D2" w14:textId="77777777" w:rsidR="00912F12" w:rsidRPr="00DF1A2F" w:rsidDel="002F76F4" w:rsidRDefault="00912F12">
      <w:pPr>
        <w:pStyle w:val="TOC2"/>
        <w:tabs>
          <w:tab w:val="left" w:pos="840"/>
          <w:tab w:val="right" w:leader="dot" w:pos="9060"/>
        </w:tabs>
        <w:rPr>
          <w:del w:id="646" w:author="Kitase" w:date="2015-07-26T07:07:00Z"/>
          <w:rFonts w:ascii="Segoe UI" w:eastAsia="Meiryo UI" w:hAnsi="Segoe UI" w:cs="Segoe UI"/>
          <w:noProof/>
          <w:szCs w:val="22"/>
        </w:rPr>
      </w:pPr>
      <w:del w:id="647" w:author="Kitase" w:date="2015-07-26T07:07:00Z">
        <w:r w:rsidRPr="00DF1A2F" w:rsidDel="002F76F4">
          <w:rPr>
            <w:rStyle w:val="Hyperlink"/>
            <w:rFonts w:ascii="Segoe UI" w:eastAsia="Meiryo UI" w:hAnsi="Segoe UI" w:cs="Segoe UI"/>
            <w:noProof/>
          </w:rPr>
          <w:delText>5.3.</w:delText>
        </w:r>
        <w:r w:rsidRPr="00DF1A2F" w:rsidDel="002F76F4">
          <w:rPr>
            <w:rFonts w:ascii="Segoe UI" w:eastAsia="Meiryo UI" w:hAnsi="Segoe UI" w:cs="Segoe UI"/>
            <w:noProof/>
            <w:szCs w:val="22"/>
          </w:rPr>
          <w:tab/>
        </w:r>
      </w:del>
      <w:del w:id="648" w:author="Kitase" w:date="2015-07-25T05:18:00Z">
        <w:r w:rsidRPr="00DF1A2F" w:rsidDel="00730126">
          <w:rPr>
            <w:rStyle w:val="Hyperlink"/>
            <w:rFonts w:ascii="Segoe UI" w:eastAsia="Meiryo UI" w:hAnsi="Segoe UI" w:cs="Segoe UI"/>
            <w:noProof/>
          </w:rPr>
          <w:delText>Wordpress</w:delText>
        </w:r>
      </w:del>
      <w:del w:id="649" w:author="Kitase" w:date="2015-07-26T07:07:00Z">
        <w:r w:rsidRPr="00DF1A2F" w:rsidDel="002F76F4">
          <w:rPr>
            <w:rStyle w:val="Hyperlink"/>
            <w:rFonts w:ascii="Segoe UI" w:eastAsia="Meiryo UI" w:hAnsi="Segoe UI" w:cs="Segoe UI" w:hint="eastAsia"/>
            <w:noProof/>
          </w:rPr>
          <w:delText>サーバ</w:delText>
        </w:r>
        <w:r w:rsidRPr="00DF1A2F" w:rsidDel="002F76F4">
          <w:rPr>
            <w:rFonts w:ascii="Segoe UI" w:eastAsia="Meiryo UI" w:hAnsi="Segoe UI" w:cs="Segoe UI"/>
            <w:noProof/>
            <w:webHidden/>
          </w:rPr>
          <w:tab/>
        </w:r>
      </w:del>
      <w:del w:id="650" w:author="Kitase" w:date="2015-07-26T06:15:00Z">
        <w:r w:rsidRPr="00DF1A2F" w:rsidDel="00F54530">
          <w:rPr>
            <w:rFonts w:ascii="Segoe UI" w:eastAsia="Meiryo UI" w:hAnsi="Segoe UI" w:cs="Segoe UI"/>
            <w:noProof/>
            <w:webHidden/>
          </w:rPr>
          <w:delText>11</w:delText>
        </w:r>
      </w:del>
    </w:p>
    <w:p w14:paraId="3CA804D2" w14:textId="77777777" w:rsidR="00912F12" w:rsidRPr="00DF1A2F" w:rsidDel="002F76F4" w:rsidRDefault="00912F12">
      <w:pPr>
        <w:pStyle w:val="TOC3"/>
        <w:tabs>
          <w:tab w:val="left" w:pos="1470"/>
          <w:tab w:val="right" w:leader="dot" w:pos="9060"/>
        </w:tabs>
        <w:rPr>
          <w:del w:id="651" w:author="Kitase" w:date="2015-07-26T07:07:00Z"/>
          <w:rFonts w:ascii="Segoe UI" w:eastAsia="Meiryo UI" w:hAnsi="Segoe UI" w:cs="Segoe UI"/>
          <w:noProof/>
          <w:szCs w:val="22"/>
        </w:rPr>
      </w:pPr>
      <w:del w:id="652" w:author="Kitase" w:date="2015-07-26T07:07:00Z">
        <w:r w:rsidRPr="00DF1A2F" w:rsidDel="002F76F4">
          <w:rPr>
            <w:rStyle w:val="Hyperlink"/>
            <w:rFonts w:ascii="Segoe UI" w:eastAsia="Meiryo UI" w:hAnsi="Segoe UI" w:cs="Segoe UI"/>
            <w:noProof/>
          </w:rPr>
          <w:delText>5.3.1.</w:delText>
        </w:r>
        <w:r w:rsidRPr="00DF1A2F" w:rsidDel="002F76F4">
          <w:rPr>
            <w:rFonts w:ascii="Segoe UI" w:eastAsia="Meiryo UI" w:hAnsi="Segoe UI" w:cs="Segoe UI"/>
            <w:noProof/>
            <w:szCs w:val="22"/>
          </w:rPr>
          <w:tab/>
        </w:r>
        <w:r w:rsidRPr="00DF1A2F" w:rsidDel="002F76F4">
          <w:rPr>
            <w:rStyle w:val="Hyperlink"/>
            <w:rFonts w:ascii="Segoe UI" w:eastAsia="Meiryo UI" w:hAnsi="Segoe UI" w:cs="Segoe UI" w:hint="eastAsia"/>
            <w:noProof/>
          </w:rPr>
          <w:delText>一台目のセットアップ</w:delText>
        </w:r>
        <w:r w:rsidRPr="00DF1A2F" w:rsidDel="002F76F4">
          <w:rPr>
            <w:rFonts w:ascii="Segoe UI" w:eastAsia="Meiryo UI" w:hAnsi="Segoe UI" w:cs="Segoe UI"/>
            <w:noProof/>
            <w:webHidden/>
          </w:rPr>
          <w:tab/>
        </w:r>
      </w:del>
      <w:del w:id="653" w:author="Kitase" w:date="2015-07-26T06:15:00Z">
        <w:r w:rsidRPr="00DF1A2F" w:rsidDel="00F54530">
          <w:rPr>
            <w:rFonts w:ascii="Segoe UI" w:eastAsia="Meiryo UI" w:hAnsi="Segoe UI" w:cs="Segoe UI"/>
            <w:noProof/>
            <w:webHidden/>
          </w:rPr>
          <w:delText>12</w:delText>
        </w:r>
      </w:del>
    </w:p>
    <w:p w14:paraId="14CDC0A9" w14:textId="77777777" w:rsidR="00912F12" w:rsidRPr="00DF1A2F" w:rsidDel="002F76F4" w:rsidRDefault="00912F12">
      <w:pPr>
        <w:pStyle w:val="TOC3"/>
        <w:tabs>
          <w:tab w:val="left" w:pos="1470"/>
          <w:tab w:val="right" w:leader="dot" w:pos="9060"/>
        </w:tabs>
        <w:rPr>
          <w:del w:id="654" w:author="Kitase" w:date="2015-07-26T07:07:00Z"/>
          <w:rFonts w:ascii="Segoe UI" w:eastAsia="Meiryo UI" w:hAnsi="Segoe UI" w:cs="Segoe UI"/>
          <w:noProof/>
          <w:szCs w:val="22"/>
        </w:rPr>
      </w:pPr>
      <w:del w:id="655" w:author="Kitase" w:date="2015-07-26T07:07:00Z">
        <w:r w:rsidRPr="00DF1A2F" w:rsidDel="002F76F4">
          <w:rPr>
            <w:rStyle w:val="Hyperlink"/>
            <w:rFonts w:ascii="Segoe UI" w:eastAsia="Meiryo UI" w:hAnsi="Segoe UI" w:cs="Segoe UI"/>
            <w:noProof/>
          </w:rPr>
          <w:delText>5.3.2.</w:delText>
        </w:r>
        <w:r w:rsidRPr="00DF1A2F" w:rsidDel="002F76F4">
          <w:rPr>
            <w:rFonts w:ascii="Segoe UI" w:eastAsia="Meiryo UI" w:hAnsi="Segoe UI" w:cs="Segoe UI"/>
            <w:noProof/>
            <w:szCs w:val="22"/>
          </w:rPr>
          <w:tab/>
        </w:r>
      </w:del>
      <w:del w:id="656" w:author="Kitase" w:date="2015-07-25T05:18:00Z">
        <w:r w:rsidRPr="00DF1A2F" w:rsidDel="00730126">
          <w:rPr>
            <w:rStyle w:val="Hyperlink"/>
            <w:rFonts w:ascii="Segoe UI" w:eastAsia="Meiryo UI" w:hAnsi="Segoe UI" w:cs="Segoe UI"/>
            <w:noProof/>
          </w:rPr>
          <w:delText>Wordpress</w:delText>
        </w:r>
      </w:del>
      <w:del w:id="657" w:author="Kitase" w:date="2015-07-26T07:07:00Z">
        <w:r w:rsidRPr="00DF1A2F" w:rsidDel="002F76F4">
          <w:rPr>
            <w:rStyle w:val="Hyperlink"/>
            <w:rFonts w:ascii="Segoe UI" w:eastAsia="Meiryo UI" w:hAnsi="Segoe UI" w:cs="Segoe UI" w:hint="eastAsia"/>
            <w:noProof/>
          </w:rPr>
          <w:delText>のセットアップ</w:delText>
        </w:r>
        <w:r w:rsidRPr="00DF1A2F" w:rsidDel="002F76F4">
          <w:rPr>
            <w:rFonts w:ascii="Segoe UI" w:eastAsia="Meiryo UI" w:hAnsi="Segoe UI" w:cs="Segoe UI"/>
            <w:noProof/>
            <w:webHidden/>
          </w:rPr>
          <w:tab/>
        </w:r>
      </w:del>
      <w:del w:id="658" w:author="Kitase" w:date="2015-07-26T06:15:00Z">
        <w:r w:rsidRPr="00DF1A2F" w:rsidDel="00F54530">
          <w:rPr>
            <w:rFonts w:ascii="Segoe UI" w:eastAsia="Meiryo UI" w:hAnsi="Segoe UI" w:cs="Segoe UI"/>
            <w:noProof/>
            <w:webHidden/>
          </w:rPr>
          <w:delText>12</w:delText>
        </w:r>
      </w:del>
    </w:p>
    <w:p w14:paraId="3464DB1A" w14:textId="77777777" w:rsidR="00912F12" w:rsidRPr="00DF1A2F" w:rsidDel="002F76F4" w:rsidRDefault="00912F12">
      <w:pPr>
        <w:pStyle w:val="TOC3"/>
        <w:tabs>
          <w:tab w:val="left" w:pos="1470"/>
          <w:tab w:val="right" w:leader="dot" w:pos="9060"/>
        </w:tabs>
        <w:rPr>
          <w:del w:id="659" w:author="Kitase" w:date="2015-07-26T07:07:00Z"/>
          <w:rFonts w:ascii="Segoe UI" w:eastAsia="Meiryo UI" w:hAnsi="Segoe UI" w:cs="Segoe UI"/>
          <w:noProof/>
          <w:szCs w:val="22"/>
        </w:rPr>
      </w:pPr>
      <w:del w:id="660" w:author="Kitase" w:date="2015-07-26T07:07:00Z">
        <w:r w:rsidRPr="00DF1A2F" w:rsidDel="002F76F4">
          <w:rPr>
            <w:rStyle w:val="Hyperlink"/>
            <w:rFonts w:ascii="Segoe UI" w:eastAsia="Meiryo UI" w:hAnsi="Segoe UI" w:cs="Segoe UI"/>
            <w:noProof/>
          </w:rPr>
          <w:delText>5.3.3.</w:delText>
        </w:r>
        <w:r w:rsidRPr="00DF1A2F" w:rsidDel="002F76F4">
          <w:rPr>
            <w:rFonts w:ascii="Segoe UI" w:eastAsia="Meiryo UI" w:hAnsi="Segoe UI" w:cs="Segoe UI"/>
            <w:noProof/>
            <w:szCs w:val="22"/>
          </w:rPr>
          <w:tab/>
        </w:r>
        <w:r w:rsidRPr="00DF1A2F" w:rsidDel="002F76F4">
          <w:rPr>
            <w:rStyle w:val="Hyperlink"/>
            <w:rFonts w:ascii="Segoe UI" w:eastAsia="Meiryo UI" w:hAnsi="Segoe UI" w:cs="Segoe UI" w:hint="eastAsia"/>
            <w:noProof/>
          </w:rPr>
          <w:delText>二台目のセットアップ</w:delText>
        </w:r>
        <w:r w:rsidRPr="00DF1A2F" w:rsidDel="002F76F4">
          <w:rPr>
            <w:rFonts w:ascii="Segoe UI" w:eastAsia="Meiryo UI" w:hAnsi="Segoe UI" w:cs="Segoe UI"/>
            <w:noProof/>
            <w:webHidden/>
          </w:rPr>
          <w:tab/>
        </w:r>
      </w:del>
      <w:del w:id="661" w:author="Kitase" w:date="2015-07-26T06:15:00Z">
        <w:r w:rsidRPr="00DF1A2F" w:rsidDel="00F54530">
          <w:rPr>
            <w:rFonts w:ascii="Segoe UI" w:eastAsia="Meiryo UI" w:hAnsi="Segoe UI" w:cs="Segoe UI"/>
            <w:noProof/>
            <w:webHidden/>
          </w:rPr>
          <w:delText>13</w:delText>
        </w:r>
      </w:del>
    </w:p>
    <w:p w14:paraId="1C3647C5" w14:textId="77777777" w:rsidR="00912F12" w:rsidRPr="00DF1A2F" w:rsidDel="002F76F4" w:rsidRDefault="00912F12">
      <w:pPr>
        <w:pStyle w:val="TOC3"/>
        <w:tabs>
          <w:tab w:val="left" w:pos="1470"/>
          <w:tab w:val="right" w:leader="dot" w:pos="9060"/>
        </w:tabs>
        <w:rPr>
          <w:del w:id="662" w:author="Kitase" w:date="2015-07-26T07:07:00Z"/>
          <w:rFonts w:ascii="Segoe UI" w:eastAsia="Meiryo UI" w:hAnsi="Segoe UI" w:cs="Segoe UI"/>
          <w:noProof/>
          <w:szCs w:val="22"/>
        </w:rPr>
      </w:pPr>
      <w:del w:id="663" w:author="Kitase" w:date="2015-07-26T07:07:00Z">
        <w:r w:rsidRPr="00DF1A2F" w:rsidDel="002F76F4">
          <w:rPr>
            <w:rStyle w:val="Hyperlink"/>
            <w:rFonts w:ascii="Segoe UI" w:eastAsia="Meiryo UI" w:hAnsi="Segoe UI" w:cs="Segoe UI"/>
            <w:noProof/>
          </w:rPr>
          <w:delText>5.3.4.</w:delText>
        </w:r>
        <w:r w:rsidRPr="00DF1A2F" w:rsidDel="002F76F4">
          <w:rPr>
            <w:rFonts w:ascii="Segoe UI" w:eastAsia="Meiryo UI" w:hAnsi="Segoe UI" w:cs="Segoe UI"/>
            <w:noProof/>
            <w:szCs w:val="22"/>
          </w:rPr>
          <w:tab/>
        </w:r>
        <w:r w:rsidRPr="00DF1A2F" w:rsidDel="002F76F4">
          <w:rPr>
            <w:rStyle w:val="Hyperlink"/>
            <w:rFonts w:ascii="Segoe UI" w:eastAsia="Meiryo UI" w:hAnsi="Segoe UI" w:cs="Segoe UI" w:hint="eastAsia"/>
            <w:noProof/>
          </w:rPr>
          <w:delText>アップロード画像の同期</w:delText>
        </w:r>
        <w:r w:rsidRPr="00DF1A2F" w:rsidDel="002F76F4">
          <w:rPr>
            <w:rFonts w:ascii="Segoe UI" w:eastAsia="Meiryo UI" w:hAnsi="Segoe UI" w:cs="Segoe UI"/>
            <w:noProof/>
            <w:webHidden/>
          </w:rPr>
          <w:tab/>
        </w:r>
      </w:del>
      <w:del w:id="664" w:author="Kitase" w:date="2015-07-26T06:15:00Z">
        <w:r w:rsidRPr="00DF1A2F" w:rsidDel="00F54530">
          <w:rPr>
            <w:rFonts w:ascii="Segoe UI" w:eastAsia="Meiryo UI" w:hAnsi="Segoe UI" w:cs="Segoe UI"/>
            <w:noProof/>
            <w:webHidden/>
          </w:rPr>
          <w:delText>14</w:delText>
        </w:r>
      </w:del>
    </w:p>
    <w:p w14:paraId="696C0371" w14:textId="77777777" w:rsidR="00912F12" w:rsidRPr="00DF1A2F" w:rsidDel="002F76F4" w:rsidRDefault="00912F12">
      <w:pPr>
        <w:pStyle w:val="TOC2"/>
        <w:tabs>
          <w:tab w:val="left" w:pos="840"/>
          <w:tab w:val="right" w:leader="dot" w:pos="9060"/>
        </w:tabs>
        <w:rPr>
          <w:del w:id="665" w:author="Kitase" w:date="2015-07-26T07:07:00Z"/>
          <w:rFonts w:ascii="Segoe UI" w:eastAsia="Meiryo UI" w:hAnsi="Segoe UI" w:cs="Segoe UI"/>
          <w:noProof/>
          <w:szCs w:val="22"/>
        </w:rPr>
      </w:pPr>
      <w:del w:id="666" w:author="Kitase" w:date="2015-07-26T07:07:00Z">
        <w:r w:rsidRPr="00DF1A2F" w:rsidDel="002F76F4">
          <w:rPr>
            <w:rStyle w:val="Hyperlink"/>
            <w:rFonts w:ascii="Segoe UI" w:eastAsia="Meiryo UI" w:hAnsi="Segoe UI" w:cs="Segoe UI"/>
            <w:noProof/>
          </w:rPr>
          <w:delText>5.4.</w:delText>
        </w:r>
        <w:r w:rsidRPr="00DF1A2F" w:rsidDel="002F76F4">
          <w:rPr>
            <w:rFonts w:ascii="Segoe UI" w:eastAsia="Meiryo UI" w:hAnsi="Segoe UI" w:cs="Segoe UI"/>
            <w:noProof/>
            <w:szCs w:val="22"/>
          </w:rPr>
          <w:tab/>
        </w:r>
        <w:r w:rsidRPr="00DF1A2F" w:rsidDel="002F76F4">
          <w:rPr>
            <w:rStyle w:val="Hyperlink"/>
            <w:rFonts w:ascii="Segoe UI" w:eastAsia="Meiryo UI" w:hAnsi="Segoe UI" w:cs="Segoe UI"/>
            <w:noProof/>
          </w:rPr>
          <w:delText>Load Balancer</w:delText>
        </w:r>
        <w:r w:rsidRPr="00DF1A2F" w:rsidDel="002F76F4">
          <w:rPr>
            <w:rFonts w:ascii="Segoe UI" w:eastAsia="Meiryo UI" w:hAnsi="Segoe UI" w:cs="Segoe UI"/>
            <w:noProof/>
            <w:webHidden/>
          </w:rPr>
          <w:tab/>
        </w:r>
      </w:del>
      <w:del w:id="667" w:author="Kitase" w:date="2015-07-26T06:15:00Z">
        <w:r w:rsidRPr="00DF1A2F" w:rsidDel="00F54530">
          <w:rPr>
            <w:rFonts w:ascii="Segoe UI" w:eastAsia="Meiryo UI" w:hAnsi="Segoe UI" w:cs="Segoe UI"/>
            <w:noProof/>
            <w:webHidden/>
          </w:rPr>
          <w:delText>15</w:delText>
        </w:r>
      </w:del>
    </w:p>
    <w:p w14:paraId="6FCCECB3" w14:textId="77777777" w:rsidR="00912F12" w:rsidRPr="00DF1A2F" w:rsidDel="002F76F4" w:rsidRDefault="00912F12">
      <w:pPr>
        <w:pStyle w:val="TOC3"/>
        <w:tabs>
          <w:tab w:val="left" w:pos="1470"/>
          <w:tab w:val="right" w:leader="dot" w:pos="9060"/>
        </w:tabs>
        <w:rPr>
          <w:del w:id="668" w:author="Kitase" w:date="2015-07-26T07:07:00Z"/>
          <w:rFonts w:ascii="Segoe UI" w:eastAsia="Meiryo UI" w:hAnsi="Segoe UI" w:cs="Segoe UI"/>
          <w:noProof/>
          <w:szCs w:val="22"/>
        </w:rPr>
      </w:pPr>
      <w:del w:id="669" w:author="Kitase" w:date="2015-07-26T07:07:00Z">
        <w:r w:rsidRPr="00DF1A2F" w:rsidDel="002F76F4">
          <w:rPr>
            <w:rStyle w:val="Hyperlink"/>
            <w:rFonts w:ascii="Segoe UI" w:eastAsia="Meiryo UI" w:hAnsi="Segoe UI" w:cs="Segoe UI"/>
            <w:noProof/>
          </w:rPr>
          <w:delText>5.4.1.</w:delText>
        </w:r>
        <w:r w:rsidRPr="00DF1A2F" w:rsidDel="002F76F4">
          <w:rPr>
            <w:rFonts w:ascii="Segoe UI" w:eastAsia="Meiryo UI" w:hAnsi="Segoe UI" w:cs="Segoe UI"/>
            <w:noProof/>
            <w:szCs w:val="22"/>
          </w:rPr>
          <w:tab/>
        </w:r>
        <w:r w:rsidRPr="00DF1A2F" w:rsidDel="002F76F4">
          <w:rPr>
            <w:rStyle w:val="Hyperlink"/>
            <w:rFonts w:ascii="Segoe UI" w:eastAsia="Meiryo UI" w:hAnsi="Segoe UI" w:cs="Segoe UI"/>
            <w:noProof/>
          </w:rPr>
          <w:delText>Load Balancer</w:delText>
        </w:r>
        <w:r w:rsidRPr="00DF1A2F" w:rsidDel="002F76F4">
          <w:rPr>
            <w:rStyle w:val="Hyperlink"/>
            <w:rFonts w:ascii="Segoe UI" w:eastAsia="Meiryo UI" w:hAnsi="Segoe UI" w:cs="Segoe UI" w:hint="eastAsia"/>
            <w:noProof/>
          </w:rPr>
          <w:delText>の導入と設定</w:delText>
        </w:r>
        <w:r w:rsidRPr="00DF1A2F" w:rsidDel="002F76F4">
          <w:rPr>
            <w:rFonts w:ascii="Segoe UI" w:eastAsia="Meiryo UI" w:hAnsi="Segoe UI" w:cs="Segoe UI"/>
            <w:noProof/>
            <w:webHidden/>
          </w:rPr>
          <w:tab/>
        </w:r>
      </w:del>
      <w:del w:id="670" w:author="Kitase" w:date="2015-07-26T06:15:00Z">
        <w:r w:rsidRPr="00DF1A2F" w:rsidDel="00F54530">
          <w:rPr>
            <w:rFonts w:ascii="Segoe UI" w:eastAsia="Meiryo UI" w:hAnsi="Segoe UI" w:cs="Segoe UI"/>
            <w:noProof/>
            <w:webHidden/>
          </w:rPr>
          <w:delText>15</w:delText>
        </w:r>
      </w:del>
    </w:p>
    <w:p w14:paraId="23A18963" w14:textId="77777777" w:rsidR="00912F12" w:rsidRPr="00DF1A2F" w:rsidDel="002F76F4" w:rsidRDefault="00912F12">
      <w:pPr>
        <w:pStyle w:val="TOC3"/>
        <w:tabs>
          <w:tab w:val="left" w:pos="1470"/>
          <w:tab w:val="right" w:leader="dot" w:pos="9060"/>
        </w:tabs>
        <w:rPr>
          <w:del w:id="671" w:author="Kitase" w:date="2015-07-26T07:07:00Z"/>
          <w:rFonts w:ascii="Segoe UI" w:eastAsia="Meiryo UI" w:hAnsi="Segoe UI" w:cs="Segoe UI"/>
          <w:noProof/>
          <w:szCs w:val="22"/>
        </w:rPr>
      </w:pPr>
      <w:del w:id="672" w:author="Kitase" w:date="2015-07-26T07:07:00Z">
        <w:r w:rsidRPr="00DF1A2F" w:rsidDel="002F76F4">
          <w:rPr>
            <w:rStyle w:val="Hyperlink"/>
            <w:rFonts w:ascii="Segoe UI" w:eastAsia="Meiryo UI" w:hAnsi="Segoe UI" w:cs="Segoe UI"/>
            <w:noProof/>
          </w:rPr>
          <w:delText>5.4.2.</w:delText>
        </w:r>
        <w:r w:rsidRPr="00DF1A2F" w:rsidDel="002F76F4">
          <w:rPr>
            <w:rFonts w:ascii="Segoe UI" w:eastAsia="Meiryo UI" w:hAnsi="Segoe UI" w:cs="Segoe UI"/>
            <w:noProof/>
            <w:szCs w:val="22"/>
          </w:rPr>
          <w:tab/>
        </w:r>
        <w:r w:rsidRPr="00DF1A2F" w:rsidDel="002F76F4">
          <w:rPr>
            <w:rStyle w:val="Hyperlink"/>
            <w:rFonts w:ascii="Segoe UI" w:eastAsia="Meiryo UI" w:hAnsi="Segoe UI" w:cs="Segoe UI" w:hint="eastAsia"/>
            <w:noProof/>
          </w:rPr>
          <w:delText>コンテンツキャッシュの同期設定</w:delText>
        </w:r>
        <w:r w:rsidRPr="00DF1A2F" w:rsidDel="002F76F4">
          <w:rPr>
            <w:rFonts w:ascii="Segoe UI" w:eastAsia="Meiryo UI" w:hAnsi="Segoe UI" w:cs="Segoe UI"/>
            <w:noProof/>
            <w:webHidden/>
          </w:rPr>
          <w:tab/>
        </w:r>
      </w:del>
      <w:del w:id="673" w:author="Kitase" w:date="2015-07-26T06:15:00Z">
        <w:r w:rsidRPr="00DF1A2F" w:rsidDel="00F54530">
          <w:rPr>
            <w:rFonts w:ascii="Segoe UI" w:eastAsia="Meiryo UI" w:hAnsi="Segoe UI" w:cs="Segoe UI"/>
            <w:noProof/>
            <w:webHidden/>
          </w:rPr>
          <w:delText>19</w:delText>
        </w:r>
      </w:del>
    </w:p>
    <w:p w14:paraId="07206646" w14:textId="77777777" w:rsidR="00912F12" w:rsidRPr="00DF1A2F" w:rsidDel="002F76F4" w:rsidRDefault="00912F12">
      <w:pPr>
        <w:pStyle w:val="TOC2"/>
        <w:tabs>
          <w:tab w:val="left" w:pos="1050"/>
          <w:tab w:val="right" w:leader="dot" w:pos="9060"/>
        </w:tabs>
        <w:rPr>
          <w:del w:id="674" w:author="Kitase" w:date="2015-07-26T07:07:00Z"/>
          <w:rFonts w:ascii="Segoe UI" w:eastAsia="Meiryo UI" w:hAnsi="Segoe UI" w:cs="Segoe UI"/>
          <w:noProof/>
          <w:szCs w:val="22"/>
        </w:rPr>
      </w:pPr>
      <w:del w:id="675" w:author="Kitase" w:date="2015-07-26T07:07:00Z">
        <w:r w:rsidRPr="00DF1A2F" w:rsidDel="002F76F4">
          <w:rPr>
            <w:rStyle w:val="Hyperlink"/>
            <w:rFonts w:ascii="Segoe UI" w:eastAsia="Meiryo UI" w:hAnsi="Segoe UI" w:cs="Segoe UI"/>
            <w:noProof/>
          </w:rPr>
          <w:delText>5.5.</w:delText>
        </w:r>
        <w:r w:rsidRPr="00DF1A2F" w:rsidDel="002F76F4">
          <w:rPr>
            <w:rFonts w:ascii="Segoe UI" w:eastAsia="Meiryo UI" w:hAnsi="Segoe UI" w:cs="Segoe UI"/>
            <w:noProof/>
            <w:szCs w:val="22"/>
          </w:rPr>
          <w:tab/>
        </w:r>
        <w:r w:rsidRPr="00DF1A2F" w:rsidDel="002F76F4">
          <w:rPr>
            <w:rStyle w:val="Hyperlink"/>
            <w:rFonts w:ascii="Segoe UI" w:eastAsia="Meiryo UI" w:hAnsi="Segoe UI" w:cs="Segoe UI"/>
            <w:noProof/>
          </w:rPr>
          <w:delText>Zabbix</w:delText>
        </w:r>
        <w:r w:rsidRPr="00DF1A2F" w:rsidDel="002F76F4">
          <w:rPr>
            <w:rStyle w:val="Hyperlink"/>
            <w:rFonts w:ascii="Segoe UI" w:eastAsia="Meiryo UI" w:hAnsi="Segoe UI" w:cs="Segoe UI" w:hint="eastAsia"/>
            <w:noProof/>
          </w:rPr>
          <w:delText>サーバへの登録</w:delText>
        </w:r>
        <w:r w:rsidRPr="00DF1A2F" w:rsidDel="002F76F4">
          <w:rPr>
            <w:rFonts w:ascii="Segoe UI" w:eastAsia="Meiryo UI" w:hAnsi="Segoe UI" w:cs="Segoe UI"/>
            <w:noProof/>
            <w:webHidden/>
          </w:rPr>
          <w:tab/>
        </w:r>
      </w:del>
      <w:del w:id="676" w:author="Kitase" w:date="2015-07-26T06:15:00Z">
        <w:r w:rsidRPr="00DF1A2F" w:rsidDel="00F54530">
          <w:rPr>
            <w:rFonts w:ascii="Segoe UI" w:eastAsia="Meiryo UI" w:hAnsi="Segoe UI" w:cs="Segoe UI"/>
            <w:noProof/>
            <w:webHidden/>
          </w:rPr>
          <w:delText>22</w:delText>
        </w:r>
      </w:del>
    </w:p>
    <w:p w14:paraId="01002D9A" w14:textId="77777777" w:rsidR="00912F12" w:rsidRPr="00DF1A2F" w:rsidDel="002F76F4" w:rsidRDefault="00912F12">
      <w:pPr>
        <w:pStyle w:val="TOC1"/>
        <w:tabs>
          <w:tab w:val="left" w:pos="420"/>
          <w:tab w:val="right" w:leader="dot" w:pos="9060"/>
        </w:tabs>
        <w:rPr>
          <w:del w:id="677" w:author="Kitase" w:date="2015-07-26T07:07:00Z"/>
          <w:rFonts w:ascii="Segoe UI" w:eastAsia="Meiryo UI" w:hAnsi="Segoe UI" w:cs="Segoe UI"/>
          <w:noProof/>
          <w:szCs w:val="22"/>
        </w:rPr>
      </w:pPr>
      <w:del w:id="678" w:author="Kitase" w:date="2015-07-26T07:07:00Z">
        <w:r w:rsidRPr="00DF1A2F" w:rsidDel="002F76F4">
          <w:rPr>
            <w:rStyle w:val="Hyperlink"/>
            <w:rFonts w:ascii="Segoe UI" w:eastAsia="Meiryo UI" w:hAnsi="Segoe UI" w:cs="Segoe UI"/>
            <w:noProof/>
          </w:rPr>
          <w:delText>6.</w:delText>
        </w:r>
        <w:r w:rsidRPr="00DF1A2F" w:rsidDel="002F76F4">
          <w:rPr>
            <w:rFonts w:ascii="Segoe UI" w:eastAsia="Meiryo UI" w:hAnsi="Segoe UI" w:cs="Segoe UI"/>
            <w:noProof/>
            <w:szCs w:val="22"/>
          </w:rPr>
          <w:tab/>
        </w:r>
        <w:r w:rsidRPr="00DF1A2F" w:rsidDel="002F76F4">
          <w:rPr>
            <w:rStyle w:val="Hyperlink"/>
            <w:rFonts w:ascii="Segoe UI" w:eastAsia="Meiryo UI" w:hAnsi="Segoe UI" w:cs="Segoe UI" w:hint="eastAsia"/>
            <w:noProof/>
          </w:rPr>
          <w:delText>最後に</w:delText>
        </w:r>
        <w:r w:rsidRPr="00DF1A2F" w:rsidDel="002F76F4">
          <w:rPr>
            <w:rFonts w:ascii="Segoe UI" w:eastAsia="Meiryo UI" w:hAnsi="Segoe UI" w:cs="Segoe UI"/>
            <w:noProof/>
            <w:webHidden/>
          </w:rPr>
          <w:tab/>
        </w:r>
      </w:del>
      <w:del w:id="679" w:author="Kitase" w:date="2015-07-26T06:15:00Z">
        <w:r w:rsidRPr="00DF1A2F" w:rsidDel="00F54530">
          <w:rPr>
            <w:rFonts w:ascii="Segoe UI" w:eastAsia="Meiryo UI" w:hAnsi="Segoe UI" w:cs="Segoe UI"/>
            <w:noProof/>
            <w:webHidden/>
          </w:rPr>
          <w:delText>24</w:delText>
        </w:r>
      </w:del>
    </w:p>
    <w:p w14:paraId="7EE219D3" w14:textId="77777777" w:rsidR="00912F12" w:rsidRPr="00DF1A2F" w:rsidDel="002F76F4" w:rsidRDefault="00912F12">
      <w:pPr>
        <w:pStyle w:val="TOC2"/>
        <w:tabs>
          <w:tab w:val="left" w:pos="840"/>
          <w:tab w:val="right" w:leader="dot" w:pos="9060"/>
        </w:tabs>
        <w:rPr>
          <w:del w:id="680" w:author="Kitase" w:date="2015-07-26T07:07:00Z"/>
          <w:rFonts w:ascii="Segoe UI" w:eastAsia="Meiryo UI" w:hAnsi="Segoe UI" w:cs="Segoe UI"/>
          <w:noProof/>
          <w:szCs w:val="22"/>
        </w:rPr>
      </w:pPr>
      <w:del w:id="681" w:author="Kitase" w:date="2015-07-26T07:07:00Z">
        <w:r w:rsidRPr="00DF1A2F" w:rsidDel="002F76F4">
          <w:rPr>
            <w:rStyle w:val="Hyperlink"/>
            <w:rFonts w:ascii="Segoe UI" w:eastAsia="Meiryo UI" w:hAnsi="Segoe UI" w:cs="Segoe UI"/>
            <w:noProof/>
          </w:rPr>
          <w:delText>6.1.</w:delText>
        </w:r>
        <w:r w:rsidRPr="00DF1A2F" w:rsidDel="002F76F4">
          <w:rPr>
            <w:rFonts w:ascii="Segoe UI" w:eastAsia="Meiryo UI" w:hAnsi="Segoe UI" w:cs="Segoe UI"/>
            <w:noProof/>
            <w:szCs w:val="22"/>
          </w:rPr>
          <w:tab/>
        </w:r>
        <w:r w:rsidRPr="00DF1A2F" w:rsidDel="002F76F4">
          <w:rPr>
            <w:rStyle w:val="Hyperlink"/>
            <w:rFonts w:ascii="Segoe UI" w:eastAsia="Meiryo UI" w:hAnsi="Segoe UI" w:cs="Segoe UI" w:hint="eastAsia"/>
            <w:noProof/>
          </w:rPr>
          <w:delText>仮想インスタンスの削除</w:delText>
        </w:r>
        <w:r w:rsidRPr="00DF1A2F" w:rsidDel="002F76F4">
          <w:rPr>
            <w:rFonts w:ascii="Segoe UI" w:eastAsia="Meiryo UI" w:hAnsi="Segoe UI" w:cs="Segoe UI"/>
            <w:noProof/>
            <w:webHidden/>
          </w:rPr>
          <w:tab/>
        </w:r>
      </w:del>
      <w:del w:id="682" w:author="Kitase" w:date="2015-07-26T06:15:00Z">
        <w:r w:rsidRPr="00DF1A2F" w:rsidDel="00F54530">
          <w:rPr>
            <w:rFonts w:ascii="Segoe UI" w:eastAsia="Meiryo UI" w:hAnsi="Segoe UI" w:cs="Segoe UI"/>
            <w:noProof/>
            <w:webHidden/>
          </w:rPr>
          <w:delText>24</w:delText>
        </w:r>
      </w:del>
    </w:p>
    <w:p w14:paraId="4305AC4A" w14:textId="77777777" w:rsidR="00912F12" w:rsidRPr="00DF1A2F" w:rsidDel="002F76F4" w:rsidRDefault="00912F12">
      <w:pPr>
        <w:pStyle w:val="TOC1"/>
        <w:tabs>
          <w:tab w:val="left" w:pos="420"/>
          <w:tab w:val="right" w:leader="dot" w:pos="9060"/>
        </w:tabs>
        <w:rPr>
          <w:del w:id="683" w:author="Kitase" w:date="2015-07-26T07:07:00Z"/>
          <w:rFonts w:ascii="Segoe UI" w:eastAsia="Meiryo UI" w:hAnsi="Segoe UI" w:cs="Segoe UI"/>
          <w:noProof/>
          <w:szCs w:val="22"/>
        </w:rPr>
      </w:pPr>
      <w:del w:id="684" w:author="Kitase" w:date="2015-07-26T07:07:00Z">
        <w:r w:rsidRPr="00DF1A2F" w:rsidDel="002F76F4">
          <w:rPr>
            <w:rStyle w:val="Hyperlink"/>
            <w:rFonts w:ascii="Segoe UI" w:eastAsia="Meiryo UI" w:hAnsi="Segoe UI" w:cs="Segoe UI"/>
            <w:noProof/>
          </w:rPr>
          <w:delText>7.</w:delText>
        </w:r>
        <w:r w:rsidRPr="00DF1A2F" w:rsidDel="002F76F4">
          <w:rPr>
            <w:rFonts w:ascii="Segoe UI" w:eastAsia="Meiryo UI" w:hAnsi="Segoe UI" w:cs="Segoe UI"/>
            <w:noProof/>
            <w:szCs w:val="22"/>
          </w:rPr>
          <w:tab/>
        </w:r>
        <w:r w:rsidRPr="00DF1A2F" w:rsidDel="002F76F4">
          <w:rPr>
            <w:rStyle w:val="Hyperlink"/>
            <w:rFonts w:ascii="Segoe UI" w:eastAsia="Meiryo UI" w:hAnsi="Segoe UI" w:cs="Segoe UI"/>
            <w:noProof/>
          </w:rPr>
          <w:delText>Appendix</w:delText>
        </w:r>
        <w:r w:rsidRPr="00DF1A2F" w:rsidDel="002F76F4">
          <w:rPr>
            <w:rFonts w:ascii="Segoe UI" w:eastAsia="Meiryo UI" w:hAnsi="Segoe UI" w:cs="Segoe UI"/>
            <w:noProof/>
            <w:webHidden/>
          </w:rPr>
          <w:tab/>
        </w:r>
      </w:del>
      <w:del w:id="685" w:author="Kitase" w:date="2015-07-26T06:15:00Z">
        <w:r w:rsidRPr="00DF1A2F" w:rsidDel="00F54530">
          <w:rPr>
            <w:rFonts w:ascii="Segoe UI" w:eastAsia="Meiryo UI" w:hAnsi="Segoe UI" w:cs="Segoe UI"/>
            <w:noProof/>
            <w:webHidden/>
          </w:rPr>
          <w:delText>25</w:delText>
        </w:r>
      </w:del>
    </w:p>
    <w:p w14:paraId="4BAF62D5" w14:textId="77777777" w:rsidR="00912F12" w:rsidRPr="00DF1A2F" w:rsidDel="002F76F4" w:rsidRDefault="00912F12">
      <w:pPr>
        <w:pStyle w:val="TOC2"/>
        <w:tabs>
          <w:tab w:val="left" w:pos="840"/>
          <w:tab w:val="right" w:leader="dot" w:pos="9060"/>
        </w:tabs>
        <w:rPr>
          <w:del w:id="686" w:author="Kitase" w:date="2015-07-26T07:07:00Z"/>
          <w:rFonts w:ascii="Segoe UI" w:eastAsia="Meiryo UI" w:hAnsi="Segoe UI" w:cs="Segoe UI"/>
          <w:noProof/>
          <w:szCs w:val="22"/>
        </w:rPr>
      </w:pPr>
      <w:del w:id="687" w:author="Kitase" w:date="2015-07-26T07:07:00Z">
        <w:r w:rsidRPr="00DF1A2F" w:rsidDel="002F76F4">
          <w:rPr>
            <w:rStyle w:val="Hyperlink"/>
            <w:rFonts w:ascii="Segoe UI" w:eastAsia="Meiryo UI" w:hAnsi="Segoe UI" w:cs="Segoe UI"/>
            <w:noProof/>
          </w:rPr>
          <w:delText>7.1.</w:delText>
        </w:r>
        <w:r w:rsidRPr="00DF1A2F" w:rsidDel="002F76F4">
          <w:rPr>
            <w:rFonts w:ascii="Segoe UI" w:eastAsia="Meiryo UI" w:hAnsi="Segoe UI" w:cs="Segoe UI"/>
            <w:noProof/>
            <w:szCs w:val="22"/>
          </w:rPr>
          <w:tab/>
        </w:r>
        <w:r w:rsidRPr="00DF1A2F" w:rsidDel="002F76F4">
          <w:rPr>
            <w:rStyle w:val="Hyperlink"/>
            <w:rFonts w:ascii="Segoe UI" w:eastAsia="Meiryo UI" w:hAnsi="Segoe UI" w:cs="Segoe UI" w:hint="eastAsia"/>
            <w:noProof/>
          </w:rPr>
          <w:delText>サポートチャットとチケット</w:delText>
        </w:r>
        <w:r w:rsidRPr="00DF1A2F" w:rsidDel="002F76F4">
          <w:rPr>
            <w:rFonts w:ascii="Segoe UI" w:eastAsia="Meiryo UI" w:hAnsi="Segoe UI" w:cs="Segoe UI"/>
            <w:noProof/>
            <w:webHidden/>
          </w:rPr>
          <w:tab/>
        </w:r>
      </w:del>
      <w:del w:id="688" w:author="Kitase" w:date="2015-07-26T06:15:00Z">
        <w:r w:rsidRPr="00DF1A2F" w:rsidDel="00F54530">
          <w:rPr>
            <w:rFonts w:ascii="Segoe UI" w:eastAsia="Meiryo UI" w:hAnsi="Segoe UI" w:cs="Segoe UI"/>
            <w:noProof/>
            <w:webHidden/>
          </w:rPr>
          <w:delText>25</w:delText>
        </w:r>
      </w:del>
    </w:p>
    <w:p w14:paraId="226F57F4" w14:textId="77777777" w:rsidR="00912F12" w:rsidRPr="00DF1A2F" w:rsidDel="002F76F4" w:rsidRDefault="00912F12">
      <w:pPr>
        <w:pStyle w:val="TOC2"/>
        <w:tabs>
          <w:tab w:val="left" w:pos="840"/>
          <w:tab w:val="right" w:leader="dot" w:pos="9060"/>
        </w:tabs>
        <w:rPr>
          <w:del w:id="689" w:author="Kitase" w:date="2015-07-26T07:07:00Z"/>
          <w:rFonts w:ascii="Segoe UI" w:eastAsia="Meiryo UI" w:hAnsi="Segoe UI" w:cs="Segoe UI"/>
          <w:noProof/>
          <w:szCs w:val="22"/>
        </w:rPr>
      </w:pPr>
      <w:del w:id="690" w:author="Kitase" w:date="2015-07-26T07:07:00Z">
        <w:r w:rsidRPr="00DF1A2F" w:rsidDel="002F76F4">
          <w:rPr>
            <w:rStyle w:val="Hyperlink"/>
            <w:rFonts w:ascii="Segoe UI" w:eastAsia="Meiryo UI" w:hAnsi="Segoe UI" w:cs="Segoe UI"/>
            <w:noProof/>
          </w:rPr>
          <w:delText>7.2.</w:delText>
        </w:r>
        <w:r w:rsidRPr="00DF1A2F" w:rsidDel="002F76F4">
          <w:rPr>
            <w:rFonts w:ascii="Segoe UI" w:eastAsia="Meiryo UI" w:hAnsi="Segoe UI" w:cs="Segoe UI"/>
            <w:noProof/>
            <w:szCs w:val="22"/>
          </w:rPr>
          <w:tab/>
        </w:r>
        <w:r w:rsidRPr="00DF1A2F" w:rsidDel="002F76F4">
          <w:rPr>
            <w:rStyle w:val="Hyperlink"/>
            <w:rFonts w:ascii="Segoe UI" w:eastAsia="Meiryo UI" w:hAnsi="Segoe UI" w:cs="Segoe UI"/>
            <w:noProof/>
          </w:rPr>
          <w:delText>SolftLayer</w:delText>
        </w:r>
        <w:r w:rsidRPr="00DF1A2F" w:rsidDel="002F76F4">
          <w:rPr>
            <w:rStyle w:val="Hyperlink"/>
            <w:rFonts w:ascii="Segoe UI" w:eastAsia="Meiryo UI" w:hAnsi="Segoe UI" w:cs="Segoe UI" w:hint="eastAsia"/>
            <w:noProof/>
          </w:rPr>
          <w:delText>のネットワーク構成例</w:delText>
        </w:r>
        <w:r w:rsidRPr="00DF1A2F" w:rsidDel="002F76F4">
          <w:rPr>
            <w:rFonts w:ascii="Segoe UI" w:eastAsia="Meiryo UI" w:hAnsi="Segoe UI" w:cs="Segoe UI"/>
            <w:noProof/>
            <w:webHidden/>
          </w:rPr>
          <w:tab/>
        </w:r>
      </w:del>
      <w:del w:id="691" w:author="Kitase" w:date="2015-07-26T06:15:00Z">
        <w:r w:rsidRPr="00DF1A2F" w:rsidDel="00F54530">
          <w:rPr>
            <w:rFonts w:ascii="Segoe UI" w:eastAsia="Meiryo UI" w:hAnsi="Segoe UI" w:cs="Segoe UI"/>
            <w:noProof/>
            <w:webHidden/>
          </w:rPr>
          <w:delText>28</w:delText>
        </w:r>
      </w:del>
    </w:p>
    <w:p w14:paraId="248DE590" w14:textId="77777777" w:rsidR="00912F12" w:rsidRPr="00DF1A2F" w:rsidDel="002F76F4" w:rsidRDefault="00912F12">
      <w:pPr>
        <w:pStyle w:val="TOC2"/>
        <w:tabs>
          <w:tab w:val="left" w:pos="1050"/>
          <w:tab w:val="right" w:leader="dot" w:pos="9060"/>
        </w:tabs>
        <w:rPr>
          <w:del w:id="692" w:author="Kitase" w:date="2015-07-26T07:07:00Z"/>
          <w:rFonts w:ascii="Segoe UI" w:eastAsia="Meiryo UI" w:hAnsi="Segoe UI" w:cs="Segoe UI"/>
          <w:noProof/>
          <w:szCs w:val="22"/>
        </w:rPr>
      </w:pPr>
      <w:del w:id="693" w:author="Kitase" w:date="2015-07-26T07:07:00Z">
        <w:r w:rsidRPr="00DF1A2F" w:rsidDel="002F76F4">
          <w:rPr>
            <w:rStyle w:val="Hyperlink"/>
            <w:rFonts w:ascii="Segoe UI" w:eastAsia="Meiryo UI" w:hAnsi="Segoe UI" w:cs="Segoe UI"/>
            <w:noProof/>
          </w:rPr>
          <w:delText>7.3.</w:delText>
        </w:r>
        <w:r w:rsidRPr="00DF1A2F" w:rsidDel="002F76F4">
          <w:rPr>
            <w:rFonts w:ascii="Segoe UI" w:eastAsia="Meiryo UI" w:hAnsi="Segoe UI" w:cs="Segoe UI"/>
            <w:noProof/>
            <w:szCs w:val="22"/>
          </w:rPr>
          <w:tab/>
        </w:r>
        <w:r w:rsidRPr="00DF1A2F" w:rsidDel="002F76F4">
          <w:rPr>
            <w:rStyle w:val="Hyperlink"/>
            <w:rFonts w:ascii="Segoe UI" w:eastAsia="Meiryo UI" w:hAnsi="Segoe UI" w:cs="Segoe UI"/>
            <w:noProof/>
          </w:rPr>
          <w:delText>Apache</w:delText>
        </w:r>
        <w:r w:rsidRPr="00DF1A2F" w:rsidDel="002F76F4">
          <w:rPr>
            <w:rStyle w:val="Hyperlink"/>
            <w:rFonts w:ascii="Segoe UI" w:eastAsia="Meiryo UI" w:hAnsi="Segoe UI" w:cs="Segoe UI" w:hint="eastAsia"/>
            <w:noProof/>
          </w:rPr>
          <w:delText>を利用した</w:delText>
        </w:r>
      </w:del>
      <w:del w:id="694" w:author="Kitase" w:date="2015-07-25T05:18:00Z">
        <w:r w:rsidRPr="00DF1A2F" w:rsidDel="00730126">
          <w:rPr>
            <w:rStyle w:val="Hyperlink"/>
            <w:rFonts w:ascii="Segoe UI" w:eastAsia="Meiryo UI" w:hAnsi="Segoe UI" w:cs="Segoe UI"/>
            <w:noProof/>
          </w:rPr>
          <w:delText>Wordpress</w:delText>
        </w:r>
      </w:del>
      <w:del w:id="695" w:author="Kitase" w:date="2015-07-26T07:07:00Z">
        <w:r w:rsidRPr="00DF1A2F" w:rsidDel="002F76F4">
          <w:rPr>
            <w:rStyle w:val="Hyperlink"/>
            <w:rFonts w:ascii="Segoe UI" w:eastAsia="Meiryo UI" w:hAnsi="Segoe UI" w:cs="Segoe UI" w:hint="eastAsia"/>
            <w:noProof/>
          </w:rPr>
          <w:delText>サーバの構築</w:delText>
        </w:r>
        <w:r w:rsidRPr="00DF1A2F" w:rsidDel="002F76F4">
          <w:rPr>
            <w:rFonts w:ascii="Segoe UI" w:eastAsia="Meiryo UI" w:hAnsi="Segoe UI" w:cs="Segoe UI"/>
            <w:noProof/>
            <w:webHidden/>
          </w:rPr>
          <w:tab/>
        </w:r>
      </w:del>
      <w:del w:id="696" w:author="Kitase" w:date="2015-07-26T06:15:00Z">
        <w:r w:rsidRPr="00DF1A2F" w:rsidDel="00F54530">
          <w:rPr>
            <w:rFonts w:ascii="Segoe UI" w:eastAsia="Meiryo UI" w:hAnsi="Segoe UI" w:cs="Segoe UI"/>
            <w:noProof/>
            <w:webHidden/>
          </w:rPr>
          <w:delText>30</w:delText>
        </w:r>
      </w:del>
    </w:p>
    <w:p w14:paraId="72AC8872" w14:textId="77777777" w:rsidR="00912F12" w:rsidRPr="00DF1A2F" w:rsidDel="002F76F4" w:rsidRDefault="00912F12">
      <w:pPr>
        <w:pStyle w:val="TOC2"/>
        <w:tabs>
          <w:tab w:val="left" w:pos="1050"/>
          <w:tab w:val="right" w:leader="dot" w:pos="9060"/>
        </w:tabs>
        <w:rPr>
          <w:del w:id="697" w:author="Kitase" w:date="2015-07-26T07:07:00Z"/>
          <w:rFonts w:ascii="Segoe UI" w:eastAsia="Meiryo UI" w:hAnsi="Segoe UI" w:cs="Segoe UI"/>
          <w:noProof/>
          <w:szCs w:val="22"/>
        </w:rPr>
      </w:pPr>
      <w:del w:id="698" w:author="Kitase" w:date="2015-07-26T07:07:00Z">
        <w:r w:rsidRPr="00DF1A2F" w:rsidDel="002F76F4">
          <w:rPr>
            <w:rStyle w:val="Hyperlink"/>
            <w:rFonts w:ascii="Segoe UI" w:eastAsia="Meiryo UI" w:hAnsi="Segoe UI" w:cs="Segoe UI"/>
            <w:noProof/>
          </w:rPr>
          <w:delText>7.4.</w:delText>
        </w:r>
        <w:r w:rsidRPr="00DF1A2F" w:rsidDel="002F76F4">
          <w:rPr>
            <w:rFonts w:ascii="Segoe UI" w:eastAsia="Meiryo UI" w:hAnsi="Segoe UI" w:cs="Segoe UI"/>
            <w:noProof/>
            <w:szCs w:val="22"/>
          </w:rPr>
          <w:tab/>
        </w:r>
        <w:r w:rsidRPr="00DF1A2F" w:rsidDel="002F76F4">
          <w:rPr>
            <w:rStyle w:val="Hyperlink"/>
            <w:rFonts w:ascii="Segoe UI" w:eastAsia="Meiryo UI" w:hAnsi="Segoe UI" w:cs="Segoe UI"/>
            <w:noProof/>
          </w:rPr>
          <w:delText>Local Load Balancer</w:delText>
        </w:r>
        <w:r w:rsidRPr="00DF1A2F" w:rsidDel="002F76F4">
          <w:rPr>
            <w:rFonts w:ascii="Segoe UI" w:eastAsia="Meiryo UI" w:hAnsi="Segoe UI" w:cs="Segoe UI"/>
            <w:noProof/>
            <w:webHidden/>
          </w:rPr>
          <w:tab/>
        </w:r>
      </w:del>
      <w:del w:id="699" w:author="Kitase" w:date="2015-07-26T06:15:00Z">
        <w:r w:rsidRPr="00DF1A2F" w:rsidDel="00F54530">
          <w:rPr>
            <w:rFonts w:ascii="Segoe UI" w:eastAsia="Meiryo UI" w:hAnsi="Segoe UI" w:cs="Segoe UI"/>
            <w:noProof/>
            <w:webHidden/>
          </w:rPr>
          <w:delText>30</w:delText>
        </w:r>
      </w:del>
    </w:p>
    <w:p w14:paraId="5FFB7406" w14:textId="77777777" w:rsidR="002060F1" w:rsidRPr="00DF1A2F" w:rsidRDefault="002060F1" w:rsidP="002060F1">
      <w:pPr>
        <w:rPr>
          <w:rFonts w:ascii="Segoe UI" w:eastAsia="Meiryo UI" w:hAnsi="Segoe UI" w:cs="Segoe UI"/>
        </w:rPr>
      </w:pPr>
      <w:r w:rsidRPr="00DF1A2F">
        <w:rPr>
          <w:rFonts w:ascii="Segoe UI" w:eastAsia="Meiryo UI" w:hAnsi="Segoe UI" w:cs="Segoe UI"/>
          <w:rPrChange w:id="700" w:author="Kitase" w:date="2015-07-26T16:23:00Z">
            <w:rPr>
              <w:rFonts w:ascii="Segoe UI" w:eastAsia="Meiryo UI" w:hAnsi="Segoe UI" w:cs="Segoe UI"/>
            </w:rPr>
          </w:rPrChange>
        </w:rPr>
        <w:fldChar w:fldCharType="end"/>
      </w:r>
      <w:r w:rsidRPr="00DF1A2F">
        <w:rPr>
          <w:rFonts w:ascii="Segoe UI" w:eastAsia="Meiryo UI" w:hAnsi="Segoe UI" w:cs="Segoe UI"/>
        </w:rPr>
        <w:br w:type="page"/>
      </w:r>
    </w:p>
    <w:p w14:paraId="4C9EF8B3" w14:textId="77777777" w:rsidR="002060F1" w:rsidRPr="00DF1A2F" w:rsidRDefault="002060F1" w:rsidP="008A5DA8">
      <w:pPr>
        <w:pStyle w:val="Heading1"/>
        <w:rPr>
          <w:rFonts w:ascii="Segoe UI" w:eastAsia="Meiryo UI" w:hAnsi="Segoe UI" w:cs="Segoe UI"/>
        </w:rPr>
      </w:pPr>
      <w:bookmarkStart w:id="701" w:name="_Toc425691117"/>
      <w:r w:rsidRPr="00DF1A2F">
        <w:rPr>
          <w:rFonts w:ascii="Segoe UI" w:eastAsia="Meiryo UI" w:hAnsi="Segoe UI" w:cs="Segoe UI" w:hint="eastAsia"/>
        </w:rPr>
        <w:lastRenderedPageBreak/>
        <w:t>事前準備</w:t>
      </w:r>
      <w:bookmarkEnd w:id="701"/>
    </w:p>
    <w:p w14:paraId="09B7C1CC" w14:textId="77777777" w:rsidR="00DA0C45" w:rsidRPr="00DF1A2F" w:rsidRDefault="00DA0C45">
      <w:pPr>
        <w:pStyle w:val="Heading2"/>
        <w:rPr>
          <w:ins w:id="702" w:author="Kitase" w:date="2015-07-25T03:35:00Z"/>
          <w:rFonts w:ascii="Segoe UI" w:eastAsia="Meiryo UI" w:hAnsi="Segoe UI" w:cs="Segoe UI"/>
          <w:rPrChange w:id="703" w:author="Kitase" w:date="2015-07-26T16:23:00Z">
            <w:rPr>
              <w:ins w:id="704" w:author="Kitase" w:date="2015-07-25T03:35:00Z"/>
              <w:rFonts w:ascii="ＭＳ ゴシック" w:eastAsia="Meiryo UI" w:hAnsi="ＭＳ ゴシック" w:cs="ＭＳ ゴシック"/>
            </w:rPr>
          </w:rPrChange>
        </w:rPr>
        <w:pPrChange w:id="705" w:author="Kitase" w:date="2015-07-25T03:36:00Z">
          <w:pPr/>
        </w:pPrChange>
      </w:pPr>
      <w:bookmarkStart w:id="706" w:name="_Toc425691118"/>
      <w:ins w:id="707" w:author="Kitase" w:date="2015-07-25T03:36:00Z">
        <w:r w:rsidRPr="00DF1A2F">
          <w:rPr>
            <w:rFonts w:ascii="Segoe UI" w:eastAsia="Meiryo UI" w:hAnsi="Segoe UI" w:cs="Segoe UI" w:hint="eastAsia"/>
            <w:rPrChange w:id="708" w:author="Kitase" w:date="2015-07-26T16:23:00Z">
              <w:rPr>
                <w:rFonts w:hint="eastAsia"/>
              </w:rPr>
            </w:rPrChange>
          </w:rPr>
          <w:t>諸注意</w:t>
        </w:r>
      </w:ins>
      <w:bookmarkEnd w:id="706"/>
    </w:p>
    <w:p w14:paraId="69926F9F" w14:textId="77777777" w:rsidR="002C494D" w:rsidRPr="00DF1A2F" w:rsidRDefault="002C494D">
      <w:pPr>
        <w:numPr>
          <w:ilvl w:val="0"/>
          <w:numId w:val="39"/>
        </w:numPr>
        <w:rPr>
          <w:rFonts w:ascii="Segoe UI" w:eastAsia="Meiryo UI" w:hAnsi="Segoe UI" w:cs="Segoe UI"/>
        </w:rPr>
        <w:pPrChange w:id="709" w:author="Kitase" w:date="2015-07-25T03:33:00Z">
          <w:pPr/>
        </w:pPrChange>
      </w:pPr>
      <w:del w:id="710" w:author="Kitase" w:date="2015-07-25T03:33:00Z">
        <w:r w:rsidRPr="00DF1A2F" w:rsidDel="00DA0C45">
          <w:rPr>
            <w:rFonts w:ascii="ＭＳ ゴシック" w:eastAsia="Meiryo UI" w:hAnsi="ＭＳ ゴシック" w:cs="ＭＳ ゴシック"/>
          </w:rPr>
          <w:delText>※</w:delText>
        </w:r>
        <w:r w:rsidRPr="00DF1A2F" w:rsidDel="00DA0C45">
          <w:rPr>
            <w:rFonts w:ascii="Segoe UI" w:eastAsia="Meiryo UI" w:hAnsi="Segoe UI" w:cs="Segoe UI"/>
          </w:rPr>
          <w:delText xml:space="preserve"> </w:delText>
        </w:r>
      </w:del>
      <w:r w:rsidRPr="00DF1A2F">
        <w:rPr>
          <w:rFonts w:ascii="Segoe UI" w:eastAsia="Meiryo UI" w:hAnsi="Segoe UI" w:cs="Segoe UI"/>
        </w:rPr>
        <w:t>SoftLayer</w:t>
      </w:r>
      <w:r w:rsidRPr="00DF1A2F">
        <w:rPr>
          <w:rFonts w:ascii="Segoe UI" w:eastAsia="Meiryo UI" w:hAnsi="Segoe UI" w:cs="Segoe UI" w:hint="eastAsia"/>
        </w:rPr>
        <w:t>のアカウントは、事前取得していることを前提にしています。次の「</w:t>
      </w:r>
      <w:r w:rsidRPr="00DF1A2F">
        <w:rPr>
          <w:rFonts w:ascii="Segoe UI" w:eastAsia="Meiryo UI" w:hAnsi="Segoe UI" w:cs="Segoe UI"/>
        </w:rPr>
        <w:t xml:space="preserve">SoftLayer </w:t>
      </w:r>
      <w:r w:rsidRPr="00DF1A2F">
        <w:rPr>
          <w:rFonts w:ascii="Segoe UI" w:eastAsia="Meiryo UI" w:hAnsi="Segoe UI" w:cs="Segoe UI" w:hint="eastAsia"/>
        </w:rPr>
        <w:t>無料トライアルのご案内」を参照してください。</w:t>
      </w:r>
    </w:p>
    <w:tbl>
      <w:tblPr>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0A0" w:firstRow="1" w:lastRow="0" w:firstColumn="1" w:lastColumn="0" w:noHBand="0" w:noVBand="0"/>
      </w:tblPr>
      <w:tblGrid>
        <w:gridCol w:w="9050"/>
      </w:tblGrid>
      <w:tr w:rsidR="002C494D" w:rsidRPr="00DF1A2F" w14:paraId="4A8EDBD0" w14:textId="77777777" w:rsidTr="002C494D">
        <w:tc>
          <w:tcPr>
            <w:tcW w:w="9268" w:type="dxa"/>
            <w:shd w:val="clear" w:color="auto" w:fill="E6E6E6"/>
          </w:tcPr>
          <w:p w14:paraId="31D10FAA" w14:textId="77777777" w:rsidR="002C494D" w:rsidRPr="00DF1A2F" w:rsidRDefault="002C494D" w:rsidP="002C494D">
            <w:pPr>
              <w:spacing w:line="300" w:lineRule="exact"/>
              <w:rPr>
                <w:rFonts w:ascii="Segoe UI" w:eastAsia="Meiryo UI" w:hAnsi="Segoe UI" w:cs="Segoe UI"/>
                <w:sz w:val="20"/>
                <w:szCs w:val="20"/>
              </w:rPr>
            </w:pPr>
            <w:r w:rsidRPr="00DF1A2F">
              <w:rPr>
                <w:rFonts w:ascii="Segoe UI" w:eastAsia="Meiryo UI" w:hAnsi="Segoe UI" w:cs="Segoe UI" w:hint="eastAsia"/>
                <w:sz w:val="20"/>
                <w:szCs w:val="20"/>
              </w:rPr>
              <w:t>【</w:t>
            </w:r>
            <w:r w:rsidRPr="00DF1A2F">
              <w:rPr>
                <w:rFonts w:ascii="Segoe UI" w:eastAsia="Meiryo UI" w:hAnsi="Segoe UI" w:cs="Segoe UI"/>
                <w:sz w:val="20"/>
                <w:szCs w:val="20"/>
              </w:rPr>
              <w:t>SoftLayer</w:t>
            </w:r>
            <w:r w:rsidRPr="00DF1A2F">
              <w:rPr>
                <w:rFonts w:ascii="Segoe UI" w:eastAsia="Meiryo UI" w:hAnsi="Segoe UI" w:cs="Segoe UI" w:hint="eastAsia"/>
                <w:sz w:val="20"/>
                <w:szCs w:val="20"/>
              </w:rPr>
              <w:t>無料トライアルのご案内】</w:t>
            </w:r>
          </w:p>
          <w:p w14:paraId="3C52ABA0" w14:textId="77777777" w:rsidR="002C494D" w:rsidRPr="00DF1A2F" w:rsidRDefault="00F60626" w:rsidP="002C494D">
            <w:pPr>
              <w:spacing w:line="300" w:lineRule="exact"/>
              <w:rPr>
                <w:rFonts w:ascii="Segoe UI" w:eastAsia="Meiryo UI" w:hAnsi="Segoe UI" w:cs="Segoe UI"/>
                <w:kern w:val="0"/>
                <w:sz w:val="20"/>
                <w:szCs w:val="20"/>
              </w:rPr>
            </w:pPr>
            <w:r w:rsidRPr="00DF1A2F">
              <w:rPr>
                <w:rFonts w:ascii="Segoe UI" w:eastAsia="Meiryo UI" w:hAnsi="Segoe UI" w:cs="Segoe UI"/>
                <w:rPrChange w:id="711" w:author="Kitase" w:date="2015-07-26T16:23:00Z">
                  <w:rPr/>
                </w:rPrChange>
              </w:rPr>
              <w:fldChar w:fldCharType="begin"/>
            </w:r>
            <w:r w:rsidRPr="00DF1A2F">
              <w:rPr>
                <w:rFonts w:ascii="Segoe UI" w:eastAsia="Meiryo UI" w:hAnsi="Segoe UI" w:cs="Segoe UI"/>
                <w:rPrChange w:id="712" w:author="Kitase" w:date="2015-07-26T16:23:00Z">
                  <w:rPr/>
                </w:rPrChange>
              </w:rPr>
              <w:instrText xml:space="preserve"> HYPERLINK "http://www.ibm.com/cloud-computing/jp/ja/softlayer_flow.html" </w:instrText>
            </w:r>
            <w:r w:rsidRPr="00DF1A2F">
              <w:rPr>
                <w:rPrChange w:id="713" w:author="Kitase" w:date="2015-07-26T16:23:00Z">
                  <w:rPr>
                    <w:rStyle w:val="Hyperlink"/>
                    <w:rFonts w:ascii="Segoe UI" w:eastAsia="Meiryo UI" w:hAnsi="Segoe UI" w:cs="Segoe UI"/>
                    <w:sz w:val="20"/>
                    <w:szCs w:val="20"/>
                  </w:rPr>
                </w:rPrChange>
              </w:rPr>
              <w:fldChar w:fldCharType="separate"/>
            </w:r>
            <w:r w:rsidR="002C494D" w:rsidRPr="00DF1A2F">
              <w:rPr>
                <w:rStyle w:val="Hyperlink"/>
                <w:rFonts w:ascii="Segoe UI" w:eastAsia="Meiryo UI" w:hAnsi="Segoe UI" w:cs="Segoe UI"/>
                <w:sz w:val="20"/>
                <w:szCs w:val="20"/>
              </w:rPr>
              <w:t>http://www.ibm.com/cloud-computing/jp/ja/softlayer_flow.html</w:t>
            </w:r>
            <w:r w:rsidRPr="00DF1A2F">
              <w:rPr>
                <w:rStyle w:val="Hyperlink"/>
                <w:rFonts w:ascii="Segoe UI" w:eastAsia="Meiryo UI" w:hAnsi="Segoe UI" w:cs="Segoe UI"/>
                <w:sz w:val="20"/>
                <w:szCs w:val="20"/>
                <w:rPrChange w:id="714" w:author="Kitase" w:date="2015-07-26T16:23:00Z">
                  <w:rPr>
                    <w:rStyle w:val="Hyperlink"/>
                    <w:rFonts w:ascii="Segoe UI" w:eastAsia="Meiryo UI" w:hAnsi="Segoe UI" w:cs="Segoe UI"/>
                    <w:sz w:val="20"/>
                    <w:szCs w:val="20"/>
                  </w:rPr>
                </w:rPrChange>
              </w:rPr>
              <w:fldChar w:fldCharType="end"/>
            </w:r>
          </w:p>
        </w:tc>
      </w:tr>
    </w:tbl>
    <w:p w14:paraId="6593875D" w14:textId="77777777" w:rsidR="002C494D" w:rsidRPr="00DF1A2F" w:rsidRDefault="002C494D" w:rsidP="002C494D">
      <w:pPr>
        <w:rPr>
          <w:rFonts w:ascii="Segoe UI" w:eastAsia="Meiryo UI" w:hAnsi="Segoe UI" w:cs="Segoe UI"/>
        </w:rPr>
      </w:pPr>
    </w:p>
    <w:p w14:paraId="67BCDB97" w14:textId="77777777" w:rsidR="002C494D" w:rsidRPr="00DF1A2F" w:rsidRDefault="002C494D">
      <w:pPr>
        <w:numPr>
          <w:ilvl w:val="0"/>
          <w:numId w:val="39"/>
        </w:numPr>
        <w:rPr>
          <w:rFonts w:ascii="Segoe UI" w:eastAsia="Meiryo UI" w:hAnsi="Segoe UI" w:cs="Segoe UI"/>
        </w:rPr>
        <w:pPrChange w:id="715" w:author="Kitase" w:date="2015-07-25T03:33:00Z">
          <w:pPr/>
        </w:pPrChange>
      </w:pPr>
      <w:del w:id="716" w:author="Kitase" w:date="2015-07-25T03:33:00Z">
        <w:r w:rsidRPr="00DF1A2F" w:rsidDel="00DA0C45">
          <w:rPr>
            <w:rFonts w:ascii="ＭＳ ゴシック" w:eastAsia="Meiryo UI" w:hAnsi="ＭＳ ゴシック" w:cs="ＭＳ ゴシック"/>
          </w:rPr>
          <w:delText>※</w:delText>
        </w:r>
        <w:r w:rsidRPr="00DF1A2F" w:rsidDel="00DA0C45">
          <w:rPr>
            <w:rFonts w:ascii="Segoe UI" w:eastAsia="Meiryo UI" w:hAnsi="Segoe UI" w:cs="Segoe UI"/>
          </w:rPr>
          <w:delText xml:space="preserve"> </w:delText>
        </w:r>
      </w:del>
      <w:r w:rsidRPr="00DF1A2F">
        <w:rPr>
          <w:rFonts w:ascii="Segoe UI" w:eastAsia="Meiryo UI" w:hAnsi="Segoe UI" w:cs="Segoe UI" w:hint="eastAsia"/>
        </w:rPr>
        <w:t>本資料は</w:t>
      </w:r>
      <w:r w:rsidRPr="00DF1A2F">
        <w:rPr>
          <w:rFonts w:ascii="Segoe UI" w:eastAsia="Meiryo UI" w:hAnsi="Segoe UI" w:cs="Segoe UI"/>
        </w:rPr>
        <w:t>SoftLayer</w:t>
      </w:r>
      <w:r w:rsidRPr="00DF1A2F">
        <w:rPr>
          <w:rFonts w:ascii="Segoe UI" w:eastAsia="Meiryo UI" w:hAnsi="Segoe UI" w:cs="Segoe UI" w:hint="eastAsia"/>
        </w:rPr>
        <w:t>ハンズオン初級編を既に受講していることを前提にしています。</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50"/>
      </w:tblGrid>
      <w:tr w:rsidR="002C494D" w:rsidRPr="00DF1A2F" w14:paraId="55938595" w14:textId="77777777" w:rsidTr="00A52F1C">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534123C5" w14:textId="77777777" w:rsidR="002C494D" w:rsidRPr="00DF1A2F" w:rsidRDefault="002C494D" w:rsidP="002C494D">
            <w:pPr>
              <w:spacing w:line="300" w:lineRule="exact"/>
              <w:rPr>
                <w:rFonts w:ascii="Segoe UI" w:eastAsia="Meiryo UI" w:hAnsi="Segoe UI" w:cs="Segoe UI"/>
                <w:sz w:val="20"/>
                <w:szCs w:val="20"/>
              </w:rPr>
            </w:pPr>
            <w:r w:rsidRPr="00DF1A2F">
              <w:rPr>
                <w:rFonts w:ascii="Segoe UI" w:eastAsia="Meiryo UI" w:hAnsi="Segoe UI" w:cs="Segoe UI" w:hint="eastAsia"/>
                <w:sz w:val="20"/>
                <w:szCs w:val="20"/>
              </w:rPr>
              <w:t>【</w:t>
            </w:r>
            <w:r w:rsidRPr="00DF1A2F">
              <w:rPr>
                <w:rFonts w:ascii="Segoe UI" w:eastAsia="Meiryo UI" w:hAnsi="Segoe UI" w:cs="Segoe UI"/>
                <w:sz w:val="20"/>
                <w:szCs w:val="20"/>
              </w:rPr>
              <w:t>SoftLayer</w:t>
            </w:r>
            <w:r w:rsidRPr="00DF1A2F">
              <w:rPr>
                <w:rFonts w:ascii="Segoe UI" w:eastAsia="Meiryo UI" w:hAnsi="Segoe UI" w:cs="Segoe UI" w:hint="eastAsia"/>
                <w:sz w:val="20"/>
                <w:szCs w:val="20"/>
              </w:rPr>
              <w:t>ハンズオン初級編ガイド】</w:t>
            </w:r>
          </w:p>
          <w:p w14:paraId="05061656" w14:textId="77777777" w:rsidR="002C494D" w:rsidRPr="00DF1A2F" w:rsidRDefault="00F60626" w:rsidP="002C494D">
            <w:pPr>
              <w:spacing w:line="300" w:lineRule="exact"/>
              <w:rPr>
                <w:rFonts w:ascii="Segoe UI" w:eastAsia="Meiryo UI" w:hAnsi="Segoe UI" w:cs="Segoe UI"/>
                <w:sz w:val="20"/>
                <w:szCs w:val="20"/>
              </w:rPr>
            </w:pPr>
            <w:r w:rsidRPr="00DF1A2F">
              <w:rPr>
                <w:rFonts w:ascii="Segoe UI" w:eastAsia="Meiryo UI" w:hAnsi="Segoe UI" w:cs="Segoe UI"/>
                <w:rPrChange w:id="717" w:author="Kitase" w:date="2015-07-26T16:23:00Z">
                  <w:rPr/>
                </w:rPrChange>
              </w:rPr>
              <w:fldChar w:fldCharType="begin"/>
            </w:r>
            <w:r w:rsidRPr="00DF1A2F">
              <w:rPr>
                <w:rFonts w:ascii="Segoe UI" w:eastAsia="Meiryo UI" w:hAnsi="Segoe UI" w:cs="Segoe UI"/>
                <w:rPrChange w:id="718" w:author="Kitase" w:date="2015-07-26T16:23:00Z">
                  <w:rPr/>
                </w:rPrChange>
              </w:rPr>
              <w:instrText xml:space="preserve"> HYPERLINK "http://www-06.ibm.com/ibm/jp/cloud/pdf/softlayer_handson_server_guide.pdf" </w:instrText>
            </w:r>
            <w:r w:rsidRPr="00DF1A2F">
              <w:rPr>
                <w:rPrChange w:id="719" w:author="Kitase" w:date="2015-07-26T16:23:00Z">
                  <w:rPr>
                    <w:rStyle w:val="Hyperlink"/>
                    <w:rFonts w:ascii="Segoe UI" w:eastAsia="Meiryo UI" w:hAnsi="Segoe UI" w:cs="Segoe UI"/>
                    <w:sz w:val="20"/>
                    <w:szCs w:val="20"/>
                  </w:rPr>
                </w:rPrChange>
              </w:rPr>
              <w:fldChar w:fldCharType="separate"/>
            </w:r>
            <w:r w:rsidR="002C494D" w:rsidRPr="00DF1A2F">
              <w:rPr>
                <w:rStyle w:val="Hyperlink"/>
                <w:rFonts w:ascii="Segoe UI" w:eastAsia="Meiryo UI" w:hAnsi="Segoe UI" w:cs="Segoe UI"/>
                <w:sz w:val="20"/>
                <w:szCs w:val="20"/>
              </w:rPr>
              <w:t>http://www-06.ibm.com/ibm/jp/cloud/pdf/softlayer_handson_server_guide.pdf</w:t>
            </w:r>
            <w:r w:rsidRPr="00DF1A2F">
              <w:rPr>
                <w:rStyle w:val="Hyperlink"/>
                <w:rFonts w:ascii="Segoe UI" w:eastAsia="Meiryo UI" w:hAnsi="Segoe UI" w:cs="Segoe UI"/>
                <w:sz w:val="20"/>
                <w:szCs w:val="20"/>
                <w:rPrChange w:id="720" w:author="Kitase" w:date="2015-07-26T16:23:00Z">
                  <w:rPr>
                    <w:rStyle w:val="Hyperlink"/>
                    <w:rFonts w:ascii="Segoe UI" w:eastAsia="Meiryo UI" w:hAnsi="Segoe UI" w:cs="Segoe UI"/>
                    <w:sz w:val="20"/>
                    <w:szCs w:val="20"/>
                  </w:rPr>
                </w:rPrChange>
              </w:rPr>
              <w:fldChar w:fldCharType="end"/>
            </w:r>
            <w:r w:rsidR="002C494D" w:rsidRPr="00DF1A2F">
              <w:rPr>
                <w:rFonts w:ascii="Segoe UI" w:eastAsia="Meiryo UI" w:hAnsi="Segoe UI" w:cs="Segoe UI"/>
                <w:sz w:val="20"/>
                <w:szCs w:val="20"/>
              </w:rPr>
              <w:t xml:space="preserve"> </w:t>
            </w:r>
          </w:p>
        </w:tc>
      </w:tr>
    </w:tbl>
    <w:p w14:paraId="177882A4" w14:textId="77777777" w:rsidR="002C494D" w:rsidRPr="00DF1A2F" w:rsidRDefault="002C494D" w:rsidP="002C494D">
      <w:pPr>
        <w:rPr>
          <w:rFonts w:ascii="Segoe UI" w:eastAsia="Meiryo UI" w:hAnsi="Segoe UI" w:cs="Segoe UI"/>
        </w:rPr>
      </w:pPr>
    </w:p>
    <w:p w14:paraId="05389B6F" w14:textId="77777777" w:rsidR="002C494D" w:rsidRPr="00DF1A2F" w:rsidRDefault="002C494D">
      <w:pPr>
        <w:widowControl/>
        <w:numPr>
          <w:ilvl w:val="0"/>
          <w:numId w:val="39"/>
        </w:numPr>
        <w:jc w:val="left"/>
        <w:rPr>
          <w:ins w:id="721" w:author="Kitase" w:date="2015-07-25T03:35:00Z"/>
          <w:rFonts w:ascii="Segoe UI" w:eastAsia="Meiryo UI" w:hAnsi="Segoe UI" w:cs="Segoe UI"/>
        </w:rPr>
        <w:pPrChange w:id="722" w:author="Kitase" w:date="2015-07-25T03:34:00Z">
          <w:pPr>
            <w:widowControl/>
            <w:jc w:val="left"/>
          </w:pPr>
        </w:pPrChange>
      </w:pPr>
      <w:del w:id="723" w:author="Kitase" w:date="2015-07-25T03:33:00Z">
        <w:r w:rsidRPr="00DF1A2F" w:rsidDel="00DA0C45">
          <w:rPr>
            <w:rFonts w:ascii="ＭＳ ゴシック" w:eastAsia="Meiryo UI" w:hAnsi="ＭＳ ゴシック" w:cs="ＭＳ ゴシック"/>
          </w:rPr>
          <w:delText>※</w:delText>
        </w:r>
        <w:r w:rsidRPr="00DF1A2F" w:rsidDel="00DA0C45">
          <w:rPr>
            <w:rFonts w:ascii="Segoe UI" w:eastAsia="Meiryo UI" w:hAnsi="Segoe UI" w:cs="Segoe UI"/>
          </w:rPr>
          <w:delText xml:space="preserve"> </w:delText>
        </w:r>
      </w:del>
      <w:r w:rsidRPr="00DF1A2F">
        <w:rPr>
          <w:rFonts w:ascii="Segoe UI" w:eastAsia="Meiryo UI" w:hAnsi="Segoe UI" w:cs="Segoe UI" w:hint="eastAsia"/>
        </w:rPr>
        <w:t>当日は取得したアカウントを使用してハンズオンを行います。数十円程度の課金が発生します。</w:t>
      </w:r>
    </w:p>
    <w:p w14:paraId="67AF9A3C" w14:textId="77777777" w:rsidR="00DA0C45" w:rsidRPr="00DF1A2F" w:rsidRDefault="00DA0C45" w:rsidP="00DA0C45">
      <w:pPr>
        <w:widowControl/>
        <w:jc w:val="left"/>
        <w:rPr>
          <w:rFonts w:ascii="Segoe UI" w:eastAsia="Meiryo UI" w:hAnsi="Segoe UI" w:cs="Segoe UI"/>
        </w:rPr>
      </w:pPr>
    </w:p>
    <w:p w14:paraId="56BCD061" w14:textId="77777777" w:rsidR="002C494D" w:rsidRPr="00DF1A2F" w:rsidDel="00DA0C45" w:rsidRDefault="002C494D" w:rsidP="002C494D">
      <w:pPr>
        <w:widowControl/>
        <w:jc w:val="left"/>
        <w:rPr>
          <w:del w:id="724" w:author="Kitase" w:date="2015-07-25T03:34:00Z"/>
          <w:rFonts w:ascii="Segoe UI" w:eastAsia="Meiryo UI" w:hAnsi="Segoe UI" w:cs="Segoe UI"/>
        </w:rPr>
      </w:pPr>
    </w:p>
    <w:p w14:paraId="2492F840" w14:textId="77777777" w:rsidR="002C494D" w:rsidRPr="00DF1A2F" w:rsidRDefault="002C494D">
      <w:pPr>
        <w:widowControl/>
        <w:numPr>
          <w:ilvl w:val="0"/>
          <w:numId w:val="39"/>
        </w:numPr>
        <w:jc w:val="left"/>
        <w:rPr>
          <w:rFonts w:ascii="Segoe UI" w:eastAsia="Meiryo UI" w:hAnsi="Segoe UI" w:cs="Segoe UI"/>
        </w:rPr>
        <w:pPrChange w:id="725" w:author="Kitase" w:date="2015-07-25T03:34:00Z">
          <w:pPr>
            <w:widowControl/>
            <w:jc w:val="left"/>
          </w:pPr>
        </w:pPrChange>
      </w:pPr>
      <w:del w:id="726" w:author="Kitase" w:date="2015-07-25T03:34:00Z">
        <w:r w:rsidRPr="00DF1A2F" w:rsidDel="00DA0C45">
          <w:rPr>
            <w:rFonts w:ascii="ＭＳ ゴシック" w:eastAsia="Meiryo UI" w:hAnsi="ＭＳ ゴシック" w:cs="ＭＳ ゴシック"/>
          </w:rPr>
          <w:delText>※</w:delText>
        </w:r>
        <w:r w:rsidRPr="00DF1A2F" w:rsidDel="00DA0C45">
          <w:rPr>
            <w:rFonts w:ascii="Segoe UI" w:eastAsia="Meiryo UI" w:hAnsi="Segoe UI" w:cs="Segoe UI"/>
          </w:rPr>
          <w:delText xml:space="preserve"> </w:delText>
        </w:r>
      </w:del>
      <w:r w:rsidRPr="00DF1A2F">
        <w:rPr>
          <w:rFonts w:ascii="Segoe UI" w:eastAsia="Meiryo UI" w:hAnsi="Segoe UI" w:cs="Segoe UI"/>
        </w:rPr>
        <w:t>SoftLayer</w:t>
      </w:r>
      <w:r w:rsidRPr="00DF1A2F">
        <w:rPr>
          <w:rFonts w:ascii="Segoe UI" w:eastAsia="Meiryo UI" w:hAnsi="Segoe UI" w:cs="Segoe UI" w:hint="eastAsia"/>
        </w:rPr>
        <w:t>のアカウントの解約について</w:t>
      </w:r>
    </w:p>
    <w:p w14:paraId="354A6F04" w14:textId="77777777" w:rsidR="002C494D" w:rsidRPr="00DF1A2F" w:rsidRDefault="002C494D" w:rsidP="002C494D">
      <w:pPr>
        <w:widowControl/>
        <w:jc w:val="left"/>
        <w:rPr>
          <w:ins w:id="727" w:author="Kitase" w:date="2015-07-25T04:15:00Z"/>
          <w:rFonts w:ascii="Segoe UI" w:eastAsia="Meiryo UI" w:hAnsi="Segoe UI" w:cs="Segoe UI"/>
        </w:rPr>
      </w:pPr>
      <w:r w:rsidRPr="00DF1A2F">
        <w:rPr>
          <w:rFonts w:ascii="Segoe UI" w:eastAsia="Meiryo UI" w:hAnsi="Segoe UI" w:cs="Segoe UI" w:hint="eastAsia"/>
        </w:rPr>
        <w:t>全てのリソースがアカウントから削除されますと、お客様のアカウント環境はクローズされ、お手持ちの</w:t>
      </w:r>
      <w:r w:rsidRPr="00DF1A2F">
        <w:rPr>
          <w:rFonts w:ascii="Segoe UI" w:eastAsia="Meiryo UI" w:hAnsi="Segoe UI" w:cs="Segoe UI"/>
        </w:rPr>
        <w:t>ID</w:t>
      </w:r>
      <w:r w:rsidRPr="00DF1A2F">
        <w:rPr>
          <w:rFonts w:ascii="Segoe UI" w:eastAsia="Meiryo UI" w:hAnsi="Segoe UI" w:cs="Segoe UI" w:hint="eastAsia"/>
        </w:rPr>
        <w:t>とパスワードでのログインが出来なくなり、事実上ご解約の扱いとなります。ただし、もし同じアカウント</w:t>
      </w:r>
      <w:r w:rsidRPr="00DF1A2F">
        <w:rPr>
          <w:rFonts w:ascii="Segoe UI" w:eastAsia="Meiryo UI" w:hAnsi="Segoe UI" w:cs="Segoe UI"/>
        </w:rPr>
        <w:t>ID</w:t>
      </w:r>
      <w:r w:rsidRPr="00DF1A2F">
        <w:rPr>
          <w:rFonts w:ascii="Segoe UI" w:eastAsia="Meiryo UI" w:hAnsi="Segoe UI" w:cs="Segoe UI" w:hint="eastAsia"/>
        </w:rPr>
        <w:t>で再度アカウントを開通されたい場合には</w:t>
      </w:r>
      <w:r w:rsidRPr="00DF1A2F">
        <w:rPr>
          <w:rFonts w:ascii="Segoe UI" w:eastAsia="Meiryo UI" w:hAnsi="Segoe UI" w:cs="Segoe UI"/>
        </w:rPr>
        <w:t>SoftLayer</w:t>
      </w:r>
      <w:r w:rsidRPr="00DF1A2F">
        <w:rPr>
          <w:rFonts w:ascii="Segoe UI" w:eastAsia="Meiryo UI" w:hAnsi="Segoe UI" w:cs="Segoe UI" w:hint="eastAsia"/>
        </w:rPr>
        <w:t>の公式</w:t>
      </w:r>
      <w:r w:rsidRPr="00DF1A2F">
        <w:rPr>
          <w:rFonts w:ascii="Segoe UI" w:eastAsia="Meiryo UI" w:hAnsi="Segoe UI" w:cs="Segoe UI"/>
        </w:rPr>
        <w:t>WEB</w:t>
      </w:r>
      <w:r w:rsidRPr="00DF1A2F">
        <w:rPr>
          <w:rFonts w:ascii="Segoe UI" w:eastAsia="Meiryo UI" w:hAnsi="Segoe UI" w:cs="Segoe UI" w:hint="eastAsia"/>
        </w:rPr>
        <w:t>サイト等のチャットにてお申し出頂く事で再度開通させて頂く事も可能です。</w:t>
      </w:r>
    </w:p>
    <w:p w14:paraId="0391B609" w14:textId="77777777" w:rsidR="00E14986" w:rsidRPr="00DF1A2F" w:rsidRDefault="00E14986" w:rsidP="002C494D">
      <w:pPr>
        <w:widowControl/>
        <w:jc w:val="left"/>
        <w:rPr>
          <w:ins w:id="728" w:author="Kitase" w:date="2015-07-25T04:16:00Z"/>
          <w:rFonts w:ascii="Segoe UI" w:eastAsia="Meiryo UI" w:hAnsi="Segoe UI" w:cs="Segoe UI"/>
        </w:rPr>
      </w:pPr>
    </w:p>
    <w:p w14:paraId="080138FC" w14:textId="77777777" w:rsidR="00E14986" w:rsidRPr="00DF1A2F" w:rsidRDefault="00E14986">
      <w:pPr>
        <w:widowControl/>
        <w:numPr>
          <w:ilvl w:val="0"/>
          <w:numId w:val="40"/>
        </w:numPr>
        <w:jc w:val="left"/>
        <w:rPr>
          <w:ins w:id="729" w:author="Kitase" w:date="2015-07-25T04:15:00Z"/>
          <w:rFonts w:ascii="Segoe UI" w:eastAsia="Meiryo UI" w:hAnsi="Segoe UI" w:cs="Segoe UI"/>
        </w:rPr>
        <w:pPrChange w:id="730" w:author="Kitase" w:date="2015-07-25T04:17:00Z">
          <w:pPr>
            <w:widowControl/>
            <w:jc w:val="left"/>
          </w:pPr>
        </w:pPrChange>
      </w:pPr>
      <w:ins w:id="731" w:author="Kitase" w:date="2015-07-25T04:16:00Z">
        <w:r w:rsidRPr="00DF1A2F">
          <w:rPr>
            <w:rFonts w:ascii="Segoe UI" w:eastAsia="Meiryo UI" w:hAnsi="Segoe UI" w:cs="Segoe UI"/>
          </w:rPr>
          <w:t>IBM</w:t>
        </w:r>
        <w:r w:rsidRPr="00DF1A2F">
          <w:rPr>
            <w:rFonts w:ascii="Segoe UI" w:eastAsia="Meiryo UI" w:hAnsi="Segoe UI" w:cs="Segoe UI" w:hint="eastAsia"/>
          </w:rPr>
          <w:t>から貸与しているアカウントを利用</w:t>
        </w:r>
      </w:ins>
      <w:ins w:id="732" w:author="Kitase" w:date="2015-07-25T04:17:00Z">
        <w:r w:rsidRPr="00DF1A2F">
          <w:rPr>
            <w:rFonts w:ascii="Segoe UI" w:eastAsia="Meiryo UI" w:hAnsi="Segoe UI" w:cs="Segoe UI" w:hint="eastAsia"/>
          </w:rPr>
          <w:t>している場合は、本資料に記載している以外のサービスを注文しないように注意してください。</w:t>
        </w:r>
      </w:ins>
    </w:p>
    <w:p w14:paraId="31F3DA7D" w14:textId="77777777" w:rsidR="00E14986" w:rsidRPr="00DF1A2F" w:rsidRDefault="00E14986" w:rsidP="002C494D">
      <w:pPr>
        <w:widowControl/>
        <w:jc w:val="left"/>
        <w:rPr>
          <w:ins w:id="733" w:author="Kitase" w:date="2015-07-25T04:17:00Z"/>
          <w:rFonts w:ascii="Segoe UI" w:eastAsia="Meiryo UI" w:hAnsi="Segoe UI" w:cs="Segoe UI"/>
        </w:rPr>
      </w:pPr>
    </w:p>
    <w:p w14:paraId="7311B710" w14:textId="77777777" w:rsidR="00E14986" w:rsidRPr="00DF1A2F" w:rsidRDefault="00E14986">
      <w:pPr>
        <w:widowControl/>
        <w:numPr>
          <w:ilvl w:val="0"/>
          <w:numId w:val="40"/>
        </w:numPr>
        <w:jc w:val="left"/>
        <w:rPr>
          <w:rFonts w:ascii="Segoe UI" w:eastAsia="Meiryo UI" w:hAnsi="Segoe UI" w:cs="Segoe UI"/>
        </w:rPr>
        <w:pPrChange w:id="734" w:author="Kitase" w:date="2015-07-25T04:17:00Z">
          <w:pPr>
            <w:widowControl/>
            <w:jc w:val="left"/>
          </w:pPr>
        </w:pPrChange>
      </w:pPr>
      <w:ins w:id="735" w:author="Kitase" w:date="2015-07-25T04:15:00Z">
        <w:r w:rsidRPr="00DF1A2F">
          <w:rPr>
            <w:rFonts w:ascii="Segoe UI" w:eastAsia="Meiryo UI" w:hAnsi="Segoe UI" w:cs="Segoe UI" w:hint="eastAsia"/>
          </w:rPr>
          <w:t>講師の指定がない限り、本ハンズオンで作成する</w:t>
        </w:r>
      </w:ins>
      <w:ins w:id="736" w:author="Kitase" w:date="2015-07-25T04:16:00Z">
        <w:r w:rsidRPr="00DF1A2F">
          <w:rPr>
            <w:rFonts w:ascii="Segoe UI" w:eastAsia="Meiryo UI" w:hAnsi="Segoe UI" w:cs="Segoe UI" w:hint="eastAsia"/>
          </w:rPr>
          <w:t>サーバーは、</w:t>
        </w:r>
      </w:ins>
      <w:ins w:id="737" w:author="Kitase" w:date="2015-07-25T04:15:00Z">
        <w:r w:rsidRPr="00DF1A2F">
          <w:rPr>
            <w:rFonts w:ascii="Segoe UI" w:eastAsia="Meiryo UI" w:hAnsi="Segoe UI" w:cs="Segoe UI" w:hint="eastAsia"/>
          </w:rPr>
          <w:t>時間課金サーバー</w:t>
        </w:r>
      </w:ins>
      <w:ins w:id="738" w:author="Kitase" w:date="2015-07-25T04:16:00Z">
        <w:r w:rsidRPr="00DF1A2F">
          <w:rPr>
            <w:rFonts w:ascii="Segoe UI" w:eastAsia="Meiryo UI" w:hAnsi="Segoe UI" w:cs="Segoe UI"/>
          </w:rPr>
          <w:t xml:space="preserve"> (</w:t>
        </w:r>
        <w:r w:rsidRPr="00DF1A2F">
          <w:rPr>
            <w:rFonts w:ascii="Segoe UI" w:eastAsia="Meiryo UI" w:hAnsi="Segoe UI" w:cs="Segoe UI"/>
            <w:b/>
            <w:rPrChange w:id="739" w:author="Kitase" w:date="2015-07-26T16:23:00Z">
              <w:rPr>
                <w:rFonts w:ascii="Segoe UI" w:eastAsia="Meiryo UI" w:hAnsi="Segoe UI" w:cs="Segoe UI"/>
              </w:rPr>
            </w:rPrChange>
          </w:rPr>
          <w:t xml:space="preserve">Virtual Server (public node) </w:t>
        </w:r>
      </w:ins>
      <w:ins w:id="740" w:author="Kitase" w:date="2015-07-25T05:36:00Z">
        <w:r w:rsidR="00D86558" w:rsidRPr="00DF1A2F">
          <w:rPr>
            <w:rFonts w:ascii="Segoe UI" w:eastAsia="Meiryo UI" w:hAnsi="Segoe UI" w:cs="Segoe UI"/>
            <w:b/>
          </w:rPr>
          <w:t>-</w:t>
        </w:r>
      </w:ins>
      <w:ins w:id="741" w:author="Kitase" w:date="2015-07-25T04:16:00Z">
        <w:r w:rsidRPr="00DF1A2F">
          <w:rPr>
            <w:rFonts w:ascii="Segoe UI" w:eastAsia="Meiryo UI" w:hAnsi="Segoe UI" w:cs="Segoe UI"/>
            <w:b/>
            <w:rPrChange w:id="742" w:author="Kitase" w:date="2015-07-26T16:23:00Z">
              <w:rPr>
                <w:rFonts w:ascii="Segoe UI" w:eastAsia="Meiryo UI" w:hAnsi="Segoe UI" w:cs="Segoe UI"/>
              </w:rPr>
            </w:rPrChange>
          </w:rPr>
          <w:t xml:space="preserve"> Hourly</w:t>
        </w:r>
        <w:r w:rsidRPr="00DF1A2F">
          <w:rPr>
            <w:rFonts w:ascii="Segoe UI" w:eastAsia="Meiryo UI" w:hAnsi="Segoe UI" w:cs="Segoe UI"/>
          </w:rPr>
          <w:t>)</w:t>
        </w:r>
        <w:r w:rsidRPr="00DF1A2F">
          <w:rPr>
            <w:rFonts w:ascii="Segoe UI" w:eastAsia="Meiryo UI" w:hAnsi="Segoe UI" w:cs="Segoe UI" w:hint="eastAsia"/>
          </w:rPr>
          <w:t>を選択してください。</w:t>
        </w:r>
      </w:ins>
    </w:p>
    <w:p w14:paraId="09A8CFDC" w14:textId="77777777" w:rsidR="00123A1C" w:rsidRPr="00DF1A2F" w:rsidRDefault="00DA0C45" w:rsidP="008A5DA8">
      <w:pPr>
        <w:rPr>
          <w:rFonts w:ascii="Segoe UI" w:eastAsia="Meiryo UI" w:hAnsi="Segoe UI" w:cs="Segoe UI"/>
        </w:rPr>
      </w:pPr>
      <w:ins w:id="743" w:author="Kitase" w:date="2015-07-25T03:36:00Z">
        <w:r w:rsidRPr="00DF1A2F">
          <w:rPr>
            <w:rFonts w:ascii="Segoe UI" w:eastAsia="Meiryo UI" w:hAnsi="Segoe UI" w:cs="Segoe UI"/>
          </w:rPr>
          <w:br w:type="page"/>
        </w:r>
      </w:ins>
    </w:p>
    <w:p w14:paraId="2C3AE5E4" w14:textId="0806A2B5" w:rsidR="00123A1C" w:rsidRPr="00DF1A2F" w:rsidDel="007C7EE7" w:rsidRDefault="00123A1C" w:rsidP="00123A1C">
      <w:pPr>
        <w:pStyle w:val="Heading2"/>
        <w:rPr>
          <w:del w:id="744" w:author="Kitase" w:date="2015-07-26T16:16:00Z"/>
          <w:rFonts w:ascii="Segoe UI" w:eastAsia="Meiryo UI" w:hAnsi="Segoe UI" w:cs="Segoe UI"/>
        </w:rPr>
      </w:pPr>
      <w:del w:id="745" w:author="Kitase" w:date="2015-07-26T16:16:00Z">
        <w:r w:rsidRPr="00DF1A2F" w:rsidDel="007C7EE7">
          <w:rPr>
            <w:rFonts w:ascii="Segoe UI" w:eastAsia="Meiryo UI" w:hAnsi="Segoe UI" w:cs="Segoe UI" w:hint="eastAsia"/>
            <w:b w:val="0"/>
          </w:rPr>
          <w:lastRenderedPageBreak/>
          <w:delText>仮想インスタンスの準備</w:delText>
        </w:r>
      </w:del>
    </w:p>
    <w:p w14:paraId="6A9233CB" w14:textId="63D17137" w:rsidR="00123A1C" w:rsidRPr="00DF1A2F" w:rsidDel="007C7EE7" w:rsidRDefault="008E0852" w:rsidP="00123A1C">
      <w:pPr>
        <w:rPr>
          <w:del w:id="746" w:author="Kitase" w:date="2015-07-26T16:16:00Z"/>
          <w:rFonts w:ascii="Segoe UI" w:eastAsia="Meiryo UI" w:hAnsi="Segoe UI" w:cs="Segoe UI"/>
        </w:rPr>
      </w:pPr>
      <w:del w:id="747" w:author="Kitase" w:date="2015-07-26T16:16:00Z">
        <w:r w:rsidRPr="00DF1A2F" w:rsidDel="007C7EE7">
          <w:rPr>
            <w:rFonts w:ascii="Segoe UI" w:eastAsia="Meiryo UI" w:hAnsi="Segoe UI" w:cs="Segoe UI"/>
          </w:rPr>
          <w:delText>SoftLayer</w:delText>
        </w:r>
        <w:r w:rsidRPr="00DF1A2F" w:rsidDel="007C7EE7">
          <w:rPr>
            <w:rFonts w:ascii="Segoe UI" w:eastAsia="Meiryo UI" w:hAnsi="Segoe UI" w:cs="Segoe UI" w:hint="eastAsia"/>
          </w:rPr>
          <w:delText>上で</w:delText>
        </w:r>
        <w:r w:rsidR="00123A1C" w:rsidRPr="00DF1A2F" w:rsidDel="007C7EE7">
          <w:rPr>
            <w:rFonts w:ascii="Segoe UI" w:eastAsia="Meiryo UI" w:hAnsi="Segoe UI" w:cs="Segoe UI" w:hint="eastAsia"/>
          </w:rPr>
          <w:delText>下記</w:delText>
        </w:r>
        <w:r w:rsidR="00C33067" w:rsidRPr="00DF1A2F" w:rsidDel="007C7EE7">
          <w:rPr>
            <w:rFonts w:ascii="Segoe UI" w:eastAsia="Meiryo UI" w:hAnsi="Segoe UI" w:cs="Segoe UI" w:hint="eastAsia"/>
          </w:rPr>
          <w:delText>スペックの時間課金仮想インスタンス</w:delText>
        </w:r>
        <w:r w:rsidR="0026173E" w:rsidRPr="00DF1A2F" w:rsidDel="007C7EE7">
          <w:rPr>
            <w:rFonts w:ascii="Segoe UI" w:eastAsia="Meiryo UI" w:hAnsi="Segoe UI" w:cs="Segoe UI" w:hint="eastAsia"/>
          </w:rPr>
          <w:delText>（</w:delText>
        </w:r>
        <w:r w:rsidR="00322CED" w:rsidRPr="00DF1A2F" w:rsidDel="007C7EE7">
          <w:rPr>
            <w:rFonts w:ascii="Segoe UI" w:eastAsia="Meiryo UI" w:hAnsi="Segoe UI" w:cs="Segoe UI"/>
            <w:b/>
            <w:rPrChange w:id="748" w:author="Kitase" w:date="2015-07-26T16:23:00Z">
              <w:rPr>
                <w:rFonts w:ascii="Segoe UI" w:eastAsia="Meiryo UI" w:hAnsi="Segoe UI" w:cs="Segoe UI"/>
              </w:rPr>
            </w:rPrChange>
          </w:rPr>
          <w:delText>Virtual Server (public node)</w:delText>
        </w:r>
        <w:r w:rsidR="0026173E" w:rsidRPr="00DF1A2F" w:rsidDel="007C7EE7">
          <w:rPr>
            <w:rFonts w:ascii="Segoe UI" w:eastAsia="Meiryo UI" w:hAnsi="Segoe UI" w:cs="Segoe UI" w:hint="eastAsia"/>
          </w:rPr>
          <w:delText>）</w:delText>
        </w:r>
        <w:r w:rsidRPr="00DF1A2F" w:rsidDel="007C7EE7">
          <w:rPr>
            <w:rFonts w:ascii="Segoe UI" w:eastAsia="Meiryo UI" w:hAnsi="Segoe UI" w:cs="Segoe UI" w:hint="eastAsia"/>
          </w:rPr>
          <w:delText>を構築し、</w:delText>
        </w:r>
        <w:r w:rsidRPr="00DF1A2F" w:rsidDel="007C7EE7">
          <w:rPr>
            <w:rFonts w:ascii="Segoe UI" w:eastAsia="Meiryo UI" w:hAnsi="Segoe UI" w:cs="Segoe UI"/>
          </w:rPr>
          <w:delText>SSH</w:delText>
        </w:r>
        <w:r w:rsidRPr="00DF1A2F" w:rsidDel="007C7EE7">
          <w:rPr>
            <w:rFonts w:ascii="Segoe UI" w:eastAsia="Meiryo UI" w:hAnsi="Segoe UI" w:cs="Segoe UI" w:hint="eastAsia"/>
          </w:rPr>
          <w:delText>での接続と操作が可能であることを確認してください。</w:delText>
        </w:r>
      </w:del>
    </w:p>
    <w:tbl>
      <w:tblPr>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1E0" w:firstRow="1" w:lastRow="1" w:firstColumn="1" w:lastColumn="1" w:noHBand="0" w:noVBand="0"/>
        <w:tblPrChange w:id="749" w:author="Kitase" w:date="2015-07-25T04:33:00Z">
          <w:tblPr>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1E0" w:firstRow="1" w:lastRow="1" w:firstColumn="1" w:lastColumn="1" w:noHBand="0" w:noVBand="0"/>
          </w:tblPr>
        </w:tblPrChange>
      </w:tblPr>
      <w:tblGrid>
        <w:gridCol w:w="1748"/>
        <w:gridCol w:w="7302"/>
        <w:tblGridChange w:id="750">
          <w:tblGrid>
            <w:gridCol w:w="1786"/>
            <w:gridCol w:w="7500"/>
          </w:tblGrid>
        </w:tblGridChange>
      </w:tblGrid>
      <w:tr w:rsidR="00C33067" w:rsidRPr="00DF1A2F" w:rsidDel="007C7EE7" w14:paraId="12730AE0" w14:textId="46C55B03" w:rsidTr="000C68F4">
        <w:trPr>
          <w:del w:id="751" w:author="Kitase" w:date="2015-07-26T16:16:00Z"/>
        </w:trPr>
        <w:tc>
          <w:tcPr>
            <w:tcW w:w="1786" w:type="dxa"/>
            <w:shd w:val="clear" w:color="auto" w:fill="E6E6E6"/>
            <w:tcPrChange w:id="752" w:author="Kitase" w:date="2015-07-25T04:33:00Z">
              <w:tcPr>
                <w:tcW w:w="3783" w:type="dxa"/>
                <w:shd w:val="clear" w:color="auto" w:fill="E6E6E6"/>
              </w:tcPr>
            </w:tcPrChange>
          </w:tcPr>
          <w:p w14:paraId="05D9D608" w14:textId="64B38037" w:rsidR="00C33067" w:rsidRPr="00DF1A2F" w:rsidDel="007C7EE7" w:rsidRDefault="00C33067" w:rsidP="00165E9C">
            <w:pPr>
              <w:spacing w:line="300" w:lineRule="exact"/>
              <w:rPr>
                <w:del w:id="753" w:author="Kitase" w:date="2015-07-26T16:16:00Z"/>
                <w:rFonts w:ascii="Segoe UI" w:eastAsia="Meiryo UI" w:hAnsi="Segoe UI" w:cs="Segoe UI"/>
                <w:sz w:val="18"/>
                <w:szCs w:val="18"/>
              </w:rPr>
            </w:pPr>
            <w:del w:id="754" w:author="Kitase" w:date="2015-07-26T16:16:00Z">
              <w:r w:rsidRPr="00DF1A2F" w:rsidDel="007C7EE7">
                <w:rPr>
                  <w:rFonts w:ascii="Segoe UI" w:eastAsia="Meiryo UI" w:hAnsi="Segoe UI" w:cs="Segoe UI"/>
                  <w:sz w:val="18"/>
                  <w:szCs w:val="18"/>
                </w:rPr>
                <w:delText>Data Center</w:delText>
              </w:r>
            </w:del>
          </w:p>
        </w:tc>
        <w:tc>
          <w:tcPr>
            <w:tcW w:w="7500" w:type="dxa"/>
            <w:shd w:val="clear" w:color="auto" w:fill="E6E6E6"/>
            <w:tcPrChange w:id="755" w:author="Kitase" w:date="2015-07-25T04:33:00Z">
              <w:tcPr>
                <w:tcW w:w="5485" w:type="dxa"/>
                <w:shd w:val="clear" w:color="auto" w:fill="E6E6E6"/>
              </w:tcPr>
            </w:tcPrChange>
          </w:tcPr>
          <w:p w14:paraId="10F497DF" w14:textId="2B4D1257" w:rsidR="00C33067" w:rsidRPr="00DF1A2F" w:rsidDel="007C7EE7" w:rsidRDefault="00C33067" w:rsidP="00165E9C">
            <w:pPr>
              <w:spacing w:line="300" w:lineRule="exact"/>
              <w:rPr>
                <w:del w:id="756" w:author="Kitase" w:date="2015-07-26T16:16:00Z"/>
                <w:rFonts w:ascii="Segoe UI" w:eastAsia="Meiryo UI" w:hAnsi="Segoe UI" w:cs="Segoe UI"/>
                <w:sz w:val="18"/>
                <w:szCs w:val="18"/>
              </w:rPr>
            </w:pPr>
            <w:del w:id="757" w:author="Kitase" w:date="2015-07-26T16:16:00Z">
              <w:r w:rsidRPr="00DF1A2F" w:rsidDel="007C7EE7">
                <w:rPr>
                  <w:rFonts w:ascii="Segoe UI" w:eastAsia="Meiryo UI" w:hAnsi="Segoe UI" w:cs="Segoe UI"/>
                  <w:sz w:val="18"/>
                  <w:szCs w:val="18"/>
                </w:rPr>
                <w:delText>San Jose 1</w:delText>
              </w:r>
            </w:del>
          </w:p>
        </w:tc>
      </w:tr>
      <w:tr w:rsidR="00C33067" w:rsidRPr="00DF1A2F" w:rsidDel="007C7EE7" w14:paraId="00857216" w14:textId="6C50B261" w:rsidTr="000C68F4">
        <w:trPr>
          <w:del w:id="758" w:author="Kitase" w:date="2015-07-26T16:16:00Z"/>
        </w:trPr>
        <w:tc>
          <w:tcPr>
            <w:tcW w:w="1786" w:type="dxa"/>
            <w:shd w:val="clear" w:color="auto" w:fill="E6E6E6"/>
            <w:tcPrChange w:id="759" w:author="Kitase" w:date="2015-07-25T04:33:00Z">
              <w:tcPr>
                <w:tcW w:w="3783" w:type="dxa"/>
                <w:shd w:val="clear" w:color="auto" w:fill="E6E6E6"/>
              </w:tcPr>
            </w:tcPrChange>
          </w:tcPr>
          <w:p w14:paraId="6274E414" w14:textId="1308E448" w:rsidR="00C33067" w:rsidRPr="00DF1A2F" w:rsidDel="007C7EE7" w:rsidRDefault="00C33067" w:rsidP="00165E9C">
            <w:pPr>
              <w:spacing w:line="300" w:lineRule="exact"/>
              <w:rPr>
                <w:del w:id="760" w:author="Kitase" w:date="2015-07-26T16:16:00Z"/>
                <w:rFonts w:ascii="Segoe UI" w:eastAsia="Meiryo UI" w:hAnsi="Segoe UI" w:cs="Segoe UI"/>
                <w:sz w:val="18"/>
                <w:szCs w:val="18"/>
              </w:rPr>
            </w:pPr>
            <w:del w:id="761" w:author="Kitase" w:date="2015-07-26T16:16:00Z">
              <w:r w:rsidRPr="00DF1A2F" w:rsidDel="007C7EE7">
                <w:rPr>
                  <w:rFonts w:ascii="Segoe UI" w:eastAsia="Meiryo UI" w:hAnsi="Segoe UI" w:cs="Segoe UI"/>
                  <w:sz w:val="18"/>
                  <w:szCs w:val="18"/>
                </w:rPr>
                <w:delText>Operating System</w:delText>
              </w:r>
            </w:del>
          </w:p>
        </w:tc>
        <w:tc>
          <w:tcPr>
            <w:tcW w:w="7500" w:type="dxa"/>
            <w:shd w:val="clear" w:color="auto" w:fill="E6E6E6"/>
            <w:tcPrChange w:id="762" w:author="Kitase" w:date="2015-07-25T04:33:00Z">
              <w:tcPr>
                <w:tcW w:w="5485" w:type="dxa"/>
                <w:shd w:val="clear" w:color="auto" w:fill="E6E6E6"/>
              </w:tcPr>
            </w:tcPrChange>
          </w:tcPr>
          <w:p w14:paraId="395EAFA7" w14:textId="21B9B490" w:rsidR="00C33067" w:rsidRPr="00DF1A2F" w:rsidDel="007C7EE7" w:rsidRDefault="00C33067" w:rsidP="00165E9C">
            <w:pPr>
              <w:spacing w:line="300" w:lineRule="exact"/>
              <w:rPr>
                <w:del w:id="763" w:author="Kitase" w:date="2015-07-26T16:16:00Z"/>
                <w:rFonts w:ascii="Segoe UI" w:eastAsia="Meiryo UI" w:hAnsi="Segoe UI" w:cs="Segoe UI"/>
                <w:sz w:val="18"/>
                <w:szCs w:val="18"/>
              </w:rPr>
            </w:pPr>
            <w:del w:id="764" w:author="Kitase" w:date="2015-07-26T16:16:00Z">
              <w:r w:rsidRPr="00DF1A2F" w:rsidDel="007C7EE7">
                <w:rPr>
                  <w:rFonts w:ascii="Segoe UI" w:eastAsia="Meiryo UI" w:hAnsi="Segoe UI" w:cs="Segoe UI"/>
                  <w:sz w:val="18"/>
                  <w:szCs w:val="18"/>
                </w:rPr>
                <w:delText>CentOS 6.x - Minimal Install (64 bit)</w:delText>
              </w:r>
            </w:del>
          </w:p>
        </w:tc>
      </w:tr>
      <w:tr w:rsidR="002B4527" w:rsidRPr="00DF1A2F" w:rsidDel="007C7EE7" w14:paraId="288224CA" w14:textId="478840F2" w:rsidTr="000C68F4">
        <w:trPr>
          <w:del w:id="765" w:author="Kitase" w:date="2015-07-26T16:16:00Z"/>
        </w:trPr>
        <w:tc>
          <w:tcPr>
            <w:tcW w:w="1786" w:type="dxa"/>
            <w:shd w:val="clear" w:color="auto" w:fill="E6E6E6"/>
            <w:tcPrChange w:id="766" w:author="Kitase" w:date="2015-07-25T04:33:00Z">
              <w:tcPr>
                <w:tcW w:w="3783" w:type="dxa"/>
                <w:shd w:val="clear" w:color="auto" w:fill="E6E6E6"/>
              </w:tcPr>
            </w:tcPrChange>
          </w:tcPr>
          <w:p w14:paraId="1A76765C" w14:textId="75E9F700" w:rsidR="002B4527" w:rsidRPr="00DF1A2F" w:rsidDel="007C7EE7" w:rsidRDefault="002B4527" w:rsidP="00165E9C">
            <w:pPr>
              <w:spacing w:line="300" w:lineRule="exact"/>
              <w:rPr>
                <w:del w:id="767" w:author="Kitase" w:date="2015-07-26T16:16:00Z"/>
                <w:rFonts w:ascii="Segoe UI" w:eastAsia="Meiryo UI" w:hAnsi="Segoe UI" w:cs="Segoe UI"/>
                <w:sz w:val="18"/>
                <w:szCs w:val="18"/>
              </w:rPr>
            </w:pPr>
            <w:del w:id="768" w:author="Kitase" w:date="2015-07-26T16:16:00Z">
              <w:r w:rsidRPr="00DF1A2F" w:rsidDel="007C7EE7">
                <w:rPr>
                  <w:rFonts w:ascii="Segoe UI" w:eastAsia="Meiryo UI" w:hAnsi="Segoe UI" w:cs="Segoe UI"/>
                  <w:sz w:val="18"/>
                  <w:szCs w:val="18"/>
                </w:rPr>
                <w:delText>Advanced Monitoring</w:delText>
              </w:r>
            </w:del>
          </w:p>
        </w:tc>
        <w:tc>
          <w:tcPr>
            <w:tcW w:w="7500" w:type="dxa"/>
            <w:shd w:val="clear" w:color="auto" w:fill="E6E6E6"/>
            <w:tcPrChange w:id="769" w:author="Kitase" w:date="2015-07-25T04:33:00Z">
              <w:tcPr>
                <w:tcW w:w="5485" w:type="dxa"/>
                <w:shd w:val="clear" w:color="auto" w:fill="E6E6E6"/>
              </w:tcPr>
            </w:tcPrChange>
          </w:tcPr>
          <w:p w14:paraId="4DA75C06" w14:textId="756890CF" w:rsidR="002B4527" w:rsidRPr="00DF1A2F" w:rsidDel="007C7EE7" w:rsidRDefault="002B4527" w:rsidP="00165E9C">
            <w:pPr>
              <w:spacing w:line="300" w:lineRule="exact"/>
              <w:rPr>
                <w:del w:id="770" w:author="Kitase" w:date="2015-07-26T16:16:00Z"/>
                <w:rFonts w:ascii="Segoe UI" w:eastAsia="Meiryo UI" w:hAnsi="Segoe UI" w:cs="Segoe UI"/>
                <w:sz w:val="18"/>
                <w:szCs w:val="18"/>
              </w:rPr>
            </w:pPr>
            <w:del w:id="771" w:author="Kitase" w:date="2015-07-26T16:16:00Z">
              <w:r w:rsidRPr="00DF1A2F" w:rsidDel="007C7EE7">
                <w:rPr>
                  <w:rFonts w:ascii="Segoe UI" w:eastAsia="Meiryo UI" w:hAnsi="Segoe UI" w:cs="Segoe UI"/>
                  <w:sz w:val="18"/>
                  <w:szCs w:val="18"/>
                </w:rPr>
                <w:delText>None</w:delText>
              </w:r>
            </w:del>
          </w:p>
        </w:tc>
      </w:tr>
      <w:tr w:rsidR="00123A1C" w:rsidRPr="00DF1A2F" w:rsidDel="007C7EE7" w14:paraId="1019F914" w14:textId="4080FEA4" w:rsidTr="000C68F4">
        <w:trPr>
          <w:del w:id="772" w:author="Kitase" w:date="2015-07-26T16:16:00Z"/>
        </w:trPr>
        <w:tc>
          <w:tcPr>
            <w:tcW w:w="1786" w:type="dxa"/>
            <w:shd w:val="clear" w:color="auto" w:fill="E6E6E6"/>
            <w:tcPrChange w:id="773" w:author="Kitase" w:date="2015-07-25T04:33:00Z">
              <w:tcPr>
                <w:tcW w:w="3783" w:type="dxa"/>
                <w:shd w:val="clear" w:color="auto" w:fill="E6E6E6"/>
              </w:tcPr>
            </w:tcPrChange>
          </w:tcPr>
          <w:p w14:paraId="23CA2A02" w14:textId="48B47956" w:rsidR="00123A1C" w:rsidRPr="00DF1A2F" w:rsidDel="007C7EE7" w:rsidRDefault="00123A1C" w:rsidP="00165E9C">
            <w:pPr>
              <w:spacing w:line="300" w:lineRule="exact"/>
              <w:rPr>
                <w:del w:id="774" w:author="Kitase" w:date="2015-07-26T16:16:00Z"/>
                <w:rFonts w:ascii="Segoe UI" w:eastAsia="Meiryo UI" w:hAnsi="Segoe UI" w:cs="Segoe UI"/>
                <w:sz w:val="18"/>
                <w:szCs w:val="18"/>
              </w:rPr>
            </w:pPr>
            <w:del w:id="775" w:author="Kitase" w:date="2015-07-26T16:16:00Z">
              <w:r w:rsidRPr="00DF1A2F" w:rsidDel="007C7EE7">
                <w:rPr>
                  <w:rFonts w:ascii="Segoe UI" w:eastAsia="Meiryo UI" w:hAnsi="Segoe UI" w:cs="Segoe UI"/>
                  <w:sz w:val="18"/>
                  <w:szCs w:val="18"/>
                </w:rPr>
                <w:delText>Hardware &amp; Software Firewalls</w:delText>
              </w:r>
            </w:del>
          </w:p>
        </w:tc>
        <w:tc>
          <w:tcPr>
            <w:tcW w:w="7500" w:type="dxa"/>
            <w:shd w:val="clear" w:color="auto" w:fill="E6E6E6"/>
            <w:tcPrChange w:id="776" w:author="Kitase" w:date="2015-07-25T04:33:00Z">
              <w:tcPr>
                <w:tcW w:w="5485" w:type="dxa"/>
                <w:shd w:val="clear" w:color="auto" w:fill="E6E6E6"/>
              </w:tcPr>
            </w:tcPrChange>
          </w:tcPr>
          <w:p w14:paraId="1DBA534A" w14:textId="5E716D75" w:rsidR="00123A1C" w:rsidRPr="00DF1A2F" w:rsidDel="007C7EE7" w:rsidRDefault="0072615E" w:rsidP="00165E9C">
            <w:pPr>
              <w:spacing w:line="300" w:lineRule="exact"/>
              <w:rPr>
                <w:del w:id="777" w:author="Kitase" w:date="2015-07-26T16:16:00Z"/>
                <w:rFonts w:ascii="Segoe UI" w:eastAsia="Meiryo UI" w:hAnsi="Segoe UI" w:cs="Segoe UI"/>
                <w:sz w:val="18"/>
                <w:szCs w:val="18"/>
              </w:rPr>
            </w:pPr>
            <w:del w:id="778" w:author="Kitase" w:date="2015-07-26T16:16:00Z">
              <w:r w:rsidRPr="00DF1A2F" w:rsidDel="007C7EE7">
                <w:rPr>
                  <w:rFonts w:ascii="Segoe UI" w:eastAsia="Meiryo UI" w:hAnsi="Segoe UI" w:cs="Segoe UI"/>
                  <w:sz w:val="18"/>
                  <w:szCs w:val="18"/>
                </w:rPr>
                <w:delText>None</w:delText>
              </w:r>
            </w:del>
          </w:p>
        </w:tc>
      </w:tr>
      <w:tr w:rsidR="002B4527" w:rsidRPr="00DF1A2F" w:rsidDel="007C7EE7" w14:paraId="7DC71747" w14:textId="6CBCC55B" w:rsidTr="000C68F4">
        <w:trPr>
          <w:del w:id="779" w:author="Kitase" w:date="2015-07-26T16:16:00Z"/>
        </w:trPr>
        <w:tc>
          <w:tcPr>
            <w:tcW w:w="1786" w:type="dxa"/>
            <w:shd w:val="clear" w:color="auto" w:fill="E6E6E6"/>
            <w:tcPrChange w:id="780" w:author="Kitase" w:date="2015-07-25T04:33:00Z">
              <w:tcPr>
                <w:tcW w:w="3783" w:type="dxa"/>
                <w:shd w:val="clear" w:color="auto" w:fill="E6E6E6"/>
              </w:tcPr>
            </w:tcPrChange>
          </w:tcPr>
          <w:p w14:paraId="4F753AC6" w14:textId="676C1028" w:rsidR="002B4527" w:rsidRPr="00DF1A2F" w:rsidDel="007C7EE7" w:rsidRDefault="002B4527" w:rsidP="00165E9C">
            <w:pPr>
              <w:spacing w:line="300" w:lineRule="exact"/>
              <w:rPr>
                <w:del w:id="781" w:author="Kitase" w:date="2015-07-26T16:16:00Z"/>
                <w:rFonts w:ascii="Segoe UI" w:eastAsia="Meiryo UI" w:hAnsi="Segoe UI" w:cs="Segoe UI"/>
                <w:sz w:val="18"/>
                <w:szCs w:val="18"/>
                <w:rPrChange w:id="782" w:author="Kitase" w:date="2015-07-26T16:23:00Z">
                  <w:rPr>
                    <w:del w:id="783" w:author="Kitase" w:date="2015-07-26T16:16:00Z"/>
                    <w:rFonts w:ascii="Segoe UI" w:eastAsia="Meiryo UI" w:hAnsi="Segoe UI" w:cs="Segoe UI"/>
                    <w:sz w:val="20"/>
                    <w:szCs w:val="20"/>
                  </w:rPr>
                </w:rPrChange>
              </w:rPr>
            </w:pPr>
            <w:del w:id="784" w:author="Kitase" w:date="2015-07-26T16:16:00Z">
              <w:r w:rsidRPr="00DF1A2F" w:rsidDel="007C7EE7">
                <w:rPr>
                  <w:rFonts w:ascii="Segoe UI" w:eastAsia="Meiryo UI" w:hAnsi="Segoe UI" w:cs="Segoe UI"/>
                  <w:sz w:val="18"/>
                  <w:szCs w:val="18"/>
                  <w:rPrChange w:id="785" w:author="Kitase" w:date="2015-07-26T16:23:00Z">
                    <w:rPr>
                      <w:rFonts w:ascii="Segoe UI" w:eastAsia="Meiryo UI" w:hAnsi="Segoe UI" w:cs="Segoe UI"/>
                      <w:sz w:val="20"/>
                      <w:szCs w:val="20"/>
                    </w:rPr>
                  </w:rPrChange>
                </w:rPr>
                <w:delText>Monitoring</w:delText>
              </w:r>
            </w:del>
          </w:p>
        </w:tc>
        <w:tc>
          <w:tcPr>
            <w:tcW w:w="7500" w:type="dxa"/>
            <w:shd w:val="clear" w:color="auto" w:fill="E6E6E6"/>
            <w:tcPrChange w:id="786" w:author="Kitase" w:date="2015-07-25T04:33:00Z">
              <w:tcPr>
                <w:tcW w:w="5485" w:type="dxa"/>
                <w:shd w:val="clear" w:color="auto" w:fill="E6E6E6"/>
              </w:tcPr>
            </w:tcPrChange>
          </w:tcPr>
          <w:p w14:paraId="5F5C94D8" w14:textId="2966EDC7" w:rsidR="002B4527" w:rsidRPr="00DF1A2F" w:rsidDel="007C7EE7" w:rsidRDefault="002B4527" w:rsidP="00165E9C">
            <w:pPr>
              <w:spacing w:line="300" w:lineRule="exact"/>
              <w:rPr>
                <w:del w:id="787" w:author="Kitase" w:date="2015-07-26T16:16:00Z"/>
                <w:rFonts w:ascii="Segoe UI" w:eastAsia="Meiryo UI" w:hAnsi="Segoe UI" w:cs="Segoe UI"/>
                <w:sz w:val="18"/>
                <w:szCs w:val="18"/>
                <w:rPrChange w:id="788" w:author="Kitase" w:date="2015-07-26T16:23:00Z">
                  <w:rPr>
                    <w:del w:id="789" w:author="Kitase" w:date="2015-07-26T16:16:00Z"/>
                    <w:rFonts w:ascii="Segoe UI" w:eastAsia="Meiryo UI" w:hAnsi="Segoe UI" w:cs="Segoe UI"/>
                    <w:sz w:val="20"/>
                    <w:szCs w:val="20"/>
                  </w:rPr>
                </w:rPrChange>
              </w:rPr>
            </w:pPr>
            <w:del w:id="790" w:author="Kitase" w:date="2015-07-26T16:16:00Z">
              <w:r w:rsidRPr="00DF1A2F" w:rsidDel="007C7EE7">
                <w:rPr>
                  <w:rFonts w:ascii="Segoe UI" w:eastAsia="Meiryo UI" w:hAnsi="Segoe UI" w:cs="Segoe UI"/>
                  <w:sz w:val="18"/>
                  <w:szCs w:val="18"/>
                  <w:rPrChange w:id="791" w:author="Kitase" w:date="2015-07-26T16:23:00Z">
                    <w:rPr>
                      <w:rFonts w:ascii="Segoe UI" w:eastAsia="Meiryo UI" w:hAnsi="Segoe UI" w:cs="Segoe UI"/>
                      <w:sz w:val="20"/>
                      <w:szCs w:val="20"/>
                    </w:rPr>
                  </w:rPrChange>
                </w:rPr>
                <w:delText>Host Ping</w:delText>
              </w:r>
            </w:del>
          </w:p>
        </w:tc>
      </w:tr>
      <w:tr w:rsidR="002B4527" w:rsidRPr="00DF1A2F" w:rsidDel="007C7EE7" w14:paraId="0CA169E2" w14:textId="247E8668" w:rsidTr="000C68F4">
        <w:trPr>
          <w:del w:id="792" w:author="Kitase" w:date="2015-07-26T16:16:00Z"/>
        </w:trPr>
        <w:tc>
          <w:tcPr>
            <w:tcW w:w="1786" w:type="dxa"/>
            <w:shd w:val="clear" w:color="auto" w:fill="E6E6E6"/>
            <w:tcPrChange w:id="793" w:author="Kitase" w:date="2015-07-25T04:33:00Z">
              <w:tcPr>
                <w:tcW w:w="3783" w:type="dxa"/>
                <w:shd w:val="clear" w:color="auto" w:fill="E6E6E6"/>
              </w:tcPr>
            </w:tcPrChange>
          </w:tcPr>
          <w:p w14:paraId="59D505D0" w14:textId="1CC6AC52" w:rsidR="002B4527" w:rsidRPr="00DF1A2F" w:rsidDel="007C7EE7" w:rsidRDefault="002B4527" w:rsidP="00165E9C">
            <w:pPr>
              <w:spacing w:line="300" w:lineRule="exact"/>
              <w:rPr>
                <w:del w:id="794" w:author="Kitase" w:date="2015-07-26T16:16:00Z"/>
                <w:rFonts w:ascii="Segoe UI" w:eastAsia="Meiryo UI" w:hAnsi="Segoe UI" w:cs="Segoe UI"/>
                <w:sz w:val="18"/>
                <w:szCs w:val="18"/>
                <w:rPrChange w:id="795" w:author="Kitase" w:date="2015-07-26T16:23:00Z">
                  <w:rPr>
                    <w:del w:id="796" w:author="Kitase" w:date="2015-07-26T16:16:00Z"/>
                    <w:rFonts w:ascii="Segoe UI" w:eastAsia="Meiryo UI" w:hAnsi="Segoe UI" w:cs="Segoe UI"/>
                    <w:sz w:val="20"/>
                    <w:szCs w:val="20"/>
                  </w:rPr>
                </w:rPrChange>
              </w:rPr>
            </w:pPr>
            <w:del w:id="797" w:author="Kitase" w:date="2015-07-26T16:16:00Z">
              <w:r w:rsidRPr="00DF1A2F" w:rsidDel="007C7EE7">
                <w:rPr>
                  <w:rFonts w:ascii="Segoe UI" w:eastAsia="Meiryo UI" w:hAnsi="Segoe UI" w:cs="Segoe UI"/>
                  <w:sz w:val="18"/>
                  <w:szCs w:val="18"/>
                  <w:rPrChange w:id="798" w:author="Kitase" w:date="2015-07-26T16:23:00Z">
                    <w:rPr>
                      <w:rFonts w:ascii="Segoe UI" w:eastAsia="Meiryo UI" w:hAnsi="Segoe UI" w:cs="Segoe UI"/>
                      <w:sz w:val="20"/>
                      <w:szCs w:val="20"/>
                    </w:rPr>
                  </w:rPrChange>
                </w:rPr>
                <w:delText>Response</w:delText>
              </w:r>
            </w:del>
          </w:p>
        </w:tc>
        <w:tc>
          <w:tcPr>
            <w:tcW w:w="7500" w:type="dxa"/>
            <w:shd w:val="clear" w:color="auto" w:fill="E6E6E6"/>
            <w:tcPrChange w:id="799" w:author="Kitase" w:date="2015-07-25T04:33:00Z">
              <w:tcPr>
                <w:tcW w:w="5485" w:type="dxa"/>
                <w:shd w:val="clear" w:color="auto" w:fill="E6E6E6"/>
              </w:tcPr>
            </w:tcPrChange>
          </w:tcPr>
          <w:p w14:paraId="5C4CE2B0" w14:textId="412ADD74" w:rsidR="002B4527" w:rsidRPr="00DF1A2F" w:rsidDel="007C7EE7" w:rsidRDefault="002B4527" w:rsidP="00165E9C">
            <w:pPr>
              <w:spacing w:line="300" w:lineRule="exact"/>
              <w:rPr>
                <w:del w:id="800" w:author="Kitase" w:date="2015-07-26T16:16:00Z"/>
                <w:rFonts w:ascii="Segoe UI" w:eastAsia="Meiryo UI" w:hAnsi="Segoe UI" w:cs="Segoe UI"/>
                <w:sz w:val="18"/>
                <w:szCs w:val="18"/>
                <w:rPrChange w:id="801" w:author="Kitase" w:date="2015-07-26T16:23:00Z">
                  <w:rPr>
                    <w:del w:id="802" w:author="Kitase" w:date="2015-07-26T16:16:00Z"/>
                    <w:rFonts w:ascii="Segoe UI" w:eastAsia="Meiryo UI" w:hAnsi="Segoe UI" w:cs="Segoe UI"/>
                    <w:sz w:val="20"/>
                    <w:szCs w:val="20"/>
                  </w:rPr>
                </w:rPrChange>
              </w:rPr>
            </w:pPr>
            <w:del w:id="803" w:author="Kitase" w:date="2015-07-26T16:16:00Z">
              <w:r w:rsidRPr="00DF1A2F" w:rsidDel="007C7EE7">
                <w:rPr>
                  <w:rFonts w:ascii="Segoe UI" w:eastAsia="Meiryo UI" w:hAnsi="Segoe UI" w:cs="Segoe UI"/>
                  <w:sz w:val="18"/>
                  <w:szCs w:val="18"/>
                  <w:rPrChange w:id="804" w:author="Kitase" w:date="2015-07-26T16:23:00Z">
                    <w:rPr>
                      <w:rFonts w:ascii="Segoe UI" w:eastAsia="Meiryo UI" w:hAnsi="Segoe UI" w:cs="Segoe UI"/>
                      <w:sz w:val="20"/>
                      <w:szCs w:val="20"/>
                    </w:rPr>
                  </w:rPrChange>
                </w:rPr>
                <w:delText>Automated Notification</w:delText>
              </w:r>
            </w:del>
          </w:p>
        </w:tc>
      </w:tr>
      <w:tr w:rsidR="002B4527" w:rsidRPr="00DF1A2F" w:rsidDel="007C7EE7" w14:paraId="32CC01A0" w14:textId="0A867867" w:rsidTr="000C68F4">
        <w:trPr>
          <w:del w:id="805" w:author="Kitase" w:date="2015-07-26T16:16:00Z"/>
        </w:trPr>
        <w:tc>
          <w:tcPr>
            <w:tcW w:w="1786" w:type="dxa"/>
            <w:shd w:val="clear" w:color="auto" w:fill="E6E6E6"/>
            <w:tcPrChange w:id="806" w:author="Kitase" w:date="2015-07-25T04:33:00Z">
              <w:tcPr>
                <w:tcW w:w="3783" w:type="dxa"/>
                <w:shd w:val="clear" w:color="auto" w:fill="E6E6E6"/>
              </w:tcPr>
            </w:tcPrChange>
          </w:tcPr>
          <w:p w14:paraId="4C26D718" w14:textId="4F6938DF" w:rsidR="002B4527" w:rsidRPr="00DF1A2F" w:rsidDel="007C7EE7" w:rsidRDefault="002B4527" w:rsidP="00165E9C">
            <w:pPr>
              <w:spacing w:line="300" w:lineRule="exact"/>
              <w:rPr>
                <w:del w:id="807" w:author="Kitase" w:date="2015-07-26T16:16:00Z"/>
                <w:rFonts w:ascii="Segoe UI" w:eastAsia="Meiryo UI" w:hAnsi="Segoe UI" w:cs="Segoe UI"/>
                <w:sz w:val="18"/>
                <w:szCs w:val="18"/>
              </w:rPr>
            </w:pPr>
            <w:del w:id="808" w:author="Kitase" w:date="2015-07-26T16:16:00Z">
              <w:r w:rsidRPr="00DF1A2F" w:rsidDel="007C7EE7">
                <w:rPr>
                  <w:rFonts w:ascii="Segoe UI" w:eastAsia="Meiryo UI" w:hAnsi="Segoe UI" w:cs="Segoe UI"/>
                  <w:sz w:val="18"/>
                  <w:szCs w:val="18"/>
                </w:rPr>
                <w:delText>Host Name</w:delText>
              </w:r>
            </w:del>
          </w:p>
        </w:tc>
        <w:tc>
          <w:tcPr>
            <w:tcW w:w="7500" w:type="dxa"/>
            <w:shd w:val="clear" w:color="auto" w:fill="E6E6E6"/>
            <w:tcPrChange w:id="809" w:author="Kitase" w:date="2015-07-25T04:33:00Z">
              <w:tcPr>
                <w:tcW w:w="5485" w:type="dxa"/>
                <w:shd w:val="clear" w:color="auto" w:fill="E6E6E6"/>
              </w:tcPr>
            </w:tcPrChange>
          </w:tcPr>
          <w:p w14:paraId="09169834" w14:textId="4F700604" w:rsidR="002B4527" w:rsidRPr="00DF1A2F" w:rsidDel="007C7EE7" w:rsidRDefault="002B4527" w:rsidP="00165E9C">
            <w:pPr>
              <w:spacing w:line="300" w:lineRule="exact"/>
              <w:rPr>
                <w:del w:id="810" w:author="Kitase" w:date="2015-07-26T16:16:00Z"/>
                <w:rFonts w:ascii="Segoe UI" w:eastAsia="Meiryo UI" w:hAnsi="Segoe UI" w:cs="Segoe UI"/>
                <w:sz w:val="18"/>
                <w:szCs w:val="18"/>
              </w:rPr>
            </w:pPr>
            <w:del w:id="811" w:author="Kitase" w:date="2015-07-26T16:16:00Z">
              <w:r w:rsidRPr="00DF1A2F" w:rsidDel="007C7EE7">
                <w:rPr>
                  <w:rFonts w:ascii="Segoe UI" w:eastAsia="Meiryo UI" w:hAnsi="Segoe UI" w:cs="Segoe UI" w:hint="eastAsia"/>
                  <w:sz w:val="18"/>
                  <w:szCs w:val="18"/>
                </w:rPr>
                <w:delText>ご自身のアカウントを利用している方</w:delText>
              </w:r>
              <w:r w:rsidRPr="00DF1A2F" w:rsidDel="007C7EE7">
                <w:rPr>
                  <w:rFonts w:ascii="Segoe UI" w:eastAsia="Meiryo UI" w:hAnsi="Segoe UI" w:cs="Segoe UI"/>
                  <w:sz w:val="18"/>
                  <w:szCs w:val="18"/>
                </w:rPr>
                <w:delText xml:space="preserve">: </w:delText>
              </w:r>
              <w:r w:rsidRPr="00DF1A2F" w:rsidDel="007C7EE7">
                <w:rPr>
                  <w:rFonts w:ascii="Segoe UI" w:eastAsia="Meiryo UI" w:hAnsi="Segoe UI" w:cs="Segoe UI" w:hint="eastAsia"/>
                  <w:sz w:val="18"/>
                  <w:szCs w:val="18"/>
                </w:rPr>
                <w:delText>任意</w:delText>
              </w:r>
            </w:del>
          </w:p>
          <w:p w14:paraId="42D9A642" w14:textId="0A341140" w:rsidR="002B4527" w:rsidRPr="00DF1A2F" w:rsidDel="007C7EE7" w:rsidRDefault="002B4527" w:rsidP="00165E9C">
            <w:pPr>
              <w:spacing w:line="300" w:lineRule="exact"/>
              <w:rPr>
                <w:del w:id="812" w:author="Kitase" w:date="2015-07-26T16:16:00Z"/>
                <w:rFonts w:ascii="Segoe UI" w:eastAsia="Meiryo UI" w:hAnsi="Segoe UI" w:cs="Segoe UI"/>
                <w:b/>
                <w:sz w:val="18"/>
                <w:szCs w:val="18"/>
              </w:rPr>
            </w:pPr>
            <w:del w:id="813" w:author="Kitase" w:date="2015-07-26T16:16:00Z">
              <w:r w:rsidRPr="00DF1A2F" w:rsidDel="007C7EE7">
                <w:rPr>
                  <w:rFonts w:ascii="Segoe UI" w:eastAsia="Meiryo UI" w:hAnsi="Segoe UI" w:cs="Segoe UI"/>
                  <w:b/>
                  <w:sz w:val="18"/>
                  <w:szCs w:val="18"/>
                </w:rPr>
                <w:delText>IBM</w:delText>
              </w:r>
              <w:r w:rsidRPr="00DF1A2F" w:rsidDel="007C7EE7">
                <w:rPr>
                  <w:rFonts w:ascii="Segoe UI" w:eastAsia="Meiryo UI" w:hAnsi="Segoe UI" w:cs="Segoe UI" w:hint="eastAsia"/>
                  <w:b/>
                  <w:sz w:val="18"/>
                  <w:szCs w:val="18"/>
                </w:rPr>
                <w:delText>から貸与したアカウントを利用している方</w:delText>
              </w:r>
              <w:r w:rsidRPr="00DF1A2F" w:rsidDel="007C7EE7">
                <w:rPr>
                  <w:rFonts w:ascii="Segoe UI" w:eastAsia="Meiryo UI" w:hAnsi="Segoe UI" w:cs="Segoe UI"/>
                  <w:b/>
                  <w:sz w:val="18"/>
                  <w:szCs w:val="18"/>
                </w:rPr>
                <w:delText xml:space="preserve">: </w:delText>
              </w:r>
              <w:r w:rsidRPr="00DF1A2F" w:rsidDel="007C7EE7">
                <w:rPr>
                  <w:rFonts w:ascii="Segoe UI" w:eastAsia="Meiryo UI" w:hAnsi="Segoe UI" w:cs="Segoe UI" w:hint="eastAsia"/>
                  <w:b/>
                  <w:sz w:val="18"/>
                  <w:szCs w:val="18"/>
                </w:rPr>
                <w:delText>アカウント名</w:delText>
              </w:r>
            </w:del>
          </w:p>
        </w:tc>
      </w:tr>
      <w:tr w:rsidR="00C33067" w:rsidRPr="00DF1A2F" w:rsidDel="007C7EE7" w14:paraId="26D8A125" w14:textId="2DACBE86" w:rsidTr="000C68F4">
        <w:trPr>
          <w:del w:id="814" w:author="Kitase" w:date="2015-07-26T16:16:00Z"/>
        </w:trPr>
        <w:tc>
          <w:tcPr>
            <w:tcW w:w="1786" w:type="dxa"/>
            <w:shd w:val="clear" w:color="auto" w:fill="E6E6E6"/>
            <w:tcPrChange w:id="815" w:author="Kitase" w:date="2015-07-25T04:33:00Z">
              <w:tcPr>
                <w:tcW w:w="3783" w:type="dxa"/>
                <w:shd w:val="clear" w:color="auto" w:fill="E6E6E6"/>
              </w:tcPr>
            </w:tcPrChange>
          </w:tcPr>
          <w:p w14:paraId="5767342F" w14:textId="360C98EE" w:rsidR="00C33067" w:rsidRPr="00DF1A2F" w:rsidDel="007C7EE7" w:rsidRDefault="002B4527" w:rsidP="00165E9C">
            <w:pPr>
              <w:spacing w:line="300" w:lineRule="exact"/>
              <w:rPr>
                <w:del w:id="816" w:author="Kitase" w:date="2015-07-26T16:16:00Z"/>
                <w:rFonts w:ascii="Segoe UI" w:eastAsia="Meiryo UI" w:hAnsi="Segoe UI" w:cs="Segoe UI"/>
                <w:sz w:val="18"/>
                <w:szCs w:val="18"/>
              </w:rPr>
            </w:pPr>
            <w:del w:id="817" w:author="Kitase" w:date="2015-07-26T16:16:00Z">
              <w:r w:rsidRPr="00DF1A2F" w:rsidDel="007C7EE7">
                <w:rPr>
                  <w:rFonts w:ascii="Segoe UI" w:eastAsia="Meiryo UI" w:hAnsi="Segoe UI" w:cs="Segoe UI"/>
                  <w:sz w:val="18"/>
                  <w:szCs w:val="18"/>
                </w:rPr>
                <w:delText>Domain Name</w:delText>
              </w:r>
            </w:del>
          </w:p>
        </w:tc>
        <w:tc>
          <w:tcPr>
            <w:tcW w:w="7500" w:type="dxa"/>
            <w:shd w:val="clear" w:color="auto" w:fill="E6E6E6"/>
            <w:tcPrChange w:id="818" w:author="Kitase" w:date="2015-07-25T04:33:00Z">
              <w:tcPr>
                <w:tcW w:w="5485" w:type="dxa"/>
                <w:shd w:val="clear" w:color="auto" w:fill="E6E6E6"/>
              </w:tcPr>
            </w:tcPrChange>
          </w:tcPr>
          <w:p w14:paraId="2D49DFD8" w14:textId="33989ACD" w:rsidR="00C33067" w:rsidRPr="00DF1A2F" w:rsidDel="007C7EE7" w:rsidRDefault="002B4527" w:rsidP="00165E9C">
            <w:pPr>
              <w:spacing w:line="300" w:lineRule="exact"/>
              <w:rPr>
                <w:del w:id="819" w:author="Kitase" w:date="2015-07-26T16:16:00Z"/>
                <w:rFonts w:ascii="Segoe UI" w:eastAsia="Meiryo UI" w:hAnsi="Segoe UI" w:cs="Segoe UI"/>
                <w:sz w:val="18"/>
                <w:szCs w:val="18"/>
              </w:rPr>
            </w:pPr>
            <w:del w:id="820" w:author="Kitase" w:date="2015-07-26T16:16:00Z">
              <w:r w:rsidRPr="00DF1A2F" w:rsidDel="007C7EE7">
                <w:rPr>
                  <w:rFonts w:ascii="Segoe UI" w:eastAsia="Meiryo UI" w:hAnsi="Segoe UI" w:cs="Segoe UI" w:hint="eastAsia"/>
                  <w:sz w:val="18"/>
                  <w:szCs w:val="18"/>
                </w:rPr>
                <w:delText>ご自身のアカウントを利用している方</w:delText>
              </w:r>
              <w:r w:rsidRPr="00DF1A2F" w:rsidDel="007C7EE7">
                <w:rPr>
                  <w:rFonts w:ascii="Segoe UI" w:eastAsia="Meiryo UI" w:hAnsi="Segoe UI" w:cs="Segoe UI"/>
                  <w:sz w:val="18"/>
                  <w:szCs w:val="18"/>
                </w:rPr>
                <w:delText xml:space="preserve">: </w:delText>
              </w:r>
              <w:r w:rsidRPr="00DF1A2F" w:rsidDel="007C7EE7">
                <w:rPr>
                  <w:rFonts w:ascii="Segoe UI" w:eastAsia="Meiryo UI" w:hAnsi="Segoe UI" w:cs="Segoe UI" w:hint="eastAsia"/>
                  <w:sz w:val="18"/>
                  <w:szCs w:val="18"/>
                </w:rPr>
                <w:delText>任意</w:delText>
              </w:r>
            </w:del>
          </w:p>
          <w:p w14:paraId="061D231C" w14:textId="7D1F1D1C" w:rsidR="002B4527" w:rsidRPr="00DF1A2F" w:rsidDel="007C7EE7" w:rsidRDefault="002B4527" w:rsidP="00165E9C">
            <w:pPr>
              <w:spacing w:line="300" w:lineRule="exact"/>
              <w:rPr>
                <w:del w:id="821" w:author="Kitase" w:date="2015-07-26T16:16:00Z"/>
                <w:rFonts w:ascii="Segoe UI" w:eastAsia="Meiryo UI" w:hAnsi="Segoe UI" w:cs="Segoe UI"/>
                <w:b/>
                <w:sz w:val="18"/>
                <w:szCs w:val="18"/>
              </w:rPr>
            </w:pPr>
            <w:del w:id="822" w:author="Kitase" w:date="2015-07-26T16:16:00Z">
              <w:r w:rsidRPr="00DF1A2F" w:rsidDel="007C7EE7">
                <w:rPr>
                  <w:rFonts w:ascii="Segoe UI" w:eastAsia="Meiryo UI" w:hAnsi="Segoe UI" w:cs="Segoe UI"/>
                  <w:b/>
                  <w:sz w:val="18"/>
                  <w:szCs w:val="18"/>
                </w:rPr>
                <w:delText>IBM</w:delText>
              </w:r>
              <w:r w:rsidRPr="00DF1A2F" w:rsidDel="007C7EE7">
                <w:rPr>
                  <w:rFonts w:ascii="Segoe UI" w:eastAsia="Meiryo UI" w:hAnsi="Segoe UI" w:cs="Segoe UI" w:hint="eastAsia"/>
                  <w:b/>
                  <w:sz w:val="18"/>
                  <w:szCs w:val="18"/>
                </w:rPr>
                <w:delText>から貸与したアカウントを利用している方</w:delText>
              </w:r>
              <w:r w:rsidRPr="00DF1A2F" w:rsidDel="007C7EE7">
                <w:rPr>
                  <w:rFonts w:ascii="Segoe UI" w:eastAsia="Meiryo UI" w:hAnsi="Segoe UI" w:cs="Segoe UI"/>
                  <w:b/>
                  <w:sz w:val="18"/>
                  <w:szCs w:val="18"/>
                </w:rPr>
                <w:delText>: handson.jp</w:delText>
              </w:r>
            </w:del>
          </w:p>
        </w:tc>
      </w:tr>
    </w:tbl>
    <w:p w14:paraId="5FAAD637" w14:textId="228A9E31" w:rsidR="00C97AD2" w:rsidRPr="00DF1A2F" w:rsidDel="007C7EE7" w:rsidRDefault="00C97AD2">
      <w:pPr>
        <w:rPr>
          <w:del w:id="823" w:author="Kitase" w:date="2015-07-26T16:16:00Z"/>
          <w:rFonts w:ascii="Segoe UI" w:eastAsia="Meiryo UI" w:hAnsi="Segoe UI" w:cs="Segoe UI"/>
          <w:sz w:val="20"/>
          <w:szCs w:val="20"/>
        </w:rPr>
        <w:pPrChange w:id="824" w:author="Kitase" w:date="2015-07-25T06:43:00Z">
          <w:pPr>
            <w:numPr>
              <w:numId w:val="28"/>
            </w:numPr>
            <w:tabs>
              <w:tab w:val="num" w:pos="360"/>
            </w:tabs>
            <w:ind w:left="360" w:hanging="360"/>
          </w:pPr>
        </w:pPrChange>
      </w:pPr>
      <w:del w:id="825" w:author="Kitase" w:date="2015-07-26T16:16:00Z">
        <w:r w:rsidRPr="00DF1A2F" w:rsidDel="007C7EE7">
          <w:rPr>
            <w:rFonts w:ascii="Segoe UI" w:eastAsia="Meiryo UI" w:hAnsi="Segoe UI" w:cs="Segoe UI" w:hint="eastAsia"/>
            <w:sz w:val="20"/>
            <w:szCs w:val="20"/>
          </w:rPr>
          <w:delText>他はデフォルト設定</w:delText>
        </w:r>
        <w:r w:rsidR="002C494D" w:rsidRPr="00DF1A2F" w:rsidDel="007C7EE7">
          <w:rPr>
            <w:rFonts w:ascii="Segoe UI" w:eastAsia="Meiryo UI" w:hAnsi="Segoe UI" w:cs="Segoe UI" w:hint="eastAsia"/>
            <w:sz w:val="20"/>
            <w:szCs w:val="20"/>
          </w:rPr>
          <w:delText>、</w:delText>
        </w:r>
        <w:r w:rsidRPr="00DF1A2F" w:rsidDel="007C7EE7">
          <w:rPr>
            <w:rFonts w:ascii="Segoe UI" w:eastAsia="Meiryo UI" w:hAnsi="Segoe UI" w:cs="Segoe UI" w:hint="eastAsia"/>
            <w:sz w:val="20"/>
            <w:szCs w:val="20"/>
          </w:rPr>
          <w:delText>講師から何か指定がある場合はそちらに従ってください。</w:delText>
        </w:r>
      </w:del>
    </w:p>
    <w:p w14:paraId="7D7EC701" w14:textId="5C9FCA7A" w:rsidR="008E0852" w:rsidRPr="00DF1A2F" w:rsidDel="0051443B" w:rsidRDefault="00E67252">
      <w:pPr>
        <w:rPr>
          <w:del w:id="826" w:author="Kitase" w:date="2015-07-26T05:14:00Z"/>
          <w:rFonts w:ascii="Segoe UI" w:eastAsia="Meiryo UI" w:hAnsi="Segoe UI" w:cs="Segoe UI"/>
          <w:rPrChange w:id="827" w:author="Kitase" w:date="2015-07-26T16:23:00Z">
            <w:rPr>
              <w:del w:id="828" w:author="Kitase" w:date="2015-07-26T05:14:00Z"/>
            </w:rPr>
          </w:rPrChange>
        </w:rPr>
      </w:pPr>
      <w:del w:id="829" w:author="Kitase" w:date="2015-07-26T16:16:00Z">
        <w:r w:rsidRPr="00DF1A2F" w:rsidDel="007C7EE7">
          <w:rPr>
            <w:rFonts w:ascii="Segoe UI" w:eastAsia="Meiryo UI" w:hAnsi="Segoe UI" w:cs="Segoe UI" w:hint="eastAsia"/>
            <w:sz w:val="20"/>
            <w:szCs w:val="20"/>
            <w:rPrChange w:id="830" w:author="Kitase" w:date="2015-07-26T16:23:00Z">
              <w:rPr>
                <w:rFonts w:hint="eastAsia"/>
                <w:sz w:val="20"/>
                <w:szCs w:val="20"/>
              </w:rPr>
            </w:rPrChange>
          </w:rPr>
          <w:delText>仮想インスタンスの構築方法がわからない場合は、</w:delText>
        </w:r>
        <w:r w:rsidR="002A2B6A" w:rsidRPr="00DF1A2F" w:rsidDel="007C7EE7">
          <w:rPr>
            <w:rFonts w:ascii="Segoe UI" w:eastAsia="Meiryo UI" w:hAnsi="Segoe UI" w:cs="Segoe UI" w:hint="eastAsia"/>
            <w:sz w:val="20"/>
            <w:szCs w:val="20"/>
            <w:rPrChange w:id="831" w:author="Kitase" w:date="2015-07-26T16:23:00Z">
              <w:rPr>
                <w:rFonts w:hint="eastAsia"/>
                <w:sz w:val="20"/>
                <w:szCs w:val="20"/>
              </w:rPr>
            </w:rPrChange>
          </w:rPr>
          <w:delText>「</w:delText>
        </w:r>
        <w:r w:rsidR="002A2B6A" w:rsidRPr="00DF1A2F" w:rsidDel="007C7EE7">
          <w:rPr>
            <w:rFonts w:ascii="Segoe UI" w:eastAsia="Meiryo UI" w:hAnsi="Segoe UI" w:cs="Segoe UI"/>
            <w:sz w:val="20"/>
            <w:szCs w:val="20"/>
            <w:rPrChange w:id="832" w:author="Kitase" w:date="2015-07-26T16:23:00Z">
              <w:rPr>
                <w:sz w:val="20"/>
                <w:szCs w:val="20"/>
              </w:rPr>
            </w:rPrChange>
          </w:rPr>
          <w:delText>SoftLayer</w:delText>
        </w:r>
        <w:r w:rsidR="002A2B6A" w:rsidRPr="00DF1A2F" w:rsidDel="007C7EE7">
          <w:rPr>
            <w:rFonts w:ascii="Segoe UI" w:eastAsia="Meiryo UI" w:hAnsi="Segoe UI" w:cs="Segoe UI" w:hint="eastAsia"/>
            <w:sz w:val="20"/>
            <w:szCs w:val="20"/>
            <w:rPrChange w:id="833" w:author="Kitase" w:date="2015-07-26T16:23:00Z">
              <w:rPr>
                <w:rFonts w:hint="eastAsia"/>
                <w:sz w:val="20"/>
                <w:szCs w:val="20"/>
              </w:rPr>
            </w:rPrChange>
          </w:rPr>
          <w:delText>ハンズオン初級編ガイド」</w:delText>
        </w:r>
      </w:del>
      <w:del w:id="834" w:author="Kitase" w:date="2015-07-25T04:46:00Z">
        <w:r w:rsidR="002A2B6A" w:rsidRPr="00DF1A2F" w:rsidDel="00594172">
          <w:rPr>
            <w:rFonts w:ascii="Segoe UI" w:eastAsia="Meiryo UI" w:hAnsi="Segoe UI" w:cs="Segoe UI" w:hint="eastAsia"/>
            <w:sz w:val="20"/>
            <w:szCs w:val="20"/>
            <w:rPrChange w:id="835" w:author="Kitase" w:date="2015-07-26T16:23:00Z">
              <w:rPr>
                <w:rFonts w:hint="eastAsia"/>
                <w:sz w:val="20"/>
                <w:szCs w:val="20"/>
              </w:rPr>
            </w:rPrChange>
          </w:rPr>
          <w:delText>の</w:delText>
        </w:r>
        <w:r w:rsidR="002A2B6A" w:rsidRPr="00DF1A2F" w:rsidDel="00594172">
          <w:rPr>
            <w:rFonts w:ascii="Segoe UI" w:eastAsia="Meiryo UI" w:hAnsi="Segoe UI" w:cs="Segoe UI"/>
            <w:sz w:val="20"/>
            <w:szCs w:val="20"/>
            <w:rPrChange w:id="836" w:author="Kitase" w:date="2015-07-26T16:23:00Z">
              <w:rPr>
                <w:sz w:val="20"/>
                <w:szCs w:val="20"/>
              </w:rPr>
            </w:rPrChange>
          </w:rPr>
          <w:delText>4</w:delText>
        </w:r>
        <w:r w:rsidR="002A2B6A" w:rsidRPr="00DF1A2F" w:rsidDel="00594172">
          <w:rPr>
            <w:rFonts w:ascii="Segoe UI" w:eastAsia="Meiryo UI" w:hAnsi="Segoe UI" w:cs="Segoe UI" w:hint="eastAsia"/>
            <w:sz w:val="20"/>
            <w:szCs w:val="20"/>
            <w:rPrChange w:id="837" w:author="Kitase" w:date="2015-07-26T16:23:00Z">
              <w:rPr>
                <w:rFonts w:hint="eastAsia"/>
                <w:sz w:val="20"/>
                <w:szCs w:val="20"/>
              </w:rPr>
            </w:rPrChange>
          </w:rPr>
          <w:delText>章～</w:delText>
        </w:r>
        <w:r w:rsidR="002A2B6A" w:rsidRPr="00DF1A2F" w:rsidDel="00594172">
          <w:rPr>
            <w:rFonts w:ascii="Segoe UI" w:eastAsia="Meiryo UI" w:hAnsi="Segoe UI" w:cs="Segoe UI"/>
            <w:sz w:val="20"/>
            <w:szCs w:val="20"/>
            <w:rPrChange w:id="838" w:author="Kitase" w:date="2015-07-26T16:23:00Z">
              <w:rPr>
                <w:sz w:val="20"/>
                <w:szCs w:val="20"/>
              </w:rPr>
            </w:rPrChange>
          </w:rPr>
          <w:delText>8</w:delText>
        </w:r>
        <w:r w:rsidR="002A2B6A" w:rsidRPr="00DF1A2F" w:rsidDel="00594172">
          <w:rPr>
            <w:rFonts w:ascii="Segoe UI" w:eastAsia="Meiryo UI" w:hAnsi="Segoe UI" w:cs="Segoe UI" w:hint="eastAsia"/>
            <w:sz w:val="20"/>
            <w:szCs w:val="20"/>
            <w:rPrChange w:id="839" w:author="Kitase" w:date="2015-07-26T16:23:00Z">
              <w:rPr>
                <w:rFonts w:hint="eastAsia"/>
                <w:sz w:val="20"/>
                <w:szCs w:val="20"/>
              </w:rPr>
            </w:rPrChange>
          </w:rPr>
          <w:delText>章</w:delText>
        </w:r>
      </w:del>
      <w:del w:id="840" w:author="Kitase" w:date="2015-07-26T16:16:00Z">
        <w:r w:rsidR="002A2B6A" w:rsidRPr="00DF1A2F" w:rsidDel="007C7EE7">
          <w:rPr>
            <w:rFonts w:ascii="Segoe UI" w:eastAsia="Meiryo UI" w:hAnsi="Segoe UI" w:cs="Segoe UI" w:hint="eastAsia"/>
            <w:sz w:val="20"/>
            <w:szCs w:val="20"/>
            <w:rPrChange w:id="841" w:author="Kitase" w:date="2015-07-26T16:23:00Z">
              <w:rPr>
                <w:rFonts w:hint="eastAsia"/>
                <w:sz w:val="20"/>
                <w:szCs w:val="20"/>
              </w:rPr>
            </w:rPrChange>
          </w:rPr>
          <w:delText>を参考にしてください。</w:delText>
        </w:r>
        <w:r w:rsidR="00B30931" w:rsidRPr="00DF1A2F" w:rsidDel="007C7EE7">
          <w:rPr>
            <w:rFonts w:ascii="Segoe UI" w:eastAsia="Meiryo UI" w:hAnsi="Segoe UI" w:cs="Segoe UI" w:hint="eastAsia"/>
            <w:rPrChange w:id="842" w:author="Kitase" w:date="2015-07-26T16:23:00Z">
              <w:rPr>
                <w:rFonts w:hint="eastAsia"/>
              </w:rPr>
            </w:rPrChange>
          </w:rPr>
          <w:delText>本ハンズオンではこの</w:delText>
        </w:r>
        <w:r w:rsidRPr="00DF1A2F" w:rsidDel="007C7EE7">
          <w:rPr>
            <w:rFonts w:ascii="Segoe UI" w:eastAsia="Meiryo UI" w:hAnsi="Segoe UI" w:cs="Segoe UI" w:hint="eastAsia"/>
            <w:rPrChange w:id="843" w:author="Kitase" w:date="2015-07-26T16:23:00Z">
              <w:rPr>
                <w:rFonts w:hint="eastAsia"/>
              </w:rPr>
            </w:rPrChange>
          </w:rPr>
          <w:delText>仮想</w:delText>
        </w:r>
        <w:r w:rsidR="00B30931" w:rsidRPr="00DF1A2F" w:rsidDel="007C7EE7">
          <w:rPr>
            <w:rFonts w:ascii="Segoe UI" w:eastAsia="Meiryo UI" w:hAnsi="Segoe UI" w:cs="Segoe UI" w:hint="eastAsia"/>
            <w:rPrChange w:id="844" w:author="Kitase" w:date="2015-07-26T16:23:00Z">
              <w:rPr>
                <w:rFonts w:hint="eastAsia"/>
              </w:rPr>
            </w:rPrChange>
          </w:rPr>
          <w:delText>インスタンスを利用しますので、必ず構築ください。</w:delText>
        </w:r>
        <w:r w:rsidR="00ED5D70" w:rsidRPr="00DF1A2F" w:rsidDel="007C7EE7">
          <w:rPr>
            <w:rFonts w:ascii="Segoe UI" w:eastAsia="Meiryo UI" w:hAnsi="Segoe UI" w:cs="Segoe UI" w:hint="eastAsia"/>
            <w:rPrChange w:id="845" w:author="Kitase" w:date="2015-07-26T16:23:00Z">
              <w:rPr>
                <w:rFonts w:hint="eastAsia"/>
              </w:rPr>
            </w:rPrChange>
          </w:rPr>
          <w:delText>以降、この仮想インスタンスのことを作業マシンと呼びます。</w:delText>
        </w:r>
        <w:r w:rsidR="00FB16A0" w:rsidRPr="00DF1A2F" w:rsidDel="007C7EE7">
          <w:rPr>
            <w:rFonts w:ascii="Segoe UI" w:eastAsia="Meiryo UI" w:hAnsi="Segoe UI" w:cs="Segoe UI" w:hint="eastAsia"/>
            <w:rPrChange w:id="846" w:author="Kitase" w:date="2015-07-26T16:23:00Z">
              <w:rPr>
                <w:rFonts w:hint="eastAsia"/>
              </w:rPr>
            </w:rPrChange>
          </w:rPr>
          <w:delText>本ハンズオンでは、特に</w:delText>
        </w:r>
      </w:del>
      <w:del w:id="847" w:author="Kitase" w:date="2015-07-25T03:48:00Z">
        <w:r w:rsidR="00FB16A0" w:rsidRPr="00DF1A2F" w:rsidDel="000977D3">
          <w:rPr>
            <w:rFonts w:ascii="Segoe UI" w:eastAsia="Meiryo UI" w:hAnsi="Segoe UI" w:cs="Segoe UI" w:hint="eastAsia"/>
            <w:rPrChange w:id="848" w:author="Kitase" w:date="2015-07-26T16:23:00Z">
              <w:rPr>
                <w:rFonts w:hint="eastAsia"/>
              </w:rPr>
            </w:rPrChange>
          </w:rPr>
          <w:delText>明治</w:delText>
        </w:r>
      </w:del>
      <w:del w:id="849" w:author="Kitase" w:date="2015-07-26T16:16:00Z">
        <w:r w:rsidR="00FB16A0" w:rsidRPr="00DF1A2F" w:rsidDel="007C7EE7">
          <w:rPr>
            <w:rFonts w:ascii="Segoe UI" w:eastAsia="Meiryo UI" w:hAnsi="Segoe UI" w:cs="Segoe UI" w:hint="eastAsia"/>
            <w:rPrChange w:id="850" w:author="Kitase" w:date="2015-07-26T16:23:00Z">
              <w:rPr>
                <w:rFonts w:hint="eastAsia"/>
              </w:rPr>
            </w:rPrChange>
          </w:rPr>
          <w:delText>がない限りは全て上記スペックの仮想インスタンスを用いるものとします。</w:delText>
        </w:r>
      </w:del>
    </w:p>
    <w:p w14:paraId="03A5765D" w14:textId="77777777" w:rsidR="002060F1" w:rsidRPr="00DF1A2F" w:rsidDel="0051443B" w:rsidRDefault="000977D3">
      <w:pPr>
        <w:rPr>
          <w:ins w:id="851" w:author="Kitase" w:date="2015-07-25T03:48:00Z"/>
          <w:del w:id="852" w:author="Kitase" w:date="2015-07-26T05:14:00Z"/>
          <w:rFonts w:ascii="Segoe UI" w:eastAsia="Meiryo UI" w:hAnsi="Segoe UI" w:cs="Segoe UI"/>
          <w:rPrChange w:id="853" w:author="Kitase" w:date="2015-07-26T16:23:00Z">
            <w:rPr>
              <w:ins w:id="854" w:author="Kitase" w:date="2015-07-25T03:48:00Z"/>
              <w:del w:id="855" w:author="Kitase" w:date="2015-07-26T05:14:00Z"/>
            </w:rPr>
          </w:rPrChange>
        </w:rPr>
        <w:pPrChange w:id="856" w:author="Kitase" w:date="2015-07-26T06:08:00Z">
          <w:pPr>
            <w:widowControl/>
            <w:jc w:val="left"/>
          </w:pPr>
        </w:pPrChange>
      </w:pPr>
      <w:ins w:id="857" w:author="Kitase" w:date="2015-07-25T03:48:00Z">
        <w:del w:id="858" w:author="Kitase" w:date="2015-07-26T05:14:00Z">
          <w:r w:rsidRPr="00DF1A2F" w:rsidDel="0051443B">
            <w:rPr>
              <w:rFonts w:ascii="Segoe UI" w:eastAsia="Meiryo UI" w:hAnsi="Segoe UI" w:cs="Segoe UI"/>
              <w:rPrChange w:id="859" w:author="Kitase" w:date="2015-07-26T16:23:00Z">
                <w:rPr/>
              </w:rPrChange>
            </w:rPr>
            <w:br w:type="page"/>
          </w:r>
        </w:del>
      </w:ins>
    </w:p>
    <w:p w14:paraId="7DBA9124" w14:textId="77777777" w:rsidR="000977D3" w:rsidRPr="00DF1A2F" w:rsidDel="000977D3" w:rsidRDefault="000977D3">
      <w:pPr>
        <w:rPr>
          <w:del w:id="860" w:author="Kitase" w:date="2015-07-25T03:49:00Z"/>
          <w:rFonts w:ascii="Segoe UI" w:eastAsia="Meiryo UI" w:hAnsi="Segoe UI" w:cs="Segoe UI"/>
          <w:rPrChange w:id="861" w:author="Kitase" w:date="2015-07-26T16:23:00Z">
            <w:rPr>
              <w:del w:id="862" w:author="Kitase" w:date="2015-07-25T03:49:00Z"/>
            </w:rPr>
          </w:rPrChange>
        </w:rPr>
        <w:pPrChange w:id="863" w:author="Kitase" w:date="2015-07-26T06:08:00Z">
          <w:pPr>
            <w:widowControl/>
            <w:jc w:val="left"/>
          </w:pPr>
        </w:pPrChange>
      </w:pPr>
    </w:p>
    <w:p w14:paraId="795F1D97" w14:textId="77777777" w:rsidR="002060F1" w:rsidRPr="00DF1A2F" w:rsidRDefault="00C40D1C">
      <w:pPr>
        <w:rPr>
          <w:rFonts w:ascii="Segoe UI" w:eastAsia="Meiryo UI" w:hAnsi="Segoe UI" w:cs="Segoe UI"/>
          <w:rPrChange w:id="864" w:author="Kitase" w:date="2015-07-26T16:23:00Z">
            <w:rPr/>
          </w:rPrChange>
        </w:rPr>
        <w:pPrChange w:id="865" w:author="Kitase" w:date="2015-07-26T06:08:00Z">
          <w:pPr>
            <w:pStyle w:val="Heading1"/>
          </w:pPr>
        </w:pPrChange>
      </w:pPr>
      <w:del w:id="866" w:author="Kitase" w:date="2015-07-26T16:16:00Z">
        <w:r w:rsidRPr="00DF1A2F" w:rsidDel="007C7EE7">
          <w:rPr>
            <w:rFonts w:ascii="Segoe UI" w:eastAsia="Meiryo UI" w:hAnsi="Segoe UI" w:cs="Segoe UI" w:hint="eastAsia"/>
            <w:rPrChange w:id="867" w:author="Kitase" w:date="2015-07-26T16:23:00Z">
              <w:rPr>
                <w:rFonts w:hint="eastAsia"/>
              </w:rPr>
            </w:rPrChange>
          </w:rPr>
          <w:delText>はじめに</w:delText>
        </w:r>
      </w:del>
    </w:p>
    <w:p w14:paraId="50FF3273" w14:textId="77777777" w:rsidR="0031498B" w:rsidRPr="00DF1A2F" w:rsidRDefault="00F3295F" w:rsidP="0031498B">
      <w:pPr>
        <w:pStyle w:val="Heading2"/>
        <w:rPr>
          <w:rFonts w:ascii="Segoe UI" w:eastAsia="Meiryo UI" w:hAnsi="Segoe UI" w:cs="Segoe UI"/>
        </w:rPr>
      </w:pPr>
      <w:bookmarkStart w:id="868" w:name="_Toc396445888"/>
      <w:bookmarkStart w:id="869" w:name="_Toc396445889"/>
      <w:bookmarkStart w:id="870" w:name="_Toc396445890"/>
      <w:bookmarkStart w:id="871" w:name="_Toc425691119"/>
      <w:bookmarkEnd w:id="868"/>
      <w:bookmarkEnd w:id="869"/>
      <w:bookmarkEnd w:id="870"/>
      <w:r w:rsidRPr="00DF1A2F">
        <w:rPr>
          <w:rFonts w:ascii="Segoe UI" w:eastAsia="Meiryo UI" w:hAnsi="Segoe UI" w:cs="Segoe UI" w:hint="eastAsia"/>
        </w:rPr>
        <w:t>ハンズオンの</w:t>
      </w:r>
      <w:r w:rsidR="0031498B" w:rsidRPr="00DF1A2F">
        <w:rPr>
          <w:rFonts w:ascii="Segoe UI" w:eastAsia="Meiryo UI" w:hAnsi="Segoe UI" w:cs="Segoe UI" w:hint="eastAsia"/>
        </w:rPr>
        <w:t>概要</w:t>
      </w:r>
      <w:bookmarkEnd w:id="871"/>
    </w:p>
    <w:p w14:paraId="693F44B6" w14:textId="79278205" w:rsidR="0031498B" w:rsidRPr="00DF1A2F" w:rsidDel="007C7EE7" w:rsidRDefault="0031498B" w:rsidP="0031498B">
      <w:pPr>
        <w:rPr>
          <w:del w:id="872" w:author="Kitase" w:date="2015-07-26T16:16:00Z"/>
          <w:rFonts w:ascii="Segoe UI" w:eastAsia="Meiryo UI" w:hAnsi="Segoe UI" w:cs="Segoe UI"/>
        </w:rPr>
      </w:pPr>
      <w:r w:rsidRPr="00DF1A2F">
        <w:rPr>
          <w:rFonts w:ascii="Segoe UI" w:eastAsia="Meiryo UI" w:hAnsi="Segoe UI" w:cs="Segoe UI" w:hint="eastAsia"/>
        </w:rPr>
        <w:t>本ハンズオンでは、より</w:t>
      </w:r>
      <w:r w:rsidRPr="00DF1A2F">
        <w:rPr>
          <w:rFonts w:ascii="Segoe UI" w:eastAsia="Meiryo UI" w:hAnsi="Segoe UI" w:cs="Segoe UI"/>
        </w:rPr>
        <w:t>SoftLayer</w:t>
      </w:r>
      <w:r w:rsidRPr="00DF1A2F">
        <w:rPr>
          <w:rFonts w:ascii="Segoe UI" w:eastAsia="Meiryo UI" w:hAnsi="Segoe UI" w:cs="Segoe UI" w:hint="eastAsia"/>
        </w:rPr>
        <w:t>を深くご理解いただくことを目的に、様々な機能や</w:t>
      </w:r>
      <w:r w:rsidR="00F3295F" w:rsidRPr="00DF1A2F">
        <w:rPr>
          <w:rFonts w:ascii="Segoe UI" w:eastAsia="Meiryo UI" w:hAnsi="Segoe UI" w:cs="Segoe UI" w:hint="eastAsia"/>
        </w:rPr>
        <w:t>要素</w:t>
      </w:r>
      <w:r w:rsidRPr="00DF1A2F">
        <w:rPr>
          <w:rFonts w:ascii="Segoe UI" w:eastAsia="Meiryo UI" w:hAnsi="Segoe UI" w:cs="Segoe UI" w:hint="eastAsia"/>
        </w:rPr>
        <w:t>を用いてスケーラブルな環境を構築します。</w:t>
      </w:r>
      <w:r w:rsidRPr="00DF1A2F">
        <w:rPr>
          <w:rFonts w:ascii="Segoe UI" w:eastAsia="Meiryo UI" w:hAnsi="Segoe UI" w:cs="Segoe UI"/>
        </w:rPr>
        <w:t>SoftLayer</w:t>
      </w:r>
      <w:r w:rsidRPr="00DF1A2F">
        <w:rPr>
          <w:rFonts w:ascii="Segoe UI" w:eastAsia="Meiryo UI" w:hAnsi="Segoe UI" w:cs="Segoe UI" w:hint="eastAsia"/>
        </w:rPr>
        <w:t>の提供する機能は、管理者の手間を省き迅速にサーバをデプロイする為に有用な機能や標準のセキュリティを向上させる機能など多岐にわたって存在しています。本ハンズオンを通じて、それらの機能の柔軟さと強力さに触れてみましょう。</w:t>
      </w:r>
    </w:p>
    <w:p w14:paraId="3B3BD947" w14:textId="7BB3FE49" w:rsidR="0031498B" w:rsidRPr="00DF1A2F" w:rsidRDefault="0031498B" w:rsidP="0031498B">
      <w:pPr>
        <w:rPr>
          <w:ins w:id="873" w:author="Kitase" w:date="2015-07-26T16:16:00Z"/>
          <w:rFonts w:ascii="Segoe UI" w:eastAsia="Meiryo UI" w:hAnsi="Segoe UI" w:cs="Segoe UI"/>
        </w:rPr>
      </w:pPr>
    </w:p>
    <w:p w14:paraId="432F3C1E" w14:textId="77777777" w:rsidR="007C7EE7" w:rsidRPr="00DF1A2F" w:rsidRDefault="007C7EE7" w:rsidP="0031498B">
      <w:pPr>
        <w:rPr>
          <w:rFonts w:ascii="Segoe UI" w:eastAsia="Meiryo UI" w:hAnsi="Segoe UI" w:cs="Segoe UI"/>
        </w:rPr>
      </w:pPr>
    </w:p>
    <w:p w14:paraId="020B467F" w14:textId="77777777" w:rsidR="00A9399C" w:rsidRPr="00DF1A2F" w:rsidRDefault="0031498B" w:rsidP="00A9399C">
      <w:pPr>
        <w:pStyle w:val="Heading2"/>
        <w:rPr>
          <w:rFonts w:ascii="Segoe UI" w:eastAsia="Meiryo UI" w:hAnsi="Segoe UI" w:cs="Segoe UI"/>
        </w:rPr>
      </w:pPr>
      <w:bookmarkStart w:id="874" w:name="_Toc425691120"/>
      <w:r w:rsidRPr="00DF1A2F">
        <w:rPr>
          <w:rFonts w:ascii="Segoe UI" w:eastAsia="Meiryo UI" w:hAnsi="Segoe UI" w:cs="Segoe UI" w:hint="eastAsia"/>
        </w:rPr>
        <w:t>本ハンズオンで構築する環境</w:t>
      </w:r>
      <w:bookmarkEnd w:id="874"/>
    </w:p>
    <w:p w14:paraId="059C377A" w14:textId="77777777" w:rsidR="00F23868" w:rsidRPr="00DF1A2F" w:rsidRDefault="00A9399C" w:rsidP="00F23868">
      <w:pPr>
        <w:rPr>
          <w:rFonts w:ascii="Segoe UI" w:eastAsia="Meiryo UI" w:hAnsi="Segoe UI" w:cs="Segoe UI"/>
        </w:rPr>
      </w:pPr>
      <w:r w:rsidRPr="00DF1A2F">
        <w:rPr>
          <w:rFonts w:ascii="Segoe UI" w:eastAsia="Meiryo UI" w:hAnsi="Segoe UI" w:cs="Segoe UI" w:hint="eastAsia"/>
        </w:rPr>
        <w:t>本ハンズオンでは、</w:t>
      </w:r>
      <w:r w:rsidR="00DB04AB" w:rsidRPr="00DF1A2F">
        <w:rPr>
          <w:rFonts w:ascii="Segoe UI" w:eastAsia="Meiryo UI" w:hAnsi="Segoe UI" w:cs="Segoe UI" w:hint="eastAsia"/>
        </w:rPr>
        <w:t>下図に示すような</w:t>
      </w:r>
      <w:r w:rsidRPr="00DF1A2F">
        <w:rPr>
          <w:rFonts w:ascii="Segoe UI" w:eastAsia="Meiryo UI" w:hAnsi="Segoe UI" w:cs="Segoe UI" w:hint="eastAsia"/>
        </w:rPr>
        <w:t>スケーラブルで高性能な</w:t>
      </w:r>
      <w:del w:id="875" w:author="Kitase" w:date="2015-07-25T05:18:00Z">
        <w:r w:rsidRPr="00DF1A2F" w:rsidDel="00730126">
          <w:rPr>
            <w:rFonts w:ascii="Segoe UI" w:eastAsia="Meiryo UI" w:hAnsi="Segoe UI" w:cs="Segoe UI"/>
          </w:rPr>
          <w:delText>Wordpress</w:delText>
        </w:r>
      </w:del>
      <w:ins w:id="876" w:author="Kitase" w:date="2015-07-25T05:18:00Z">
        <w:r w:rsidR="00730126" w:rsidRPr="00DF1A2F">
          <w:rPr>
            <w:rFonts w:ascii="Segoe UI" w:eastAsia="Meiryo UI" w:hAnsi="Segoe UI" w:cs="Segoe UI"/>
          </w:rPr>
          <w:t>WordPress</w:t>
        </w:r>
      </w:ins>
      <w:r w:rsidRPr="00DF1A2F">
        <w:rPr>
          <w:rFonts w:ascii="Segoe UI" w:eastAsia="Meiryo UI" w:hAnsi="Segoe UI" w:cs="Segoe UI" w:hint="eastAsia"/>
        </w:rPr>
        <w:t>環境を</w:t>
      </w:r>
      <w:r w:rsidR="00DB04AB" w:rsidRPr="00DF1A2F">
        <w:rPr>
          <w:rFonts w:ascii="Segoe UI" w:eastAsia="Meiryo UI" w:hAnsi="Segoe UI" w:cs="Segoe UI"/>
        </w:rPr>
        <w:t>SoftLayer</w:t>
      </w:r>
      <w:r w:rsidR="00DB04AB" w:rsidRPr="00DF1A2F">
        <w:rPr>
          <w:rFonts w:ascii="Segoe UI" w:eastAsia="Meiryo UI" w:hAnsi="Segoe UI" w:cs="Segoe UI" w:hint="eastAsia"/>
        </w:rPr>
        <w:t>上に</w:t>
      </w:r>
      <w:r w:rsidRPr="00DF1A2F">
        <w:rPr>
          <w:rFonts w:ascii="Segoe UI" w:eastAsia="Meiryo UI" w:hAnsi="Segoe UI" w:cs="Segoe UI" w:hint="eastAsia"/>
        </w:rPr>
        <w:t>構築します。</w:t>
      </w:r>
      <w:r w:rsidR="0021736F" w:rsidRPr="00DF1A2F">
        <w:rPr>
          <w:rFonts w:ascii="Segoe UI" w:eastAsia="Meiryo UI" w:hAnsi="Segoe UI" w:cs="Segoe UI" w:hint="eastAsia"/>
        </w:rPr>
        <w:t>複数の</w:t>
      </w:r>
      <w:del w:id="877" w:author="Kitase" w:date="2015-07-25T05:18:00Z">
        <w:r w:rsidR="0021736F" w:rsidRPr="00DF1A2F" w:rsidDel="00730126">
          <w:rPr>
            <w:rFonts w:ascii="Segoe UI" w:eastAsia="Meiryo UI" w:hAnsi="Segoe UI" w:cs="Segoe UI"/>
          </w:rPr>
          <w:delText>Wordpress</w:delText>
        </w:r>
      </w:del>
      <w:ins w:id="878" w:author="Kitase" w:date="2015-07-25T05:18:00Z">
        <w:r w:rsidR="00730126" w:rsidRPr="00DF1A2F">
          <w:rPr>
            <w:rFonts w:ascii="Segoe UI" w:eastAsia="Meiryo UI" w:hAnsi="Segoe UI" w:cs="Segoe UI"/>
          </w:rPr>
          <w:t>WordPress</w:t>
        </w:r>
      </w:ins>
      <w:r w:rsidR="0021736F" w:rsidRPr="00DF1A2F">
        <w:rPr>
          <w:rFonts w:ascii="Segoe UI" w:eastAsia="Meiryo UI" w:hAnsi="Segoe UI" w:cs="Segoe UI" w:hint="eastAsia"/>
        </w:rPr>
        <w:t>サーバを自動で</w:t>
      </w:r>
      <w:r w:rsidR="00C20675" w:rsidRPr="00DF1A2F">
        <w:rPr>
          <w:rFonts w:ascii="Segoe UI" w:eastAsia="Meiryo UI" w:hAnsi="Segoe UI" w:cs="Segoe UI" w:hint="eastAsia"/>
        </w:rPr>
        <w:t>構築し、</w:t>
      </w:r>
      <w:r w:rsidR="004810B2" w:rsidRPr="00DF1A2F">
        <w:rPr>
          <w:rFonts w:ascii="Segoe UI" w:eastAsia="Meiryo UI" w:hAnsi="Segoe UI" w:cs="Segoe UI" w:hint="eastAsia"/>
        </w:rPr>
        <w:t>リバースプロキシサーバでコンテンツを</w:t>
      </w:r>
      <w:r w:rsidR="00DB00DC" w:rsidRPr="00DF1A2F">
        <w:rPr>
          <w:rFonts w:ascii="Segoe UI" w:eastAsia="Meiryo UI" w:hAnsi="Segoe UI" w:cs="Segoe UI" w:hint="eastAsia"/>
        </w:rPr>
        <w:t>キャッシュして</w:t>
      </w:r>
      <w:r w:rsidR="001E47AE" w:rsidRPr="00DF1A2F">
        <w:rPr>
          <w:rFonts w:ascii="Segoe UI" w:eastAsia="Meiryo UI" w:hAnsi="Segoe UI" w:cs="Segoe UI" w:hint="eastAsia"/>
        </w:rPr>
        <w:t>通信負荷を低減</w:t>
      </w:r>
      <w:r w:rsidR="002744AA" w:rsidRPr="00DF1A2F">
        <w:rPr>
          <w:rFonts w:ascii="Segoe UI" w:eastAsia="Meiryo UI" w:hAnsi="Segoe UI" w:cs="Segoe UI" w:hint="eastAsia"/>
        </w:rPr>
        <w:t>します。また、</w:t>
      </w:r>
      <w:r w:rsidR="00D34D54" w:rsidRPr="00DF1A2F">
        <w:rPr>
          <w:rFonts w:ascii="Segoe UI" w:eastAsia="Meiryo UI" w:hAnsi="Segoe UI" w:cs="Segoe UI" w:hint="eastAsia"/>
        </w:rPr>
        <w:t>ロードバランサーを導入して</w:t>
      </w:r>
      <w:r w:rsidR="002744AA" w:rsidRPr="00DF1A2F">
        <w:rPr>
          <w:rFonts w:ascii="Segoe UI" w:eastAsia="Meiryo UI" w:hAnsi="Segoe UI" w:cs="Segoe UI" w:hint="eastAsia"/>
        </w:rPr>
        <w:t>、外部からの要求を</w:t>
      </w:r>
      <w:r w:rsidR="00D32823" w:rsidRPr="00DF1A2F">
        <w:rPr>
          <w:rFonts w:ascii="Segoe UI" w:eastAsia="Meiryo UI" w:hAnsi="Segoe UI" w:cs="Segoe UI" w:hint="eastAsia"/>
        </w:rPr>
        <w:t>効率よく分散することで、大量のアクセスにも強いシステムとなります。</w:t>
      </w:r>
    </w:p>
    <w:tbl>
      <w:tblPr>
        <w:tblW w:w="0" w:type="auto"/>
        <w:tblLook w:val="01E0" w:firstRow="1" w:lastRow="1" w:firstColumn="1" w:lastColumn="1" w:noHBand="0" w:noVBand="0"/>
      </w:tblPr>
      <w:tblGrid>
        <w:gridCol w:w="627"/>
        <w:gridCol w:w="8443"/>
      </w:tblGrid>
      <w:tr w:rsidR="00F23868" w:rsidRPr="00DF1A2F" w14:paraId="00BBC578" w14:textId="77777777" w:rsidTr="00EA2D68">
        <w:tc>
          <w:tcPr>
            <w:tcW w:w="633" w:type="dxa"/>
            <w:shd w:val="clear" w:color="auto" w:fill="E6E6E6"/>
          </w:tcPr>
          <w:p w14:paraId="550905C8" w14:textId="77777777" w:rsidR="00F23868" w:rsidRPr="00DF1A2F" w:rsidRDefault="00F23868" w:rsidP="00EA2D68">
            <w:pPr>
              <w:rPr>
                <w:rFonts w:ascii="Segoe UI" w:eastAsia="Meiryo UI" w:hAnsi="Segoe UI" w:cs="Segoe UI"/>
                <w:b/>
                <w:color w:val="365F91"/>
                <w:sz w:val="18"/>
              </w:rPr>
            </w:pPr>
            <w:r w:rsidRPr="00DF1A2F">
              <w:rPr>
                <w:rFonts w:ascii="Segoe UI" w:eastAsia="Meiryo UI" w:hAnsi="Segoe UI" w:cs="Segoe UI" w:hint="eastAsia"/>
                <w:b/>
                <w:color w:val="365F91"/>
                <w:sz w:val="18"/>
              </w:rPr>
              <w:t>注意</w:t>
            </w:r>
          </w:p>
        </w:tc>
        <w:tc>
          <w:tcPr>
            <w:tcW w:w="8635" w:type="dxa"/>
            <w:shd w:val="clear" w:color="auto" w:fill="E6E6E6"/>
          </w:tcPr>
          <w:p w14:paraId="562FBEE9" w14:textId="77777777" w:rsidR="00F23868" w:rsidRPr="00DF1A2F" w:rsidRDefault="00F23868" w:rsidP="00E60B3C">
            <w:pPr>
              <w:rPr>
                <w:rFonts w:ascii="Segoe UI" w:eastAsia="Meiryo UI" w:hAnsi="Segoe UI" w:cs="Segoe UI"/>
                <w:sz w:val="18"/>
              </w:rPr>
            </w:pPr>
            <w:r w:rsidRPr="00DF1A2F">
              <w:rPr>
                <w:rFonts w:ascii="Segoe UI" w:eastAsia="Meiryo UI" w:hAnsi="Segoe UI" w:cs="Segoe UI" w:hint="eastAsia"/>
                <w:sz w:val="18"/>
              </w:rPr>
              <w:t>本ハンズオンでは複数の仮想インスタンスを注文し利用します。</w:t>
            </w:r>
            <w:r w:rsidR="00E60B3C" w:rsidRPr="00DF1A2F">
              <w:rPr>
                <w:rFonts w:ascii="Segoe UI" w:eastAsia="Meiryo UI" w:hAnsi="Segoe UI" w:cs="Segoe UI" w:hint="eastAsia"/>
                <w:sz w:val="18"/>
              </w:rPr>
              <w:t>既に</w:t>
            </w:r>
            <w:r w:rsidR="00E60B3C" w:rsidRPr="00DF1A2F">
              <w:rPr>
                <w:rFonts w:ascii="Segoe UI" w:eastAsia="Meiryo UI" w:hAnsi="Segoe UI" w:cs="Segoe UI"/>
                <w:sz w:val="18"/>
              </w:rPr>
              <w:t>SoftLayer</w:t>
            </w:r>
            <w:r w:rsidR="00E60B3C" w:rsidRPr="00DF1A2F">
              <w:rPr>
                <w:rFonts w:ascii="Segoe UI" w:eastAsia="Meiryo UI" w:hAnsi="Segoe UI" w:cs="Segoe UI" w:hint="eastAsia"/>
                <w:sz w:val="18"/>
              </w:rPr>
              <w:t>をご利用で複数</w:t>
            </w:r>
            <w:r w:rsidR="00E60B3C" w:rsidRPr="00DF1A2F">
              <w:rPr>
                <w:rFonts w:ascii="Segoe UI" w:eastAsia="Meiryo UI" w:hAnsi="Segoe UI" w:cs="Segoe UI"/>
                <w:sz w:val="18"/>
              </w:rPr>
              <w:t>VLAN</w:t>
            </w:r>
            <w:r w:rsidR="00E60B3C" w:rsidRPr="00DF1A2F">
              <w:rPr>
                <w:rFonts w:ascii="Segoe UI" w:eastAsia="Meiryo UI" w:hAnsi="Segoe UI" w:cs="Segoe UI" w:hint="eastAsia"/>
                <w:sz w:val="18"/>
              </w:rPr>
              <w:t>セグメントをお持ちの場合は、注文の際に所属する</w:t>
            </w:r>
            <w:r w:rsidR="00E60B3C" w:rsidRPr="00DF1A2F">
              <w:rPr>
                <w:rFonts w:ascii="Segoe UI" w:eastAsia="Meiryo UI" w:hAnsi="Segoe UI" w:cs="Segoe UI"/>
                <w:sz w:val="18"/>
              </w:rPr>
              <w:t>VLAN</w:t>
            </w:r>
            <w:r w:rsidR="00E60B3C" w:rsidRPr="00DF1A2F">
              <w:rPr>
                <w:rFonts w:ascii="Segoe UI" w:eastAsia="Meiryo UI" w:hAnsi="Segoe UI" w:cs="Segoe UI" w:hint="eastAsia"/>
                <w:sz w:val="18"/>
              </w:rPr>
              <w:t>を明示的に指定して全ての</w:t>
            </w:r>
            <w:r w:rsidR="00E60B3C" w:rsidRPr="00DF1A2F">
              <w:rPr>
                <w:rFonts w:ascii="Segoe UI" w:eastAsia="Meiryo UI" w:hAnsi="Segoe UI" w:cs="Segoe UI"/>
                <w:sz w:val="18"/>
              </w:rPr>
              <w:t>VM</w:t>
            </w:r>
            <w:r w:rsidR="00E60B3C" w:rsidRPr="00DF1A2F">
              <w:rPr>
                <w:rFonts w:ascii="Segoe UI" w:eastAsia="Meiryo UI" w:hAnsi="Segoe UI" w:cs="Segoe UI" w:hint="eastAsia"/>
                <w:sz w:val="18"/>
              </w:rPr>
              <w:t>が同じ</w:t>
            </w:r>
            <w:r w:rsidR="00E60B3C" w:rsidRPr="00DF1A2F">
              <w:rPr>
                <w:rFonts w:ascii="Segoe UI" w:eastAsia="Meiryo UI" w:hAnsi="Segoe UI" w:cs="Segoe UI"/>
                <w:sz w:val="18"/>
              </w:rPr>
              <w:t>VLAN</w:t>
            </w:r>
            <w:r w:rsidR="00E60B3C" w:rsidRPr="00DF1A2F">
              <w:rPr>
                <w:rFonts w:ascii="Segoe UI" w:eastAsia="Meiryo UI" w:hAnsi="Segoe UI" w:cs="Segoe UI" w:hint="eastAsia"/>
                <w:sz w:val="18"/>
              </w:rPr>
              <w:t>に所属していることを確認して下さい。</w:t>
            </w:r>
          </w:p>
        </w:tc>
      </w:tr>
    </w:tbl>
    <w:p w14:paraId="3E933162" w14:textId="77777777" w:rsidR="002127BD" w:rsidRPr="00DF1A2F" w:rsidRDefault="002127BD" w:rsidP="00A9399C">
      <w:pPr>
        <w:rPr>
          <w:rFonts w:ascii="Segoe UI" w:eastAsia="Meiryo UI" w:hAnsi="Segoe UI" w:cs="Segoe UI"/>
        </w:rPr>
      </w:pPr>
    </w:p>
    <w:p w14:paraId="2FDA5D90" w14:textId="7F9DB3B8" w:rsidR="0051443B" w:rsidRPr="00DF1A2F" w:rsidRDefault="001A1358" w:rsidP="00A9399C">
      <w:pPr>
        <w:rPr>
          <w:ins w:id="879" w:author="Kitase" w:date="2015-07-26T16:16:00Z"/>
          <w:rFonts w:ascii="Segoe UI" w:eastAsia="Meiryo UI" w:hAnsi="Segoe UI" w:cs="Segoe UI"/>
        </w:rPr>
      </w:pPr>
      <w:r w:rsidRPr="00DF1A2F">
        <w:rPr>
          <w:rFonts w:ascii="Segoe UI" w:eastAsia="Meiryo UI" w:hAnsi="Segoe UI" w:cs="Segoe UI"/>
          <w:noProof/>
          <w:rPrChange w:id="880" w:author="Kitase" w:date="2015-07-26T16:23:00Z">
            <w:rPr>
              <w:rFonts w:ascii="Segoe UI" w:eastAsia="Meiryo UI" w:hAnsi="Segoe UI" w:cs="Segoe UI"/>
              <w:noProof/>
            </w:rPr>
          </w:rPrChange>
        </w:rPr>
        <w:drawing>
          <wp:inline distT="0" distB="0" distL="0" distR="0" wp14:anchorId="5028D9BE" wp14:editId="1D026307">
            <wp:extent cx="5486400" cy="3876675"/>
            <wp:effectExtent l="0" t="0" r="0" b="0"/>
            <wp:docPr id="2" name="Picture 2" descr="special-hand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ecial-hands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876675"/>
                    </a:xfrm>
                    <a:prstGeom prst="rect">
                      <a:avLst/>
                    </a:prstGeom>
                    <a:noFill/>
                    <a:ln>
                      <a:noFill/>
                    </a:ln>
                  </pic:spPr>
                </pic:pic>
              </a:graphicData>
            </a:graphic>
          </wp:inline>
        </w:drawing>
      </w:r>
    </w:p>
    <w:p w14:paraId="0D726833" w14:textId="79142372" w:rsidR="007C7EE7" w:rsidRPr="00DF1A2F" w:rsidRDefault="007C7EE7">
      <w:pPr>
        <w:widowControl/>
        <w:jc w:val="left"/>
        <w:rPr>
          <w:ins w:id="881" w:author="Kitase" w:date="2015-07-26T16:16:00Z"/>
          <w:rFonts w:ascii="Segoe UI" w:eastAsia="Meiryo UI" w:hAnsi="Segoe UI" w:cs="Segoe UI"/>
        </w:rPr>
      </w:pPr>
      <w:ins w:id="882" w:author="Kitase" w:date="2015-07-26T16:16:00Z">
        <w:r w:rsidRPr="00DF1A2F">
          <w:rPr>
            <w:rFonts w:ascii="Segoe UI" w:eastAsia="Meiryo UI" w:hAnsi="Segoe UI" w:cs="Segoe UI"/>
          </w:rPr>
          <w:br w:type="page"/>
        </w:r>
      </w:ins>
    </w:p>
    <w:p w14:paraId="14A0D217" w14:textId="77777777" w:rsidR="007C7EE7" w:rsidRPr="00DF1A2F" w:rsidRDefault="007C7EE7" w:rsidP="00A9399C">
      <w:pPr>
        <w:rPr>
          <w:ins w:id="883" w:author="Kitase" w:date="2015-07-26T16:16:00Z"/>
          <w:rFonts w:ascii="Segoe UI" w:eastAsia="Meiryo UI" w:hAnsi="Segoe UI" w:cs="Segoe UI"/>
        </w:rPr>
      </w:pPr>
    </w:p>
    <w:p w14:paraId="650D4D80" w14:textId="77777777" w:rsidR="007C7EE7" w:rsidRPr="00DF1A2F" w:rsidRDefault="007C7EE7" w:rsidP="007C7EE7">
      <w:pPr>
        <w:pStyle w:val="Heading2"/>
        <w:rPr>
          <w:ins w:id="884" w:author="Kitase" w:date="2015-07-26T16:16:00Z"/>
          <w:rFonts w:ascii="Segoe UI" w:eastAsia="Meiryo UI" w:hAnsi="Segoe UI" w:cs="Segoe UI"/>
        </w:rPr>
      </w:pPr>
      <w:bookmarkStart w:id="885" w:name="_Toc425691121"/>
      <w:ins w:id="886" w:author="Kitase" w:date="2015-07-26T16:16:00Z">
        <w:r w:rsidRPr="00DF1A2F">
          <w:rPr>
            <w:rFonts w:ascii="Segoe UI" w:eastAsia="Meiryo UI" w:hAnsi="Segoe UI" w:cs="Segoe UI" w:hint="eastAsia"/>
          </w:rPr>
          <w:t>仮想インスタンスの準備</w:t>
        </w:r>
        <w:bookmarkEnd w:id="885"/>
      </w:ins>
    </w:p>
    <w:p w14:paraId="4A6322E8" w14:textId="77777777" w:rsidR="007C7EE7" w:rsidRPr="00DF1A2F" w:rsidRDefault="007C7EE7" w:rsidP="007C7EE7">
      <w:pPr>
        <w:rPr>
          <w:ins w:id="887" w:author="Kitase" w:date="2015-07-26T16:16:00Z"/>
          <w:rFonts w:ascii="Segoe UI" w:eastAsia="Meiryo UI" w:hAnsi="Segoe UI" w:cs="Segoe UI"/>
        </w:rPr>
      </w:pPr>
      <w:ins w:id="888" w:author="Kitase" w:date="2015-07-26T16:16:00Z">
        <w:r w:rsidRPr="00DF1A2F">
          <w:rPr>
            <w:rFonts w:ascii="Segoe UI" w:eastAsia="Meiryo UI" w:hAnsi="Segoe UI" w:cs="Segoe UI"/>
          </w:rPr>
          <w:t>SoftLayer</w:t>
        </w:r>
        <w:r w:rsidRPr="00DF1A2F">
          <w:rPr>
            <w:rFonts w:ascii="Segoe UI" w:eastAsia="Meiryo UI" w:hAnsi="Segoe UI" w:cs="Segoe UI" w:hint="eastAsia"/>
          </w:rPr>
          <w:t>上で下記スペックの時間課金仮想インスタンス（</w:t>
        </w:r>
        <w:r w:rsidRPr="00DF1A2F">
          <w:rPr>
            <w:rFonts w:ascii="Segoe UI" w:eastAsia="Meiryo UI" w:hAnsi="Segoe UI" w:cs="Segoe UI"/>
            <w:b/>
          </w:rPr>
          <w:t>Virtual Server (public node) - Hourly</w:t>
        </w:r>
        <w:r w:rsidRPr="00DF1A2F">
          <w:rPr>
            <w:rFonts w:ascii="Segoe UI" w:eastAsia="Meiryo UI" w:hAnsi="Segoe UI" w:cs="Segoe UI" w:hint="eastAsia"/>
          </w:rPr>
          <w:t>）を構築し、</w:t>
        </w:r>
        <w:r w:rsidRPr="00DF1A2F">
          <w:rPr>
            <w:rFonts w:ascii="Segoe UI" w:eastAsia="Meiryo UI" w:hAnsi="Segoe UI" w:cs="Segoe UI"/>
          </w:rPr>
          <w:t>SSH</w:t>
        </w:r>
        <w:r w:rsidRPr="00DF1A2F">
          <w:rPr>
            <w:rFonts w:ascii="Segoe UI" w:eastAsia="Meiryo UI" w:hAnsi="Segoe UI" w:cs="Segoe UI" w:hint="eastAsia"/>
          </w:rPr>
          <w:t>での接続と操作が可能であることを確認してください。</w:t>
        </w:r>
      </w:ins>
    </w:p>
    <w:tbl>
      <w:tblPr>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1E0" w:firstRow="1" w:lastRow="1" w:firstColumn="1" w:lastColumn="1" w:noHBand="0" w:noVBand="0"/>
        <w:tblPrChange w:id="889" w:author="Kitase" w:date="2015-07-26T16:19:00Z">
          <w:tblPr>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1E0" w:firstRow="1" w:lastRow="1" w:firstColumn="1" w:lastColumn="1" w:noHBand="0" w:noVBand="0"/>
          </w:tblPr>
        </w:tblPrChange>
      </w:tblPr>
      <w:tblGrid>
        <w:gridCol w:w="1975"/>
        <w:gridCol w:w="7075"/>
        <w:tblGridChange w:id="890">
          <w:tblGrid>
            <w:gridCol w:w="1730"/>
            <w:gridCol w:w="7320"/>
          </w:tblGrid>
        </w:tblGridChange>
      </w:tblGrid>
      <w:tr w:rsidR="007C7EE7" w:rsidRPr="00DF1A2F" w14:paraId="17699524" w14:textId="77777777" w:rsidTr="007C7EE7">
        <w:trPr>
          <w:ins w:id="891" w:author="Kitase" w:date="2015-07-26T16:16:00Z"/>
        </w:trPr>
        <w:tc>
          <w:tcPr>
            <w:tcW w:w="1975" w:type="dxa"/>
            <w:shd w:val="clear" w:color="auto" w:fill="E6E6E6"/>
            <w:tcPrChange w:id="892" w:author="Kitase" w:date="2015-07-26T16:19:00Z">
              <w:tcPr>
                <w:tcW w:w="1786" w:type="dxa"/>
                <w:shd w:val="clear" w:color="auto" w:fill="E6E6E6"/>
              </w:tcPr>
            </w:tcPrChange>
          </w:tcPr>
          <w:p w14:paraId="583EFE57" w14:textId="77777777" w:rsidR="007C7EE7" w:rsidRPr="00DF1A2F" w:rsidRDefault="007C7EE7" w:rsidP="00837103">
            <w:pPr>
              <w:spacing w:line="300" w:lineRule="exact"/>
              <w:rPr>
                <w:ins w:id="893" w:author="Kitase" w:date="2015-07-26T16:16:00Z"/>
                <w:rFonts w:ascii="Segoe UI" w:eastAsia="Meiryo UI" w:hAnsi="Segoe UI" w:cs="Segoe UI"/>
                <w:sz w:val="18"/>
                <w:szCs w:val="18"/>
              </w:rPr>
            </w:pPr>
            <w:ins w:id="894" w:author="Kitase" w:date="2015-07-26T16:16:00Z">
              <w:r w:rsidRPr="00DF1A2F">
                <w:rPr>
                  <w:rFonts w:ascii="Segoe UI" w:eastAsia="Meiryo UI" w:hAnsi="Segoe UI" w:cs="Segoe UI"/>
                  <w:sz w:val="18"/>
                  <w:szCs w:val="18"/>
                </w:rPr>
                <w:t>Data Center</w:t>
              </w:r>
            </w:ins>
          </w:p>
        </w:tc>
        <w:tc>
          <w:tcPr>
            <w:tcW w:w="7075" w:type="dxa"/>
            <w:shd w:val="clear" w:color="auto" w:fill="E6E6E6"/>
            <w:tcPrChange w:id="895" w:author="Kitase" w:date="2015-07-26T16:19:00Z">
              <w:tcPr>
                <w:tcW w:w="7500" w:type="dxa"/>
                <w:shd w:val="clear" w:color="auto" w:fill="E6E6E6"/>
              </w:tcPr>
            </w:tcPrChange>
          </w:tcPr>
          <w:p w14:paraId="03B02434" w14:textId="77777777" w:rsidR="007C7EE7" w:rsidRPr="00DF1A2F" w:rsidRDefault="007C7EE7" w:rsidP="00837103">
            <w:pPr>
              <w:spacing w:line="300" w:lineRule="exact"/>
              <w:rPr>
                <w:ins w:id="896" w:author="Kitase" w:date="2015-07-26T16:16:00Z"/>
                <w:rFonts w:ascii="Segoe UI" w:eastAsia="Meiryo UI" w:hAnsi="Segoe UI" w:cs="Segoe UI"/>
                <w:sz w:val="18"/>
                <w:szCs w:val="18"/>
              </w:rPr>
            </w:pPr>
            <w:ins w:id="897" w:author="Kitase" w:date="2015-07-26T16:16:00Z">
              <w:r w:rsidRPr="00DF1A2F">
                <w:rPr>
                  <w:rFonts w:ascii="Segoe UI" w:eastAsia="Meiryo UI" w:hAnsi="Segoe UI" w:cs="Segoe UI"/>
                  <w:sz w:val="18"/>
                  <w:szCs w:val="18"/>
                </w:rPr>
                <w:t>San Jose 1</w:t>
              </w:r>
            </w:ins>
          </w:p>
        </w:tc>
      </w:tr>
      <w:tr w:rsidR="007C7EE7" w:rsidRPr="00DF1A2F" w14:paraId="4B181EF0" w14:textId="77777777" w:rsidTr="007C7EE7">
        <w:trPr>
          <w:ins w:id="898" w:author="Kitase" w:date="2015-07-26T16:16:00Z"/>
        </w:trPr>
        <w:tc>
          <w:tcPr>
            <w:tcW w:w="1975" w:type="dxa"/>
            <w:shd w:val="clear" w:color="auto" w:fill="E6E6E6"/>
            <w:tcPrChange w:id="899" w:author="Kitase" w:date="2015-07-26T16:19:00Z">
              <w:tcPr>
                <w:tcW w:w="1786" w:type="dxa"/>
                <w:shd w:val="clear" w:color="auto" w:fill="E6E6E6"/>
              </w:tcPr>
            </w:tcPrChange>
          </w:tcPr>
          <w:p w14:paraId="488B4D09" w14:textId="77777777" w:rsidR="007C7EE7" w:rsidRPr="00DF1A2F" w:rsidRDefault="007C7EE7" w:rsidP="00837103">
            <w:pPr>
              <w:spacing w:line="300" w:lineRule="exact"/>
              <w:rPr>
                <w:ins w:id="900" w:author="Kitase" w:date="2015-07-26T16:16:00Z"/>
                <w:rFonts w:ascii="Segoe UI" w:eastAsia="Meiryo UI" w:hAnsi="Segoe UI" w:cs="Segoe UI"/>
                <w:sz w:val="18"/>
                <w:szCs w:val="18"/>
              </w:rPr>
            </w:pPr>
            <w:ins w:id="901" w:author="Kitase" w:date="2015-07-26T16:16:00Z">
              <w:r w:rsidRPr="00DF1A2F">
                <w:rPr>
                  <w:rFonts w:ascii="Segoe UI" w:eastAsia="Meiryo UI" w:hAnsi="Segoe UI" w:cs="Segoe UI"/>
                  <w:sz w:val="18"/>
                  <w:szCs w:val="18"/>
                </w:rPr>
                <w:t>Operating System</w:t>
              </w:r>
            </w:ins>
          </w:p>
        </w:tc>
        <w:tc>
          <w:tcPr>
            <w:tcW w:w="7075" w:type="dxa"/>
            <w:shd w:val="clear" w:color="auto" w:fill="E6E6E6"/>
            <w:tcPrChange w:id="902" w:author="Kitase" w:date="2015-07-26T16:19:00Z">
              <w:tcPr>
                <w:tcW w:w="7500" w:type="dxa"/>
                <w:shd w:val="clear" w:color="auto" w:fill="E6E6E6"/>
              </w:tcPr>
            </w:tcPrChange>
          </w:tcPr>
          <w:p w14:paraId="23172CA3" w14:textId="77777777" w:rsidR="007C7EE7" w:rsidRPr="00DF1A2F" w:rsidRDefault="007C7EE7" w:rsidP="00837103">
            <w:pPr>
              <w:spacing w:line="300" w:lineRule="exact"/>
              <w:rPr>
                <w:ins w:id="903" w:author="Kitase" w:date="2015-07-26T16:16:00Z"/>
                <w:rFonts w:ascii="Segoe UI" w:eastAsia="Meiryo UI" w:hAnsi="Segoe UI" w:cs="Segoe UI"/>
                <w:sz w:val="18"/>
                <w:szCs w:val="18"/>
              </w:rPr>
            </w:pPr>
            <w:ins w:id="904" w:author="Kitase" w:date="2015-07-26T16:16:00Z">
              <w:r w:rsidRPr="00DF1A2F">
                <w:rPr>
                  <w:rFonts w:ascii="Segoe UI" w:eastAsia="Meiryo UI" w:hAnsi="Segoe UI" w:cs="Segoe UI"/>
                  <w:sz w:val="18"/>
                  <w:szCs w:val="18"/>
                </w:rPr>
                <w:t>CentOS 6.x - Minimal Install (64 bit)</w:t>
              </w:r>
            </w:ins>
          </w:p>
        </w:tc>
      </w:tr>
      <w:tr w:rsidR="007C7EE7" w:rsidRPr="00DF1A2F" w14:paraId="78E47936" w14:textId="77777777" w:rsidTr="007C7EE7">
        <w:trPr>
          <w:ins w:id="905" w:author="Kitase" w:date="2015-07-26T16:16:00Z"/>
        </w:trPr>
        <w:tc>
          <w:tcPr>
            <w:tcW w:w="1975" w:type="dxa"/>
            <w:shd w:val="clear" w:color="auto" w:fill="E6E6E6"/>
            <w:tcPrChange w:id="906" w:author="Kitase" w:date="2015-07-26T16:19:00Z">
              <w:tcPr>
                <w:tcW w:w="1786" w:type="dxa"/>
                <w:shd w:val="clear" w:color="auto" w:fill="E6E6E6"/>
              </w:tcPr>
            </w:tcPrChange>
          </w:tcPr>
          <w:p w14:paraId="7767C017" w14:textId="77777777" w:rsidR="007C7EE7" w:rsidRPr="00DF1A2F" w:rsidRDefault="007C7EE7" w:rsidP="00837103">
            <w:pPr>
              <w:spacing w:line="300" w:lineRule="exact"/>
              <w:rPr>
                <w:ins w:id="907" w:author="Kitase" w:date="2015-07-26T16:16:00Z"/>
                <w:rFonts w:ascii="Segoe UI" w:eastAsia="Meiryo UI" w:hAnsi="Segoe UI" w:cs="Segoe UI"/>
                <w:sz w:val="18"/>
                <w:szCs w:val="18"/>
              </w:rPr>
            </w:pPr>
            <w:ins w:id="908" w:author="Kitase" w:date="2015-07-26T16:16:00Z">
              <w:r w:rsidRPr="00DF1A2F">
                <w:rPr>
                  <w:rFonts w:ascii="Segoe UI" w:eastAsia="Meiryo UI" w:hAnsi="Segoe UI" w:cs="Segoe UI"/>
                  <w:sz w:val="18"/>
                  <w:szCs w:val="18"/>
                </w:rPr>
                <w:t>Advanced Monitoring</w:t>
              </w:r>
            </w:ins>
          </w:p>
        </w:tc>
        <w:tc>
          <w:tcPr>
            <w:tcW w:w="7075" w:type="dxa"/>
            <w:shd w:val="clear" w:color="auto" w:fill="E6E6E6"/>
            <w:tcPrChange w:id="909" w:author="Kitase" w:date="2015-07-26T16:19:00Z">
              <w:tcPr>
                <w:tcW w:w="7500" w:type="dxa"/>
                <w:shd w:val="clear" w:color="auto" w:fill="E6E6E6"/>
              </w:tcPr>
            </w:tcPrChange>
          </w:tcPr>
          <w:p w14:paraId="62412991" w14:textId="77777777" w:rsidR="007C7EE7" w:rsidRPr="00DF1A2F" w:rsidRDefault="007C7EE7" w:rsidP="00837103">
            <w:pPr>
              <w:spacing w:line="300" w:lineRule="exact"/>
              <w:rPr>
                <w:ins w:id="910" w:author="Kitase" w:date="2015-07-26T16:16:00Z"/>
                <w:rFonts w:ascii="Segoe UI" w:eastAsia="Meiryo UI" w:hAnsi="Segoe UI" w:cs="Segoe UI"/>
                <w:sz w:val="18"/>
                <w:szCs w:val="18"/>
              </w:rPr>
            </w:pPr>
            <w:ins w:id="911" w:author="Kitase" w:date="2015-07-26T16:16:00Z">
              <w:r w:rsidRPr="00DF1A2F">
                <w:rPr>
                  <w:rFonts w:ascii="Segoe UI" w:eastAsia="Meiryo UI" w:hAnsi="Segoe UI" w:cs="Segoe UI"/>
                  <w:sz w:val="18"/>
                  <w:szCs w:val="18"/>
                </w:rPr>
                <w:t>None</w:t>
              </w:r>
            </w:ins>
          </w:p>
        </w:tc>
      </w:tr>
      <w:tr w:rsidR="007C7EE7" w:rsidRPr="00DF1A2F" w14:paraId="7C333A2E" w14:textId="77777777" w:rsidTr="007C7EE7">
        <w:trPr>
          <w:ins w:id="912" w:author="Kitase" w:date="2015-07-26T16:16:00Z"/>
        </w:trPr>
        <w:tc>
          <w:tcPr>
            <w:tcW w:w="1975" w:type="dxa"/>
            <w:shd w:val="clear" w:color="auto" w:fill="E6E6E6"/>
            <w:tcPrChange w:id="913" w:author="Kitase" w:date="2015-07-26T16:19:00Z">
              <w:tcPr>
                <w:tcW w:w="1786" w:type="dxa"/>
                <w:shd w:val="clear" w:color="auto" w:fill="E6E6E6"/>
              </w:tcPr>
            </w:tcPrChange>
          </w:tcPr>
          <w:p w14:paraId="700B0F24" w14:textId="77777777" w:rsidR="007C7EE7" w:rsidRPr="00DF1A2F" w:rsidRDefault="007C7EE7" w:rsidP="00837103">
            <w:pPr>
              <w:spacing w:line="300" w:lineRule="exact"/>
              <w:rPr>
                <w:ins w:id="914" w:author="Kitase" w:date="2015-07-26T16:16:00Z"/>
                <w:rFonts w:ascii="Segoe UI" w:eastAsia="Meiryo UI" w:hAnsi="Segoe UI" w:cs="Segoe UI"/>
                <w:sz w:val="18"/>
                <w:szCs w:val="18"/>
              </w:rPr>
            </w:pPr>
            <w:ins w:id="915" w:author="Kitase" w:date="2015-07-26T16:16:00Z">
              <w:r w:rsidRPr="00DF1A2F">
                <w:rPr>
                  <w:rFonts w:ascii="Segoe UI" w:eastAsia="Meiryo UI" w:hAnsi="Segoe UI" w:cs="Segoe UI"/>
                  <w:sz w:val="18"/>
                  <w:szCs w:val="18"/>
                </w:rPr>
                <w:t>Hardware &amp; Software Firewalls</w:t>
              </w:r>
            </w:ins>
          </w:p>
        </w:tc>
        <w:tc>
          <w:tcPr>
            <w:tcW w:w="7075" w:type="dxa"/>
            <w:shd w:val="clear" w:color="auto" w:fill="E6E6E6"/>
            <w:tcPrChange w:id="916" w:author="Kitase" w:date="2015-07-26T16:19:00Z">
              <w:tcPr>
                <w:tcW w:w="7500" w:type="dxa"/>
                <w:shd w:val="clear" w:color="auto" w:fill="E6E6E6"/>
              </w:tcPr>
            </w:tcPrChange>
          </w:tcPr>
          <w:p w14:paraId="7350C219" w14:textId="77777777" w:rsidR="007C7EE7" w:rsidRPr="00DF1A2F" w:rsidRDefault="007C7EE7" w:rsidP="00837103">
            <w:pPr>
              <w:spacing w:line="300" w:lineRule="exact"/>
              <w:rPr>
                <w:ins w:id="917" w:author="Kitase" w:date="2015-07-26T16:16:00Z"/>
                <w:rFonts w:ascii="Segoe UI" w:eastAsia="Meiryo UI" w:hAnsi="Segoe UI" w:cs="Segoe UI"/>
                <w:sz w:val="18"/>
                <w:szCs w:val="18"/>
              </w:rPr>
            </w:pPr>
            <w:ins w:id="918" w:author="Kitase" w:date="2015-07-26T16:16:00Z">
              <w:r w:rsidRPr="00DF1A2F">
                <w:rPr>
                  <w:rFonts w:ascii="Segoe UI" w:eastAsia="Meiryo UI" w:hAnsi="Segoe UI" w:cs="Segoe UI"/>
                  <w:sz w:val="18"/>
                  <w:szCs w:val="18"/>
                </w:rPr>
                <w:t>None</w:t>
              </w:r>
            </w:ins>
          </w:p>
        </w:tc>
      </w:tr>
      <w:tr w:rsidR="007C7EE7" w:rsidRPr="00DF1A2F" w14:paraId="00F66E3A" w14:textId="77777777" w:rsidTr="007C7EE7">
        <w:trPr>
          <w:ins w:id="919" w:author="Kitase" w:date="2015-07-26T16:16:00Z"/>
        </w:trPr>
        <w:tc>
          <w:tcPr>
            <w:tcW w:w="1975" w:type="dxa"/>
            <w:shd w:val="clear" w:color="auto" w:fill="E6E6E6"/>
            <w:tcPrChange w:id="920" w:author="Kitase" w:date="2015-07-26T16:19:00Z">
              <w:tcPr>
                <w:tcW w:w="1786" w:type="dxa"/>
                <w:shd w:val="clear" w:color="auto" w:fill="E6E6E6"/>
              </w:tcPr>
            </w:tcPrChange>
          </w:tcPr>
          <w:p w14:paraId="544BF5B7" w14:textId="77777777" w:rsidR="007C7EE7" w:rsidRPr="00DF1A2F" w:rsidRDefault="007C7EE7" w:rsidP="00837103">
            <w:pPr>
              <w:spacing w:line="300" w:lineRule="exact"/>
              <w:rPr>
                <w:ins w:id="921" w:author="Kitase" w:date="2015-07-26T16:16:00Z"/>
                <w:rFonts w:ascii="Segoe UI" w:eastAsia="Meiryo UI" w:hAnsi="Segoe UI" w:cs="Segoe UI"/>
                <w:sz w:val="18"/>
                <w:szCs w:val="18"/>
              </w:rPr>
            </w:pPr>
            <w:ins w:id="922" w:author="Kitase" w:date="2015-07-26T16:16:00Z">
              <w:r w:rsidRPr="00DF1A2F">
                <w:rPr>
                  <w:rFonts w:ascii="Segoe UI" w:eastAsia="Meiryo UI" w:hAnsi="Segoe UI" w:cs="Segoe UI"/>
                  <w:sz w:val="18"/>
                  <w:szCs w:val="18"/>
                </w:rPr>
                <w:t>Monitoring</w:t>
              </w:r>
            </w:ins>
          </w:p>
        </w:tc>
        <w:tc>
          <w:tcPr>
            <w:tcW w:w="7075" w:type="dxa"/>
            <w:shd w:val="clear" w:color="auto" w:fill="E6E6E6"/>
            <w:tcPrChange w:id="923" w:author="Kitase" w:date="2015-07-26T16:19:00Z">
              <w:tcPr>
                <w:tcW w:w="7500" w:type="dxa"/>
                <w:shd w:val="clear" w:color="auto" w:fill="E6E6E6"/>
              </w:tcPr>
            </w:tcPrChange>
          </w:tcPr>
          <w:p w14:paraId="011E42D4" w14:textId="77777777" w:rsidR="007C7EE7" w:rsidRPr="00DF1A2F" w:rsidRDefault="007C7EE7" w:rsidP="00837103">
            <w:pPr>
              <w:spacing w:line="300" w:lineRule="exact"/>
              <w:rPr>
                <w:ins w:id="924" w:author="Kitase" w:date="2015-07-26T16:16:00Z"/>
                <w:rFonts w:ascii="Segoe UI" w:eastAsia="Meiryo UI" w:hAnsi="Segoe UI" w:cs="Segoe UI"/>
                <w:sz w:val="18"/>
                <w:szCs w:val="18"/>
              </w:rPr>
            </w:pPr>
            <w:ins w:id="925" w:author="Kitase" w:date="2015-07-26T16:16:00Z">
              <w:r w:rsidRPr="00DF1A2F">
                <w:rPr>
                  <w:rFonts w:ascii="Segoe UI" w:eastAsia="Meiryo UI" w:hAnsi="Segoe UI" w:cs="Segoe UI"/>
                  <w:sz w:val="18"/>
                  <w:szCs w:val="18"/>
                </w:rPr>
                <w:t>Host Ping</w:t>
              </w:r>
            </w:ins>
          </w:p>
        </w:tc>
      </w:tr>
      <w:tr w:rsidR="007C7EE7" w:rsidRPr="00DF1A2F" w14:paraId="700531A8" w14:textId="77777777" w:rsidTr="007C7EE7">
        <w:trPr>
          <w:ins w:id="926" w:author="Kitase" w:date="2015-07-26T16:16:00Z"/>
        </w:trPr>
        <w:tc>
          <w:tcPr>
            <w:tcW w:w="1975" w:type="dxa"/>
            <w:shd w:val="clear" w:color="auto" w:fill="E6E6E6"/>
            <w:tcPrChange w:id="927" w:author="Kitase" w:date="2015-07-26T16:19:00Z">
              <w:tcPr>
                <w:tcW w:w="1786" w:type="dxa"/>
                <w:shd w:val="clear" w:color="auto" w:fill="E6E6E6"/>
              </w:tcPr>
            </w:tcPrChange>
          </w:tcPr>
          <w:p w14:paraId="08EF44D2" w14:textId="77777777" w:rsidR="007C7EE7" w:rsidRPr="00DF1A2F" w:rsidRDefault="007C7EE7" w:rsidP="00837103">
            <w:pPr>
              <w:spacing w:line="300" w:lineRule="exact"/>
              <w:rPr>
                <w:ins w:id="928" w:author="Kitase" w:date="2015-07-26T16:16:00Z"/>
                <w:rFonts w:ascii="Segoe UI" w:eastAsia="Meiryo UI" w:hAnsi="Segoe UI" w:cs="Segoe UI"/>
                <w:sz w:val="18"/>
                <w:szCs w:val="18"/>
              </w:rPr>
            </w:pPr>
            <w:ins w:id="929" w:author="Kitase" w:date="2015-07-26T16:16:00Z">
              <w:r w:rsidRPr="00DF1A2F">
                <w:rPr>
                  <w:rFonts w:ascii="Segoe UI" w:eastAsia="Meiryo UI" w:hAnsi="Segoe UI" w:cs="Segoe UI"/>
                  <w:sz w:val="18"/>
                  <w:szCs w:val="18"/>
                </w:rPr>
                <w:t>Response</w:t>
              </w:r>
            </w:ins>
          </w:p>
        </w:tc>
        <w:tc>
          <w:tcPr>
            <w:tcW w:w="7075" w:type="dxa"/>
            <w:shd w:val="clear" w:color="auto" w:fill="E6E6E6"/>
            <w:tcPrChange w:id="930" w:author="Kitase" w:date="2015-07-26T16:19:00Z">
              <w:tcPr>
                <w:tcW w:w="7500" w:type="dxa"/>
                <w:shd w:val="clear" w:color="auto" w:fill="E6E6E6"/>
              </w:tcPr>
            </w:tcPrChange>
          </w:tcPr>
          <w:p w14:paraId="5E2FEF89" w14:textId="77777777" w:rsidR="007C7EE7" w:rsidRPr="00DF1A2F" w:rsidRDefault="007C7EE7" w:rsidP="00837103">
            <w:pPr>
              <w:spacing w:line="300" w:lineRule="exact"/>
              <w:rPr>
                <w:ins w:id="931" w:author="Kitase" w:date="2015-07-26T16:16:00Z"/>
                <w:rFonts w:ascii="Segoe UI" w:eastAsia="Meiryo UI" w:hAnsi="Segoe UI" w:cs="Segoe UI"/>
                <w:sz w:val="18"/>
                <w:szCs w:val="18"/>
              </w:rPr>
            </w:pPr>
            <w:ins w:id="932" w:author="Kitase" w:date="2015-07-26T16:16:00Z">
              <w:r w:rsidRPr="00DF1A2F">
                <w:rPr>
                  <w:rFonts w:ascii="Segoe UI" w:eastAsia="Meiryo UI" w:hAnsi="Segoe UI" w:cs="Segoe UI"/>
                  <w:sz w:val="18"/>
                  <w:szCs w:val="18"/>
                </w:rPr>
                <w:t>Automated Notification</w:t>
              </w:r>
            </w:ins>
          </w:p>
        </w:tc>
      </w:tr>
      <w:tr w:rsidR="007C7EE7" w:rsidRPr="00DF1A2F" w14:paraId="4B4671BE" w14:textId="77777777" w:rsidTr="007C7EE7">
        <w:trPr>
          <w:ins w:id="933" w:author="Kitase" w:date="2015-07-26T16:16:00Z"/>
        </w:trPr>
        <w:tc>
          <w:tcPr>
            <w:tcW w:w="1975" w:type="dxa"/>
            <w:shd w:val="clear" w:color="auto" w:fill="E6E6E6"/>
            <w:tcPrChange w:id="934" w:author="Kitase" w:date="2015-07-26T16:19:00Z">
              <w:tcPr>
                <w:tcW w:w="1786" w:type="dxa"/>
                <w:shd w:val="clear" w:color="auto" w:fill="E6E6E6"/>
              </w:tcPr>
            </w:tcPrChange>
          </w:tcPr>
          <w:p w14:paraId="124EE76E" w14:textId="77777777" w:rsidR="007C7EE7" w:rsidRPr="00DF1A2F" w:rsidRDefault="007C7EE7" w:rsidP="00837103">
            <w:pPr>
              <w:spacing w:line="300" w:lineRule="exact"/>
              <w:rPr>
                <w:ins w:id="935" w:author="Kitase" w:date="2015-07-26T16:16:00Z"/>
                <w:rFonts w:ascii="Segoe UI" w:eastAsia="Meiryo UI" w:hAnsi="Segoe UI" w:cs="Segoe UI"/>
                <w:sz w:val="18"/>
                <w:szCs w:val="18"/>
              </w:rPr>
            </w:pPr>
            <w:ins w:id="936" w:author="Kitase" w:date="2015-07-26T16:16:00Z">
              <w:r w:rsidRPr="00DF1A2F">
                <w:rPr>
                  <w:rFonts w:ascii="Segoe UI" w:eastAsia="Meiryo UI" w:hAnsi="Segoe UI" w:cs="Segoe UI"/>
                  <w:sz w:val="18"/>
                  <w:szCs w:val="18"/>
                </w:rPr>
                <w:t>Provisioning Scripts</w:t>
              </w:r>
            </w:ins>
          </w:p>
          <w:p w14:paraId="781121ED" w14:textId="77777777" w:rsidR="007C7EE7" w:rsidRPr="00DF1A2F" w:rsidRDefault="007C7EE7" w:rsidP="00837103">
            <w:pPr>
              <w:spacing w:line="300" w:lineRule="exact"/>
              <w:rPr>
                <w:ins w:id="937" w:author="Kitase" w:date="2015-07-26T16:16:00Z"/>
                <w:rFonts w:ascii="Segoe UI" w:eastAsia="Meiryo UI" w:hAnsi="Segoe UI" w:cs="Segoe UI"/>
                <w:sz w:val="18"/>
                <w:szCs w:val="18"/>
              </w:rPr>
            </w:pPr>
            <w:ins w:id="938" w:author="Kitase" w:date="2015-07-26T16:16:00Z">
              <w:r w:rsidRPr="00DF1A2F">
                <w:rPr>
                  <w:rFonts w:ascii="Segoe UI" w:eastAsia="Meiryo UI" w:hAnsi="Segoe UI" w:cs="Segoe UI"/>
                  <w:sz w:val="18"/>
                  <w:szCs w:val="18"/>
                </w:rPr>
                <w:t>Existing Script:</w:t>
              </w:r>
            </w:ins>
          </w:p>
          <w:p w14:paraId="444F7F6D" w14:textId="77777777" w:rsidR="007C7EE7" w:rsidRPr="00DF1A2F" w:rsidRDefault="007C7EE7" w:rsidP="00837103">
            <w:pPr>
              <w:spacing w:line="300" w:lineRule="exact"/>
              <w:rPr>
                <w:ins w:id="939" w:author="Kitase" w:date="2015-07-26T16:16:00Z"/>
                <w:rFonts w:ascii="Segoe UI" w:eastAsia="Meiryo UI" w:hAnsi="Segoe UI" w:cs="Segoe UI"/>
                <w:sz w:val="18"/>
                <w:szCs w:val="18"/>
              </w:rPr>
            </w:pPr>
            <w:ins w:id="940" w:author="Kitase" w:date="2015-07-26T16:16:00Z">
              <w:r w:rsidRPr="00DF1A2F">
                <w:rPr>
                  <w:rFonts w:ascii="Segoe UI" w:eastAsia="Meiryo UI" w:hAnsi="Segoe UI" w:cs="Segoe UI"/>
                  <w:sz w:val="18"/>
                  <w:szCs w:val="18"/>
                </w:rPr>
                <w:t>URL 1:</w:t>
              </w:r>
            </w:ins>
          </w:p>
        </w:tc>
        <w:tc>
          <w:tcPr>
            <w:tcW w:w="7075" w:type="dxa"/>
            <w:shd w:val="clear" w:color="auto" w:fill="E6E6E6"/>
            <w:tcPrChange w:id="941" w:author="Kitase" w:date="2015-07-26T16:19:00Z">
              <w:tcPr>
                <w:tcW w:w="7500" w:type="dxa"/>
                <w:shd w:val="clear" w:color="auto" w:fill="E6E6E6"/>
              </w:tcPr>
            </w:tcPrChange>
          </w:tcPr>
          <w:p w14:paraId="38D85C07" w14:textId="77777777" w:rsidR="007C7EE7" w:rsidRPr="00DF1A2F" w:rsidRDefault="007C7EE7" w:rsidP="00837103">
            <w:pPr>
              <w:spacing w:line="300" w:lineRule="exact"/>
              <w:rPr>
                <w:ins w:id="942" w:author="Kitase" w:date="2015-07-26T16:16:00Z"/>
                <w:rFonts w:ascii="Segoe UI" w:eastAsia="Meiryo UI" w:hAnsi="Segoe UI" w:cs="Segoe UI"/>
                <w:sz w:val="18"/>
                <w:szCs w:val="18"/>
              </w:rPr>
            </w:pPr>
          </w:p>
          <w:p w14:paraId="5F4F53CE" w14:textId="77777777" w:rsidR="007C7EE7" w:rsidRPr="00DF1A2F" w:rsidRDefault="007C7EE7" w:rsidP="00837103">
            <w:pPr>
              <w:spacing w:line="300" w:lineRule="exact"/>
              <w:rPr>
                <w:ins w:id="943" w:author="Kitase" w:date="2015-07-26T16:16:00Z"/>
                <w:rFonts w:ascii="Segoe UI" w:eastAsia="Meiryo UI" w:hAnsi="Segoe UI" w:cs="Segoe UI"/>
                <w:sz w:val="18"/>
                <w:szCs w:val="18"/>
              </w:rPr>
            </w:pPr>
            <w:ins w:id="944" w:author="Kitase" w:date="2015-07-26T16:16:00Z">
              <w:r w:rsidRPr="00DF1A2F">
                <w:rPr>
                  <w:rFonts w:ascii="Segoe UI" w:eastAsia="Meiryo UI" w:hAnsi="Segoe UI" w:cs="Segoe UI"/>
                  <w:sz w:val="18"/>
                  <w:szCs w:val="18"/>
                </w:rPr>
                <w:t>(new URL)</w:t>
              </w:r>
            </w:ins>
          </w:p>
          <w:p w14:paraId="014EE8D2" w14:textId="40921771" w:rsidR="007C7EE7" w:rsidRPr="00DF1A2F" w:rsidRDefault="007C7EE7" w:rsidP="00837103">
            <w:pPr>
              <w:spacing w:line="300" w:lineRule="exact"/>
              <w:rPr>
                <w:ins w:id="945" w:author="Kitase" w:date="2015-07-26T16:16:00Z"/>
                <w:rFonts w:ascii="Segoe UI" w:eastAsia="Meiryo UI" w:hAnsi="Segoe UI" w:cs="Segoe UI"/>
                <w:sz w:val="18"/>
                <w:szCs w:val="18"/>
              </w:rPr>
            </w:pPr>
            <w:ins w:id="946" w:author="Kitase" w:date="2015-07-26T16:19:00Z">
              <w:r w:rsidRPr="00DF1A2F">
                <w:rPr>
                  <w:rFonts w:ascii="Segoe UI" w:eastAsia="Meiryo UI" w:hAnsi="Segoe UI" w:cs="Segoe UI"/>
                  <w:sz w:val="18"/>
                  <w:szCs w:val="18"/>
                </w:rPr>
                <w:t>https://raw.githubusercontent.com/kkitase/handson/master/centos-base.sh</w:t>
              </w:r>
            </w:ins>
          </w:p>
        </w:tc>
      </w:tr>
      <w:tr w:rsidR="007C7EE7" w:rsidRPr="00DF1A2F" w14:paraId="5D0B4005" w14:textId="77777777" w:rsidTr="007C7EE7">
        <w:trPr>
          <w:ins w:id="947" w:author="Kitase" w:date="2015-07-26T16:16:00Z"/>
        </w:trPr>
        <w:tc>
          <w:tcPr>
            <w:tcW w:w="1975" w:type="dxa"/>
            <w:shd w:val="clear" w:color="auto" w:fill="E6E6E6"/>
            <w:tcPrChange w:id="948" w:author="Kitase" w:date="2015-07-26T16:19:00Z">
              <w:tcPr>
                <w:tcW w:w="1786" w:type="dxa"/>
                <w:shd w:val="clear" w:color="auto" w:fill="E6E6E6"/>
              </w:tcPr>
            </w:tcPrChange>
          </w:tcPr>
          <w:p w14:paraId="68865B5E" w14:textId="77777777" w:rsidR="007C7EE7" w:rsidRPr="00DF1A2F" w:rsidRDefault="007C7EE7" w:rsidP="00837103">
            <w:pPr>
              <w:spacing w:line="300" w:lineRule="exact"/>
              <w:rPr>
                <w:ins w:id="949" w:author="Kitase" w:date="2015-07-26T16:16:00Z"/>
                <w:rFonts w:ascii="Segoe UI" w:eastAsia="Meiryo UI" w:hAnsi="Segoe UI" w:cs="Segoe UI"/>
                <w:sz w:val="18"/>
                <w:szCs w:val="18"/>
              </w:rPr>
            </w:pPr>
            <w:ins w:id="950" w:author="Kitase" w:date="2015-07-26T16:16:00Z">
              <w:r w:rsidRPr="00DF1A2F">
                <w:rPr>
                  <w:rFonts w:ascii="Segoe UI" w:eastAsia="Meiryo UI" w:hAnsi="Segoe UI" w:cs="Segoe UI"/>
                  <w:sz w:val="18"/>
                  <w:szCs w:val="18"/>
                </w:rPr>
                <w:t>Host Name</w:t>
              </w:r>
            </w:ins>
          </w:p>
        </w:tc>
        <w:tc>
          <w:tcPr>
            <w:tcW w:w="7075" w:type="dxa"/>
            <w:shd w:val="clear" w:color="auto" w:fill="E6E6E6"/>
            <w:tcPrChange w:id="951" w:author="Kitase" w:date="2015-07-26T16:19:00Z">
              <w:tcPr>
                <w:tcW w:w="7500" w:type="dxa"/>
                <w:shd w:val="clear" w:color="auto" w:fill="E6E6E6"/>
              </w:tcPr>
            </w:tcPrChange>
          </w:tcPr>
          <w:p w14:paraId="056C062F" w14:textId="77777777" w:rsidR="007C7EE7" w:rsidRPr="00DF1A2F" w:rsidRDefault="007C7EE7" w:rsidP="00837103">
            <w:pPr>
              <w:spacing w:line="300" w:lineRule="exact"/>
              <w:rPr>
                <w:ins w:id="952" w:author="Kitase" w:date="2015-07-26T16:16:00Z"/>
                <w:rFonts w:ascii="Segoe UI" w:eastAsia="Meiryo UI" w:hAnsi="Segoe UI" w:cs="Segoe UI"/>
                <w:sz w:val="18"/>
                <w:szCs w:val="18"/>
              </w:rPr>
            </w:pPr>
            <w:ins w:id="953" w:author="Kitase" w:date="2015-07-26T16:16:00Z">
              <w:r w:rsidRPr="00DF1A2F">
                <w:rPr>
                  <w:rFonts w:ascii="Segoe UI" w:eastAsia="Meiryo UI" w:hAnsi="Segoe UI" w:cs="Segoe UI" w:hint="eastAsia"/>
                  <w:sz w:val="18"/>
                  <w:szCs w:val="18"/>
                </w:rPr>
                <w:t>ご自身のアカウントを利用している方</w:t>
              </w:r>
              <w:r w:rsidRPr="00DF1A2F">
                <w:rPr>
                  <w:rFonts w:ascii="Segoe UI" w:eastAsia="Meiryo UI" w:hAnsi="Segoe UI" w:cs="Segoe UI"/>
                  <w:sz w:val="18"/>
                  <w:szCs w:val="18"/>
                </w:rPr>
                <w:t xml:space="preserve">: </w:t>
              </w:r>
              <w:r w:rsidRPr="00DF1A2F">
                <w:rPr>
                  <w:rFonts w:ascii="Segoe UI" w:eastAsia="Meiryo UI" w:hAnsi="Segoe UI" w:cs="Segoe UI" w:hint="eastAsia"/>
                  <w:sz w:val="18"/>
                  <w:szCs w:val="18"/>
                </w:rPr>
                <w:t>任意</w:t>
              </w:r>
            </w:ins>
          </w:p>
          <w:p w14:paraId="1C35F52B" w14:textId="77777777" w:rsidR="007C7EE7" w:rsidRPr="00DF1A2F" w:rsidRDefault="007C7EE7" w:rsidP="00837103">
            <w:pPr>
              <w:spacing w:line="300" w:lineRule="exact"/>
              <w:rPr>
                <w:ins w:id="954" w:author="Kitase" w:date="2015-07-26T16:16:00Z"/>
                <w:rFonts w:ascii="Segoe UI" w:eastAsia="Meiryo UI" w:hAnsi="Segoe UI" w:cs="Segoe UI"/>
                <w:b/>
                <w:sz w:val="18"/>
                <w:szCs w:val="18"/>
              </w:rPr>
            </w:pPr>
            <w:ins w:id="955" w:author="Kitase" w:date="2015-07-26T16:16:00Z">
              <w:r w:rsidRPr="00DF1A2F">
                <w:rPr>
                  <w:rFonts w:ascii="Segoe UI" w:eastAsia="Meiryo UI" w:hAnsi="Segoe UI" w:cs="Segoe UI"/>
                  <w:b/>
                  <w:sz w:val="18"/>
                  <w:szCs w:val="18"/>
                </w:rPr>
                <w:t>IBM</w:t>
              </w:r>
              <w:r w:rsidRPr="00DF1A2F">
                <w:rPr>
                  <w:rFonts w:ascii="Segoe UI" w:eastAsia="Meiryo UI" w:hAnsi="Segoe UI" w:cs="Segoe UI" w:hint="eastAsia"/>
                  <w:b/>
                  <w:sz w:val="18"/>
                  <w:szCs w:val="18"/>
                </w:rPr>
                <w:t>から貸与したアカウントを利用している方</w:t>
              </w:r>
              <w:r w:rsidRPr="00DF1A2F">
                <w:rPr>
                  <w:rFonts w:ascii="Segoe UI" w:eastAsia="Meiryo UI" w:hAnsi="Segoe UI" w:cs="Segoe UI"/>
                  <w:b/>
                  <w:sz w:val="18"/>
                  <w:szCs w:val="18"/>
                </w:rPr>
                <w:t xml:space="preserve">: </w:t>
              </w:r>
              <w:r w:rsidRPr="00DF1A2F">
                <w:rPr>
                  <w:rFonts w:ascii="Segoe UI" w:eastAsia="Meiryo UI" w:hAnsi="Segoe UI" w:cs="Segoe UI" w:hint="eastAsia"/>
                  <w:b/>
                  <w:sz w:val="18"/>
                  <w:szCs w:val="18"/>
                </w:rPr>
                <w:t>アカウント名</w:t>
              </w:r>
              <w:r w:rsidRPr="00DF1A2F">
                <w:rPr>
                  <w:rFonts w:ascii="Segoe UI" w:eastAsia="Meiryo UI" w:hAnsi="Segoe UI" w:cs="Segoe UI"/>
                  <w:b/>
                  <w:sz w:val="18"/>
                  <w:szCs w:val="18"/>
                </w:rPr>
                <w:t>-work</w:t>
              </w:r>
            </w:ins>
          </w:p>
        </w:tc>
      </w:tr>
      <w:tr w:rsidR="007C7EE7" w:rsidRPr="00DF1A2F" w14:paraId="2FC58DC8" w14:textId="77777777" w:rsidTr="007C7EE7">
        <w:trPr>
          <w:ins w:id="956" w:author="Kitase" w:date="2015-07-26T16:16:00Z"/>
        </w:trPr>
        <w:tc>
          <w:tcPr>
            <w:tcW w:w="1975" w:type="dxa"/>
            <w:shd w:val="clear" w:color="auto" w:fill="E6E6E6"/>
            <w:tcPrChange w:id="957" w:author="Kitase" w:date="2015-07-26T16:19:00Z">
              <w:tcPr>
                <w:tcW w:w="1786" w:type="dxa"/>
                <w:shd w:val="clear" w:color="auto" w:fill="E6E6E6"/>
              </w:tcPr>
            </w:tcPrChange>
          </w:tcPr>
          <w:p w14:paraId="13A3F203" w14:textId="77777777" w:rsidR="007C7EE7" w:rsidRPr="00DF1A2F" w:rsidRDefault="007C7EE7" w:rsidP="00837103">
            <w:pPr>
              <w:spacing w:line="300" w:lineRule="exact"/>
              <w:rPr>
                <w:ins w:id="958" w:author="Kitase" w:date="2015-07-26T16:16:00Z"/>
                <w:rFonts w:ascii="Segoe UI" w:eastAsia="Meiryo UI" w:hAnsi="Segoe UI" w:cs="Segoe UI"/>
                <w:sz w:val="18"/>
                <w:szCs w:val="18"/>
              </w:rPr>
            </w:pPr>
            <w:ins w:id="959" w:author="Kitase" w:date="2015-07-26T16:16:00Z">
              <w:r w:rsidRPr="00DF1A2F">
                <w:rPr>
                  <w:rFonts w:ascii="Segoe UI" w:eastAsia="Meiryo UI" w:hAnsi="Segoe UI" w:cs="Segoe UI"/>
                  <w:sz w:val="18"/>
                  <w:szCs w:val="18"/>
                </w:rPr>
                <w:t>Domain Name</w:t>
              </w:r>
            </w:ins>
          </w:p>
        </w:tc>
        <w:tc>
          <w:tcPr>
            <w:tcW w:w="7075" w:type="dxa"/>
            <w:shd w:val="clear" w:color="auto" w:fill="E6E6E6"/>
            <w:tcPrChange w:id="960" w:author="Kitase" w:date="2015-07-26T16:19:00Z">
              <w:tcPr>
                <w:tcW w:w="7500" w:type="dxa"/>
                <w:shd w:val="clear" w:color="auto" w:fill="E6E6E6"/>
              </w:tcPr>
            </w:tcPrChange>
          </w:tcPr>
          <w:p w14:paraId="138809AD" w14:textId="77777777" w:rsidR="007C7EE7" w:rsidRPr="00DF1A2F" w:rsidRDefault="007C7EE7" w:rsidP="00837103">
            <w:pPr>
              <w:spacing w:line="300" w:lineRule="exact"/>
              <w:rPr>
                <w:ins w:id="961" w:author="Kitase" w:date="2015-07-26T16:16:00Z"/>
                <w:rFonts w:ascii="Segoe UI" w:eastAsia="Meiryo UI" w:hAnsi="Segoe UI" w:cs="Segoe UI"/>
                <w:sz w:val="18"/>
                <w:szCs w:val="18"/>
              </w:rPr>
            </w:pPr>
            <w:ins w:id="962" w:author="Kitase" w:date="2015-07-26T16:16:00Z">
              <w:r w:rsidRPr="00DF1A2F">
                <w:rPr>
                  <w:rFonts w:ascii="Segoe UI" w:eastAsia="Meiryo UI" w:hAnsi="Segoe UI" w:cs="Segoe UI" w:hint="eastAsia"/>
                  <w:sz w:val="18"/>
                  <w:szCs w:val="18"/>
                </w:rPr>
                <w:t>ご自身のアカウントを利用している方</w:t>
              </w:r>
              <w:r w:rsidRPr="00DF1A2F">
                <w:rPr>
                  <w:rFonts w:ascii="Segoe UI" w:eastAsia="Meiryo UI" w:hAnsi="Segoe UI" w:cs="Segoe UI"/>
                  <w:sz w:val="18"/>
                  <w:szCs w:val="18"/>
                </w:rPr>
                <w:t xml:space="preserve">: </w:t>
              </w:r>
              <w:r w:rsidRPr="00DF1A2F">
                <w:rPr>
                  <w:rFonts w:ascii="Segoe UI" w:eastAsia="Meiryo UI" w:hAnsi="Segoe UI" w:cs="Segoe UI" w:hint="eastAsia"/>
                  <w:sz w:val="18"/>
                  <w:szCs w:val="18"/>
                </w:rPr>
                <w:t>任意</w:t>
              </w:r>
            </w:ins>
          </w:p>
          <w:p w14:paraId="64E7E83E" w14:textId="77777777" w:rsidR="007C7EE7" w:rsidRPr="00DF1A2F" w:rsidRDefault="007C7EE7" w:rsidP="00837103">
            <w:pPr>
              <w:spacing w:line="300" w:lineRule="exact"/>
              <w:rPr>
                <w:ins w:id="963" w:author="Kitase" w:date="2015-07-26T16:16:00Z"/>
                <w:rFonts w:ascii="Segoe UI" w:eastAsia="Meiryo UI" w:hAnsi="Segoe UI" w:cs="Segoe UI"/>
                <w:b/>
                <w:sz w:val="18"/>
                <w:szCs w:val="18"/>
              </w:rPr>
            </w:pPr>
            <w:ins w:id="964" w:author="Kitase" w:date="2015-07-26T16:16:00Z">
              <w:r w:rsidRPr="00DF1A2F">
                <w:rPr>
                  <w:rFonts w:ascii="Segoe UI" w:eastAsia="Meiryo UI" w:hAnsi="Segoe UI" w:cs="Segoe UI"/>
                  <w:b/>
                  <w:sz w:val="18"/>
                  <w:szCs w:val="18"/>
                </w:rPr>
                <w:t>IBM</w:t>
              </w:r>
              <w:r w:rsidRPr="00DF1A2F">
                <w:rPr>
                  <w:rFonts w:ascii="Segoe UI" w:eastAsia="Meiryo UI" w:hAnsi="Segoe UI" w:cs="Segoe UI" w:hint="eastAsia"/>
                  <w:b/>
                  <w:sz w:val="18"/>
                  <w:szCs w:val="18"/>
                </w:rPr>
                <w:t>から貸与したアカウントを利用している方</w:t>
              </w:r>
              <w:r w:rsidRPr="00DF1A2F">
                <w:rPr>
                  <w:rFonts w:ascii="Segoe UI" w:eastAsia="Meiryo UI" w:hAnsi="Segoe UI" w:cs="Segoe UI"/>
                  <w:b/>
                  <w:sz w:val="18"/>
                  <w:szCs w:val="18"/>
                </w:rPr>
                <w:t>: handson.jp</w:t>
              </w:r>
            </w:ins>
          </w:p>
        </w:tc>
      </w:tr>
    </w:tbl>
    <w:p w14:paraId="48DD03C7" w14:textId="77777777" w:rsidR="007C7EE7" w:rsidRPr="00DF1A2F" w:rsidRDefault="007C7EE7" w:rsidP="007C7EE7">
      <w:pPr>
        <w:rPr>
          <w:ins w:id="965" w:author="Kitase" w:date="2015-07-26T16:16:00Z"/>
          <w:rFonts w:ascii="Segoe UI" w:eastAsia="Meiryo UI" w:hAnsi="Segoe UI" w:cs="Segoe UI"/>
          <w:sz w:val="20"/>
          <w:szCs w:val="20"/>
        </w:rPr>
      </w:pPr>
      <w:ins w:id="966" w:author="Kitase" w:date="2015-07-26T16:16:00Z">
        <w:r w:rsidRPr="00DF1A2F">
          <w:rPr>
            <w:rFonts w:ascii="ＭＳ ゴシック" w:eastAsia="Meiryo UI" w:hAnsi="ＭＳ ゴシック" w:cs="ＭＳ ゴシック" w:hint="eastAsia"/>
            <w:sz w:val="20"/>
            <w:szCs w:val="20"/>
          </w:rPr>
          <w:t>※</w:t>
        </w:r>
        <w:r w:rsidRPr="00DF1A2F">
          <w:rPr>
            <w:rFonts w:ascii="Segoe UI" w:eastAsia="Meiryo UI" w:hAnsi="Segoe UI" w:cs="Segoe UI" w:hint="eastAsia"/>
            <w:sz w:val="20"/>
            <w:szCs w:val="20"/>
          </w:rPr>
          <w:t>他はデフォルト設定、講師から何か指定がある場合はそちらに従ってください。</w:t>
        </w:r>
      </w:ins>
    </w:p>
    <w:p w14:paraId="61E6C621" w14:textId="77777777" w:rsidR="007C7EE7" w:rsidRPr="00DF1A2F" w:rsidRDefault="007C7EE7" w:rsidP="007C7EE7">
      <w:pPr>
        <w:rPr>
          <w:ins w:id="967" w:author="Kitase" w:date="2015-07-26T16:16:00Z"/>
          <w:rFonts w:ascii="Segoe UI" w:eastAsia="Meiryo UI" w:hAnsi="Segoe UI" w:cs="Segoe UI"/>
          <w:sz w:val="20"/>
          <w:szCs w:val="20"/>
        </w:rPr>
      </w:pPr>
    </w:p>
    <w:p w14:paraId="06221FA5" w14:textId="6D4BBBD9" w:rsidR="007C7EE7" w:rsidRPr="00DF1A2F" w:rsidRDefault="007C7EE7" w:rsidP="007C7EE7">
      <w:pPr>
        <w:rPr>
          <w:ins w:id="968" w:author="Kitase" w:date="2015-07-26T05:15:00Z"/>
          <w:rFonts w:ascii="Segoe UI" w:eastAsia="Meiryo UI" w:hAnsi="Segoe UI" w:cs="Segoe UI"/>
        </w:rPr>
      </w:pPr>
      <w:ins w:id="969" w:author="Kitase" w:date="2015-07-26T16:16:00Z">
        <w:r w:rsidRPr="00DF1A2F">
          <w:rPr>
            <w:rFonts w:ascii="Segoe UI" w:eastAsia="Meiryo UI" w:hAnsi="Segoe UI" w:cs="Segoe UI" w:hint="eastAsia"/>
            <w:sz w:val="20"/>
            <w:szCs w:val="20"/>
          </w:rPr>
          <w:t>仮想インスタンスの構築方法がわからない場合は、「</w:t>
        </w:r>
        <w:r w:rsidRPr="00DF1A2F">
          <w:rPr>
            <w:rFonts w:ascii="Segoe UI" w:eastAsia="Meiryo UI" w:hAnsi="Segoe UI" w:cs="Segoe UI"/>
            <w:sz w:val="20"/>
            <w:szCs w:val="20"/>
          </w:rPr>
          <w:t>SoftLayer</w:t>
        </w:r>
        <w:r w:rsidRPr="00DF1A2F">
          <w:rPr>
            <w:rFonts w:ascii="Segoe UI" w:eastAsia="Meiryo UI" w:hAnsi="Segoe UI" w:cs="Segoe UI" w:hint="eastAsia"/>
            <w:sz w:val="20"/>
            <w:szCs w:val="20"/>
          </w:rPr>
          <w:t>ハンズオン初級編ガイド」を参考にしてください。</w:t>
        </w:r>
        <w:r w:rsidRPr="00DF1A2F">
          <w:rPr>
            <w:rFonts w:ascii="Segoe UI" w:eastAsia="Meiryo UI" w:hAnsi="Segoe UI" w:cs="Segoe UI" w:hint="eastAsia"/>
          </w:rPr>
          <w:t>本ハンズオンではこの仮想インスタンスを利用しますので、必ず構築ください。以降、この仮想インスタンスのことを作業マシンと呼びます。本ハンズオンでは、特に指定がない限りは全て上記スペックの仮想インスタンスを用いるものとします。</w:t>
        </w:r>
      </w:ins>
    </w:p>
    <w:p w14:paraId="67441DE6" w14:textId="77777777" w:rsidR="0051443B" w:rsidRPr="00DF1A2F" w:rsidRDefault="0051443B" w:rsidP="00A9399C">
      <w:pPr>
        <w:rPr>
          <w:rFonts w:ascii="Segoe UI" w:eastAsia="Meiryo UI" w:hAnsi="Segoe UI" w:cs="Segoe UI"/>
        </w:rPr>
      </w:pPr>
      <w:ins w:id="970" w:author="Kitase" w:date="2015-07-26T05:15:00Z">
        <w:r w:rsidRPr="00DF1A2F">
          <w:rPr>
            <w:rFonts w:ascii="Segoe UI" w:eastAsia="Meiryo UI" w:hAnsi="Segoe UI" w:cs="Segoe UI"/>
          </w:rPr>
          <w:br w:type="page"/>
        </w:r>
      </w:ins>
    </w:p>
    <w:p w14:paraId="3B3BF06C" w14:textId="77777777" w:rsidR="002060F1" w:rsidRPr="00DF1A2F" w:rsidRDefault="00441F85" w:rsidP="008A5DA8">
      <w:pPr>
        <w:pStyle w:val="Heading1"/>
        <w:rPr>
          <w:rFonts w:ascii="Segoe UI" w:eastAsia="Meiryo UI" w:hAnsi="Segoe UI" w:cs="Segoe UI"/>
        </w:rPr>
      </w:pPr>
      <w:bookmarkStart w:id="971" w:name="_Toc425691122"/>
      <w:r w:rsidRPr="00DF1A2F">
        <w:rPr>
          <w:rFonts w:ascii="Segoe UI" w:eastAsia="Meiryo UI" w:hAnsi="Segoe UI" w:cs="Segoe UI"/>
        </w:rPr>
        <w:lastRenderedPageBreak/>
        <w:t>SSH</w:t>
      </w:r>
      <w:r w:rsidRPr="00DF1A2F">
        <w:rPr>
          <w:rFonts w:ascii="Segoe UI" w:eastAsia="Meiryo UI" w:hAnsi="Segoe UI" w:cs="Segoe UI" w:hint="eastAsia"/>
        </w:rPr>
        <w:t>鍵</w:t>
      </w:r>
      <w:r w:rsidR="00D2238E" w:rsidRPr="00DF1A2F">
        <w:rPr>
          <w:rFonts w:ascii="Segoe UI" w:eastAsia="Meiryo UI" w:hAnsi="Segoe UI" w:cs="Segoe UI" w:hint="eastAsia"/>
        </w:rPr>
        <w:t>の自動</w:t>
      </w:r>
      <w:r w:rsidR="00BC53A6" w:rsidRPr="00DF1A2F">
        <w:rPr>
          <w:rFonts w:ascii="Segoe UI" w:eastAsia="Meiryo UI" w:hAnsi="Segoe UI" w:cs="Segoe UI" w:hint="eastAsia"/>
        </w:rPr>
        <w:t>展開</w:t>
      </w:r>
      <w:bookmarkEnd w:id="971"/>
    </w:p>
    <w:p w14:paraId="05834058" w14:textId="77777777" w:rsidR="002060F1" w:rsidRPr="00DF1A2F" w:rsidRDefault="00C517D3" w:rsidP="008A5DA8">
      <w:pPr>
        <w:rPr>
          <w:rFonts w:ascii="Segoe UI" w:eastAsia="Meiryo UI" w:hAnsi="Segoe UI" w:cs="Segoe UI"/>
        </w:rPr>
      </w:pPr>
      <w:r w:rsidRPr="00DF1A2F">
        <w:rPr>
          <w:rFonts w:ascii="Segoe UI" w:eastAsia="Meiryo UI" w:hAnsi="Segoe UI" w:cs="Segoe UI"/>
        </w:rPr>
        <w:t>SoftLayer</w:t>
      </w:r>
      <w:r w:rsidRPr="00DF1A2F">
        <w:rPr>
          <w:rFonts w:ascii="Segoe UI" w:eastAsia="Meiryo UI" w:hAnsi="Segoe UI" w:cs="Segoe UI" w:hint="eastAsia"/>
        </w:rPr>
        <w:t>では、管理ポータルに</w:t>
      </w:r>
      <w:r w:rsidRPr="00DF1A2F">
        <w:rPr>
          <w:rFonts w:ascii="Segoe UI" w:eastAsia="Meiryo UI" w:hAnsi="Segoe UI" w:cs="Segoe UI"/>
        </w:rPr>
        <w:t>SSH</w:t>
      </w:r>
      <w:r w:rsidRPr="00DF1A2F">
        <w:rPr>
          <w:rFonts w:ascii="Segoe UI" w:eastAsia="Meiryo UI" w:hAnsi="Segoe UI" w:cs="Segoe UI" w:hint="eastAsia"/>
        </w:rPr>
        <w:t>の公開鍵を事前に登録しておき、サーバのデプロイ時に指定した公開鍵を自動で組み込む機能が存在しています。後述の</w:t>
      </w:r>
      <w:r w:rsidRPr="00DF1A2F">
        <w:rPr>
          <w:rFonts w:ascii="Segoe UI" w:eastAsia="Meiryo UI" w:hAnsi="Segoe UI" w:cs="Segoe UI"/>
        </w:rPr>
        <w:t>Provisioning Script</w:t>
      </w:r>
      <w:r w:rsidRPr="00DF1A2F">
        <w:rPr>
          <w:rFonts w:ascii="Segoe UI" w:eastAsia="Meiryo UI" w:hAnsi="Segoe UI" w:cs="Segoe UI" w:hint="eastAsia"/>
        </w:rPr>
        <w:t>と組み合わせることで、</w:t>
      </w:r>
      <w:commentRangeStart w:id="972"/>
      <w:r w:rsidRPr="00DF1A2F">
        <w:rPr>
          <w:rFonts w:ascii="Segoe UI" w:eastAsia="Meiryo UI" w:hAnsi="Segoe UI" w:cs="Segoe UI" w:hint="eastAsia"/>
        </w:rPr>
        <w:t>デプロイ</w:t>
      </w:r>
      <w:commentRangeEnd w:id="972"/>
      <w:r w:rsidR="00045AA9" w:rsidRPr="00DF1A2F">
        <w:rPr>
          <w:rStyle w:val="CommentReference"/>
          <w:rFonts w:ascii="Segoe UI" w:eastAsia="Meiryo UI" w:hAnsi="Segoe UI" w:cs="Segoe UI"/>
          <w:kern w:val="0"/>
          <w:szCs w:val="20"/>
          <w:rPrChange w:id="973" w:author="Kitase" w:date="2015-07-26T16:23:00Z">
            <w:rPr>
              <w:rStyle w:val="CommentReference"/>
              <w:rFonts w:ascii="ＭＳ ゴシック" w:eastAsia="ＭＳ ゴシック"/>
              <w:kern w:val="0"/>
              <w:szCs w:val="20"/>
            </w:rPr>
          </w:rPrChange>
        </w:rPr>
        <w:commentReference w:id="972"/>
      </w:r>
      <w:r w:rsidRPr="00DF1A2F">
        <w:rPr>
          <w:rFonts w:ascii="Segoe UI" w:eastAsia="Meiryo UI" w:hAnsi="Segoe UI" w:cs="Segoe UI" w:hint="eastAsia"/>
        </w:rPr>
        <w:t>時点で</w:t>
      </w:r>
      <w:r w:rsidRPr="00DF1A2F">
        <w:rPr>
          <w:rFonts w:ascii="Segoe UI" w:eastAsia="Meiryo UI" w:hAnsi="Segoe UI" w:cs="Segoe UI"/>
        </w:rPr>
        <w:t>SSH</w:t>
      </w:r>
      <w:r w:rsidRPr="00DF1A2F">
        <w:rPr>
          <w:rFonts w:ascii="Segoe UI" w:eastAsia="Meiryo UI" w:hAnsi="Segoe UI" w:cs="Segoe UI" w:hint="eastAsia"/>
        </w:rPr>
        <w:t>のパスワード認証を禁止して鍵交換方式に限定することができるため、セキュリティが向上します。</w:t>
      </w:r>
    </w:p>
    <w:p w14:paraId="17483308" w14:textId="77777777" w:rsidR="00FB13EF" w:rsidRPr="00DF1A2F" w:rsidRDefault="0051443B">
      <w:pPr>
        <w:pStyle w:val="Heading2"/>
        <w:rPr>
          <w:rFonts w:ascii="Segoe UI" w:eastAsia="Meiryo UI" w:hAnsi="Segoe UI" w:cs="Segoe UI"/>
          <w:rPrChange w:id="974" w:author="Kitase" w:date="2015-07-26T16:23:00Z">
            <w:rPr/>
          </w:rPrChange>
        </w:rPr>
        <w:pPrChange w:id="975" w:author="Kitase" w:date="2015-07-26T05:16:00Z">
          <w:pPr/>
        </w:pPrChange>
      </w:pPr>
      <w:bookmarkStart w:id="976" w:name="_Toc425691123"/>
      <w:ins w:id="977" w:author="Kitase" w:date="2015-07-26T05:16:00Z">
        <w:r w:rsidRPr="00DF1A2F">
          <w:rPr>
            <w:rFonts w:ascii="Segoe UI" w:eastAsia="Meiryo UI" w:hAnsi="Segoe UI" w:cs="Segoe UI"/>
            <w:rPrChange w:id="978" w:author="Kitase" w:date="2015-07-26T16:23:00Z">
              <w:rPr/>
            </w:rPrChange>
          </w:rPr>
          <w:t>SSH</w:t>
        </w:r>
        <w:r w:rsidRPr="00DF1A2F">
          <w:rPr>
            <w:rFonts w:ascii="Segoe UI" w:eastAsia="Meiryo UI" w:hAnsi="Segoe UI" w:cs="Segoe UI" w:hint="eastAsia"/>
            <w:rPrChange w:id="979" w:author="Kitase" w:date="2015-07-26T16:23:00Z">
              <w:rPr>
                <w:rFonts w:hint="eastAsia"/>
              </w:rPr>
            </w:rPrChange>
          </w:rPr>
          <w:t>鍵の作成</w:t>
        </w:r>
      </w:ins>
      <w:bookmarkEnd w:id="976"/>
    </w:p>
    <w:tbl>
      <w:tblPr>
        <w:tblpPr w:leftFromText="142" w:rightFromText="142" w:vertAnchor="text" w:horzAnchor="margin" w:tblpY="490"/>
        <w:tblW w:w="926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0A0" w:firstRow="1" w:lastRow="0" w:firstColumn="1" w:lastColumn="0" w:noHBand="0" w:noVBand="0"/>
      </w:tblPr>
      <w:tblGrid>
        <w:gridCol w:w="9268"/>
      </w:tblGrid>
      <w:tr w:rsidR="00FB13EF" w:rsidRPr="00DF1A2F" w14:paraId="21F06CDC" w14:textId="77777777" w:rsidTr="0051443B">
        <w:tc>
          <w:tcPr>
            <w:tcW w:w="9268" w:type="dxa"/>
            <w:shd w:val="clear" w:color="auto" w:fill="E6E6E6"/>
          </w:tcPr>
          <w:p w14:paraId="47DA8330" w14:textId="77777777" w:rsidR="00FB13EF" w:rsidRPr="00DF1A2F" w:rsidRDefault="0051443B" w:rsidP="00FB13EF">
            <w:pPr>
              <w:jc w:val="left"/>
              <w:rPr>
                <w:rFonts w:ascii="Segoe UI" w:eastAsia="Meiryo UI" w:hAnsi="Segoe UI" w:cs="Segoe UI"/>
                <w:kern w:val="0"/>
              </w:rPr>
            </w:pPr>
            <w:ins w:id="980" w:author="Kitase" w:date="2015-07-26T05:00:00Z">
              <w:r w:rsidRPr="00DF1A2F">
                <w:rPr>
                  <w:rFonts w:ascii="Segoe UI" w:eastAsia="Meiryo UI" w:hAnsi="Segoe UI" w:cs="Segoe UI"/>
                  <w:kern w:val="0"/>
                </w:rPr>
                <w:t>#</w:t>
              </w:r>
            </w:ins>
            <w:del w:id="981" w:author="Kitase" w:date="2015-07-26T05:00:00Z">
              <w:r w:rsidR="00FB13EF" w:rsidRPr="00DF1A2F" w:rsidDel="0051443B">
                <w:rPr>
                  <w:rFonts w:ascii="Segoe UI" w:eastAsia="Meiryo UI" w:hAnsi="Segoe UI" w:cs="Segoe UI"/>
                  <w:kern w:val="0"/>
                </w:rPr>
                <w:delText>$</w:delText>
              </w:r>
            </w:del>
            <w:r w:rsidR="00FB13EF" w:rsidRPr="00DF1A2F">
              <w:rPr>
                <w:rFonts w:ascii="Segoe UI" w:eastAsia="Meiryo UI" w:hAnsi="Segoe UI" w:cs="Segoe UI"/>
                <w:kern w:val="0"/>
              </w:rPr>
              <w:t xml:space="preserve"> ssh-keygen</w:t>
            </w:r>
          </w:p>
          <w:p w14:paraId="24E794A4" w14:textId="77777777" w:rsidR="00FB13EF" w:rsidRPr="00DF1A2F" w:rsidRDefault="00FB13EF" w:rsidP="00FB13EF">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Generating public/private rsa key pair.</w:t>
            </w:r>
          </w:p>
          <w:p w14:paraId="633E2700" w14:textId="77777777" w:rsidR="00FB13EF" w:rsidRPr="00DF1A2F" w:rsidRDefault="00FB13EF" w:rsidP="00FB13EF">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Enter file in which to save the key (/home/shiroma/.ssh/id_rsa):</w:t>
            </w:r>
          </w:p>
          <w:p w14:paraId="626B1984" w14:textId="77777777" w:rsidR="00FB13EF" w:rsidRPr="00DF1A2F" w:rsidRDefault="00FB13EF" w:rsidP="00FB13EF">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Enter passphrase (empty for no passphrase):</w:t>
            </w:r>
            <w:r w:rsidRPr="00DF1A2F">
              <w:rPr>
                <w:rFonts w:ascii="Segoe UI" w:eastAsia="Meiryo UI" w:hAnsi="Segoe UI" w:cs="Segoe UI" w:hint="eastAsia"/>
                <w:kern w:val="0"/>
              </w:rPr>
              <w:t xml:space="preserve">　</w:t>
            </w:r>
            <w:r w:rsidRPr="00DF1A2F">
              <w:rPr>
                <w:rFonts w:ascii="Segoe UI" w:eastAsia="Meiryo UI" w:hAnsi="Segoe UI" w:cs="Segoe UI"/>
                <w:kern w:val="0"/>
              </w:rPr>
              <w:t>[</w:t>
            </w:r>
            <w:r w:rsidRPr="00DF1A2F">
              <w:rPr>
                <w:rFonts w:ascii="Segoe UI" w:eastAsia="Meiryo UI" w:hAnsi="Segoe UI" w:cs="Segoe UI" w:hint="eastAsia"/>
                <w:kern w:val="0"/>
              </w:rPr>
              <w:t>パスワードを入力</w:t>
            </w:r>
            <w:r w:rsidR="00BC1085" w:rsidRPr="00DF1A2F">
              <w:rPr>
                <w:rFonts w:ascii="Segoe UI" w:eastAsia="Meiryo UI" w:hAnsi="Segoe UI" w:cs="Segoe UI"/>
                <w:kern w:val="0"/>
              </w:rPr>
              <w:t>/</w:t>
            </w:r>
            <w:r w:rsidR="00BC1085" w:rsidRPr="00DF1A2F">
              <w:rPr>
                <w:rFonts w:ascii="Segoe UI" w:eastAsia="Meiryo UI" w:hAnsi="Segoe UI" w:cs="Segoe UI" w:hint="eastAsia"/>
                <w:kern w:val="0"/>
              </w:rPr>
              <w:t>表示されません</w:t>
            </w:r>
            <w:r w:rsidRPr="00DF1A2F">
              <w:rPr>
                <w:rFonts w:ascii="Segoe UI" w:eastAsia="Meiryo UI" w:hAnsi="Segoe UI" w:cs="Segoe UI"/>
                <w:kern w:val="0"/>
              </w:rPr>
              <w:t>]</w:t>
            </w:r>
          </w:p>
          <w:p w14:paraId="41BEDA15" w14:textId="77777777" w:rsidR="00FB13EF" w:rsidRPr="00DF1A2F" w:rsidRDefault="00FB13EF" w:rsidP="00FB13EF">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Enter same passphrase again:</w:t>
            </w:r>
            <w:r w:rsidR="0042628C" w:rsidRPr="00DF1A2F">
              <w:rPr>
                <w:rFonts w:ascii="Segoe UI" w:eastAsia="Meiryo UI" w:hAnsi="Segoe UI" w:cs="Segoe UI"/>
                <w:kern w:val="0"/>
              </w:rPr>
              <w:t xml:space="preserve"> </w:t>
            </w:r>
            <w:r w:rsidR="0042628C" w:rsidRPr="00DF1A2F">
              <w:rPr>
                <w:rFonts w:ascii="Segoe UI" w:eastAsia="Meiryo UI" w:hAnsi="Segoe UI" w:cs="Segoe UI" w:hint="eastAsia"/>
                <w:kern w:val="0"/>
              </w:rPr>
              <w:t xml:space="preserve">　</w:t>
            </w:r>
            <w:r w:rsidR="0042628C" w:rsidRPr="00DF1A2F">
              <w:rPr>
                <w:rFonts w:ascii="Segoe UI" w:eastAsia="Meiryo UI" w:hAnsi="Segoe UI" w:cs="Segoe UI"/>
                <w:kern w:val="0"/>
              </w:rPr>
              <w:t>[</w:t>
            </w:r>
            <w:r w:rsidR="0042628C" w:rsidRPr="00DF1A2F">
              <w:rPr>
                <w:rFonts w:ascii="Segoe UI" w:eastAsia="Meiryo UI" w:hAnsi="Segoe UI" w:cs="Segoe UI" w:hint="eastAsia"/>
                <w:kern w:val="0"/>
              </w:rPr>
              <w:t>同じパスワードを入力</w:t>
            </w:r>
            <w:r w:rsidR="00BC1085" w:rsidRPr="00DF1A2F">
              <w:rPr>
                <w:rFonts w:ascii="Segoe UI" w:eastAsia="Meiryo UI" w:hAnsi="Segoe UI" w:cs="Segoe UI"/>
                <w:kern w:val="0"/>
              </w:rPr>
              <w:t>/</w:t>
            </w:r>
            <w:r w:rsidR="00BC1085" w:rsidRPr="00DF1A2F">
              <w:rPr>
                <w:rFonts w:ascii="Segoe UI" w:eastAsia="Meiryo UI" w:hAnsi="Segoe UI" w:cs="Segoe UI" w:hint="eastAsia"/>
                <w:kern w:val="0"/>
              </w:rPr>
              <w:t>表示されません</w:t>
            </w:r>
            <w:r w:rsidR="0042628C" w:rsidRPr="00DF1A2F">
              <w:rPr>
                <w:rFonts w:ascii="Segoe UI" w:eastAsia="Meiryo UI" w:hAnsi="Segoe UI" w:cs="Segoe UI"/>
                <w:kern w:val="0"/>
              </w:rPr>
              <w:t>]</w:t>
            </w:r>
          </w:p>
          <w:p w14:paraId="51C13E81" w14:textId="77777777" w:rsidR="00FB13EF" w:rsidRPr="00DF1A2F" w:rsidRDefault="00FB13EF" w:rsidP="00FB13EF">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Your identification has been saved in /</w:t>
            </w:r>
            <w:del w:id="982" w:author="Kitase" w:date="2015-07-26T05:03:00Z">
              <w:r w:rsidRPr="00DF1A2F" w:rsidDel="0051443B">
                <w:rPr>
                  <w:rFonts w:ascii="Segoe UI" w:eastAsia="Meiryo UI" w:hAnsi="Segoe UI" w:cs="Segoe UI"/>
                  <w:kern w:val="0"/>
                </w:rPr>
                <w:delText>home/shiroma</w:delText>
              </w:r>
            </w:del>
            <w:ins w:id="983" w:author="Kitase" w:date="2015-07-26T05:03:00Z">
              <w:r w:rsidR="0051443B" w:rsidRPr="00DF1A2F">
                <w:rPr>
                  <w:rFonts w:ascii="Segoe UI" w:eastAsia="Meiryo UI" w:hAnsi="Segoe UI" w:cs="Segoe UI"/>
                  <w:kern w:val="0"/>
                </w:rPr>
                <w:t>root</w:t>
              </w:r>
            </w:ins>
            <w:r w:rsidRPr="00DF1A2F">
              <w:rPr>
                <w:rFonts w:ascii="Segoe UI" w:eastAsia="Meiryo UI" w:hAnsi="Segoe UI" w:cs="Segoe UI"/>
                <w:kern w:val="0"/>
              </w:rPr>
              <w:t>/.ssh/id_rsa.</w:t>
            </w:r>
          </w:p>
          <w:p w14:paraId="7D87C3C2" w14:textId="77777777" w:rsidR="00FB13EF" w:rsidRPr="00DF1A2F" w:rsidRDefault="00FB13EF" w:rsidP="00FB13EF">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Your public key has been saved in </w:t>
            </w:r>
            <w:ins w:id="984" w:author="Kitase" w:date="2015-07-26T05:03:00Z">
              <w:r w:rsidR="0051443B" w:rsidRPr="00DF1A2F">
                <w:rPr>
                  <w:rFonts w:ascii="Segoe UI" w:eastAsia="Meiryo UI" w:hAnsi="Segoe UI" w:cs="Segoe UI"/>
                  <w:kern w:val="0"/>
                </w:rPr>
                <w:t>/root</w:t>
              </w:r>
              <w:r w:rsidR="0051443B" w:rsidRPr="00DF1A2F" w:rsidDel="0051443B">
                <w:rPr>
                  <w:rFonts w:ascii="Segoe UI" w:eastAsia="Meiryo UI" w:hAnsi="Segoe UI" w:cs="Segoe UI"/>
                  <w:kern w:val="0"/>
                </w:rPr>
                <w:t xml:space="preserve"> </w:t>
              </w:r>
            </w:ins>
            <w:del w:id="985" w:author="Kitase" w:date="2015-07-26T05:03:00Z">
              <w:r w:rsidRPr="00DF1A2F" w:rsidDel="0051443B">
                <w:rPr>
                  <w:rFonts w:ascii="Segoe UI" w:eastAsia="Meiryo UI" w:hAnsi="Segoe UI" w:cs="Segoe UI"/>
                  <w:kern w:val="0"/>
                </w:rPr>
                <w:delText>/home/shiroma</w:delText>
              </w:r>
            </w:del>
            <w:r w:rsidRPr="00DF1A2F">
              <w:rPr>
                <w:rFonts w:ascii="Segoe UI" w:eastAsia="Meiryo UI" w:hAnsi="Segoe UI" w:cs="Segoe UI"/>
                <w:kern w:val="0"/>
              </w:rPr>
              <w:t>/.ssh/id_rsa.pub.</w:t>
            </w:r>
          </w:p>
          <w:p w14:paraId="5C6DF511" w14:textId="77777777" w:rsidR="00FB13EF" w:rsidRPr="00DF1A2F" w:rsidRDefault="00FB13EF" w:rsidP="00FB13EF">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The key fingerprint is:</w:t>
            </w:r>
          </w:p>
          <w:p w14:paraId="015F764E" w14:textId="77777777" w:rsidR="00FB13EF" w:rsidRPr="00DF1A2F" w:rsidRDefault="00FB13EF" w:rsidP="00FB13EF">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b5:40:b3:2e:de:95:df:7a:45:3c:8d:2f:d0:84:c6:31 </w:t>
            </w:r>
            <w:del w:id="986" w:author="Kitase" w:date="2015-07-26T05:03:00Z">
              <w:r w:rsidR="00950531" w:rsidRPr="00DF1A2F" w:rsidDel="0051443B">
                <w:rPr>
                  <w:rFonts w:ascii="Segoe UI" w:eastAsia="Meiryo UI" w:hAnsi="Segoe UI" w:cs="Segoe UI"/>
                  <w:kern w:val="0"/>
                </w:rPr>
                <w:delText>takayuki</w:delText>
              </w:r>
              <w:r w:rsidRPr="00DF1A2F" w:rsidDel="0051443B">
                <w:rPr>
                  <w:rFonts w:ascii="Segoe UI" w:eastAsia="Meiryo UI" w:hAnsi="Segoe UI" w:cs="Segoe UI"/>
                  <w:kern w:val="0"/>
                </w:rPr>
                <w:delText>@</w:delText>
              </w:r>
              <w:r w:rsidR="00950531" w:rsidRPr="00DF1A2F" w:rsidDel="0051443B">
                <w:rPr>
                  <w:rFonts w:ascii="Segoe UI" w:eastAsia="Meiryo UI" w:hAnsi="Segoe UI" w:cs="Segoe UI"/>
                  <w:kern w:val="0"/>
                </w:rPr>
                <w:delText>shiro.ma</w:delText>
              </w:r>
            </w:del>
            <w:ins w:id="987" w:author="Kitase" w:date="2015-07-26T05:03:00Z">
              <w:r w:rsidR="0051443B" w:rsidRPr="00DF1A2F">
                <w:rPr>
                  <w:rFonts w:ascii="Segoe UI" w:eastAsia="Meiryo UI" w:hAnsi="Segoe UI" w:cs="Segoe UI"/>
                  <w:kern w:val="0"/>
                </w:rPr>
                <w:t>root@workingvm</w:t>
              </w:r>
            </w:ins>
          </w:p>
          <w:p w14:paraId="464A3BBE" w14:textId="77777777" w:rsidR="00FB13EF" w:rsidRPr="00DF1A2F" w:rsidRDefault="00FB13EF" w:rsidP="00FB13EF">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The key's randomart image is:</w:t>
            </w:r>
          </w:p>
          <w:p w14:paraId="28E2C4B6" w14:textId="77777777" w:rsidR="00FB13EF" w:rsidRPr="00DF1A2F" w:rsidRDefault="00FB13EF" w:rsidP="00FB13EF">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RSA 2048]----+</w:t>
            </w:r>
          </w:p>
          <w:p w14:paraId="1EA15382" w14:textId="77777777" w:rsidR="00FB13EF" w:rsidRPr="00DF1A2F" w:rsidRDefault="00FB13EF" w:rsidP="00FB13EF">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o  .Eo   |</w:t>
            </w:r>
          </w:p>
          <w:p w14:paraId="2E0D7074" w14:textId="77777777" w:rsidR="00FB13EF" w:rsidRPr="00DF1A2F" w:rsidRDefault="00FB13EF" w:rsidP="00FB13EF">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 o  +..  |</w:t>
            </w:r>
          </w:p>
          <w:p w14:paraId="549FDDE4" w14:textId="77777777" w:rsidR="00FB13EF" w:rsidRPr="00DF1A2F" w:rsidRDefault="00FB13EF" w:rsidP="00FB13EF">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o .. o o.|</w:t>
            </w:r>
          </w:p>
          <w:p w14:paraId="1410662C" w14:textId="77777777" w:rsidR="00FB13EF" w:rsidRPr="00DF1A2F" w:rsidRDefault="00FB13EF" w:rsidP="00FB13EF">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 o o. o.+|</w:t>
            </w:r>
          </w:p>
          <w:p w14:paraId="542C6081" w14:textId="77777777" w:rsidR="00FB13EF" w:rsidRPr="00DF1A2F" w:rsidRDefault="00FB13EF" w:rsidP="00FB13EF">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 S +  . o.|</w:t>
            </w:r>
          </w:p>
          <w:p w14:paraId="457F0962" w14:textId="77777777" w:rsidR="00FB13EF" w:rsidRPr="00DF1A2F" w:rsidRDefault="00FB13EF" w:rsidP="00FB13EF">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 o . . .. o|</w:t>
            </w:r>
          </w:p>
          <w:p w14:paraId="3597CA3F" w14:textId="77777777" w:rsidR="00FB13EF" w:rsidRPr="00DF1A2F" w:rsidRDefault="00FB13EF" w:rsidP="00FB13EF">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 .   . .o |</w:t>
            </w:r>
          </w:p>
          <w:p w14:paraId="1B369DF8" w14:textId="77777777" w:rsidR="00FB13EF" w:rsidRPr="00DF1A2F" w:rsidRDefault="00FB13EF" w:rsidP="00FB13EF">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  |</w:t>
            </w:r>
          </w:p>
          <w:p w14:paraId="1956E6B9" w14:textId="77777777" w:rsidR="00FB13EF" w:rsidRPr="00DF1A2F" w:rsidRDefault="00FB13EF" w:rsidP="00FB13EF">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   |</w:t>
            </w:r>
          </w:p>
          <w:p w14:paraId="35DE0074" w14:textId="77777777" w:rsidR="00FB13EF" w:rsidRPr="00DF1A2F" w:rsidDel="0051443B" w:rsidRDefault="00FB13EF" w:rsidP="00FB13EF">
            <w:pPr>
              <w:autoSpaceDE w:val="0"/>
              <w:autoSpaceDN w:val="0"/>
              <w:adjustRightInd w:val="0"/>
              <w:jc w:val="left"/>
              <w:rPr>
                <w:del w:id="988" w:author="Kitase" w:date="2015-07-26T05:17:00Z"/>
                <w:rFonts w:ascii="Segoe UI" w:eastAsia="Meiryo UI" w:hAnsi="Segoe UI" w:cs="Segoe UI"/>
                <w:kern w:val="0"/>
              </w:rPr>
            </w:pPr>
            <w:r w:rsidRPr="00DF1A2F">
              <w:rPr>
                <w:rFonts w:ascii="Segoe UI" w:eastAsia="Meiryo UI" w:hAnsi="Segoe UI" w:cs="Segoe UI"/>
                <w:kern w:val="0"/>
              </w:rPr>
              <w:t>+-----------------+</w:t>
            </w:r>
          </w:p>
          <w:p w14:paraId="20C4334A" w14:textId="77777777" w:rsidR="00950531" w:rsidRPr="00DF1A2F" w:rsidRDefault="00950531">
            <w:pPr>
              <w:autoSpaceDE w:val="0"/>
              <w:autoSpaceDN w:val="0"/>
              <w:adjustRightInd w:val="0"/>
              <w:jc w:val="left"/>
              <w:rPr>
                <w:rFonts w:ascii="Segoe UI" w:eastAsia="Meiryo UI" w:hAnsi="Segoe UI" w:cs="Segoe UI"/>
              </w:rPr>
              <w:pPrChange w:id="989" w:author="Kitase" w:date="2015-07-26T05:17:00Z">
                <w:pPr>
                  <w:framePr w:hSpace="142" w:wrap="around" w:vAnchor="text" w:hAnchor="margin" w:y="490"/>
                  <w:jc w:val="left"/>
                </w:pPr>
              </w:pPrChange>
            </w:pPr>
          </w:p>
        </w:tc>
      </w:tr>
    </w:tbl>
    <w:p w14:paraId="1F8CF8A2" w14:textId="77777777" w:rsidR="00FB13EF" w:rsidRPr="00DF1A2F" w:rsidRDefault="00ED5D70" w:rsidP="00FB13EF">
      <w:pPr>
        <w:jc w:val="left"/>
        <w:rPr>
          <w:rFonts w:ascii="Segoe UI" w:eastAsia="Meiryo UI" w:hAnsi="Segoe UI" w:cs="Segoe UI"/>
        </w:rPr>
      </w:pPr>
      <w:r w:rsidRPr="00DF1A2F">
        <w:rPr>
          <w:rFonts w:ascii="Segoe UI" w:eastAsia="Meiryo UI" w:hAnsi="Segoe UI" w:cs="Segoe UI" w:hint="eastAsia"/>
        </w:rPr>
        <w:t>まずは作業</w:t>
      </w:r>
      <w:ins w:id="990" w:author="Kitase" w:date="2015-07-25T03:50:00Z">
        <w:r w:rsidR="000977D3" w:rsidRPr="00DF1A2F">
          <w:rPr>
            <w:rFonts w:ascii="Segoe UI" w:eastAsia="Meiryo UI" w:hAnsi="Segoe UI" w:cs="Segoe UI" w:hint="eastAsia"/>
          </w:rPr>
          <w:t>マシン</w:t>
        </w:r>
      </w:ins>
      <w:del w:id="991" w:author="Kitase" w:date="2015-07-25T03:50:00Z">
        <w:r w:rsidRPr="00DF1A2F" w:rsidDel="000977D3">
          <w:rPr>
            <w:rFonts w:ascii="Segoe UI" w:eastAsia="Meiryo UI" w:hAnsi="Segoe UI" w:cs="Segoe UI" w:hint="eastAsia"/>
          </w:rPr>
          <w:delText>ノード</w:delText>
        </w:r>
      </w:del>
      <w:r w:rsidRPr="00DF1A2F">
        <w:rPr>
          <w:rFonts w:ascii="Segoe UI" w:eastAsia="Meiryo UI" w:hAnsi="Segoe UI" w:cs="Segoe UI" w:hint="eastAsia"/>
        </w:rPr>
        <w:t>上で</w:t>
      </w:r>
      <w:r w:rsidRPr="00DF1A2F">
        <w:rPr>
          <w:rFonts w:ascii="Segoe UI" w:eastAsia="Meiryo UI" w:hAnsi="Segoe UI" w:cs="Segoe UI"/>
        </w:rPr>
        <w:t>SSH</w:t>
      </w:r>
      <w:r w:rsidR="00461935" w:rsidRPr="00DF1A2F">
        <w:rPr>
          <w:rFonts w:ascii="Segoe UI" w:eastAsia="Meiryo UI" w:hAnsi="Segoe UI" w:cs="Segoe UI" w:hint="eastAsia"/>
        </w:rPr>
        <w:t>の</w:t>
      </w:r>
      <w:r w:rsidRPr="00DF1A2F">
        <w:rPr>
          <w:rFonts w:ascii="Segoe UI" w:eastAsia="Meiryo UI" w:hAnsi="Segoe UI" w:cs="Segoe UI" w:hint="eastAsia"/>
        </w:rPr>
        <w:t>鍵ペアを作成します。</w:t>
      </w:r>
    </w:p>
    <w:p w14:paraId="7E2B27FA" w14:textId="77777777" w:rsidR="00FB13EF" w:rsidRPr="00DF1A2F" w:rsidRDefault="00B26F7D" w:rsidP="00FB13EF">
      <w:pPr>
        <w:jc w:val="left"/>
        <w:rPr>
          <w:rFonts w:ascii="Segoe UI" w:eastAsia="Meiryo UI" w:hAnsi="Segoe UI" w:cs="Segoe UI"/>
          <w:b/>
        </w:rPr>
      </w:pPr>
      <w:r w:rsidRPr="00DF1A2F">
        <w:rPr>
          <w:rFonts w:ascii="Segoe UI" w:eastAsia="Meiryo UI" w:hAnsi="Segoe UI" w:cs="Segoe UI" w:hint="eastAsia"/>
        </w:rPr>
        <w:t>同じパスワードを適切に二回入力すると、秘密鍵</w:t>
      </w:r>
      <w:r w:rsidRPr="00DF1A2F">
        <w:rPr>
          <w:rFonts w:ascii="Segoe UI" w:eastAsia="Meiryo UI" w:hAnsi="Segoe UI" w:cs="Segoe UI"/>
        </w:rPr>
        <w:t>(id_rsa)</w:t>
      </w:r>
      <w:r w:rsidRPr="00DF1A2F">
        <w:rPr>
          <w:rFonts w:ascii="Segoe UI" w:eastAsia="Meiryo UI" w:hAnsi="Segoe UI" w:cs="Segoe UI" w:hint="eastAsia"/>
        </w:rPr>
        <w:t>と公開鍵</w:t>
      </w:r>
      <w:r w:rsidRPr="00DF1A2F">
        <w:rPr>
          <w:rFonts w:ascii="Segoe UI" w:eastAsia="Meiryo UI" w:hAnsi="Segoe UI" w:cs="Segoe UI"/>
        </w:rPr>
        <w:t>(id_rsa.pub)</w:t>
      </w:r>
      <w:r w:rsidRPr="00DF1A2F">
        <w:rPr>
          <w:rFonts w:ascii="Segoe UI" w:eastAsia="Meiryo UI" w:hAnsi="Segoe UI" w:cs="Segoe UI" w:hint="eastAsia"/>
        </w:rPr>
        <w:t>のペアが作成されます。それぞれの鍵</w:t>
      </w:r>
      <w:r w:rsidR="004926A8" w:rsidRPr="00DF1A2F">
        <w:rPr>
          <w:rFonts w:ascii="Segoe UI" w:eastAsia="Meiryo UI" w:hAnsi="Segoe UI" w:cs="Segoe UI" w:hint="eastAsia"/>
        </w:rPr>
        <w:t>ファイル</w:t>
      </w:r>
      <w:r w:rsidRPr="00DF1A2F">
        <w:rPr>
          <w:rFonts w:ascii="Segoe UI" w:eastAsia="Meiryo UI" w:hAnsi="Segoe UI" w:cs="Segoe UI" w:hint="eastAsia"/>
        </w:rPr>
        <w:t>は</w:t>
      </w:r>
      <w:r w:rsidR="00DD6A26" w:rsidRPr="00DF1A2F">
        <w:rPr>
          <w:rFonts w:ascii="Segoe UI" w:eastAsia="Meiryo UI" w:hAnsi="Segoe UI" w:cs="Segoe UI" w:hint="eastAsia"/>
        </w:rPr>
        <w:t>名前の通り、公開鍵</w:t>
      </w:r>
      <w:r w:rsidR="004926A8" w:rsidRPr="00DF1A2F">
        <w:rPr>
          <w:rFonts w:ascii="Segoe UI" w:eastAsia="Meiryo UI" w:hAnsi="Segoe UI" w:cs="Segoe UI" w:hint="eastAsia"/>
        </w:rPr>
        <w:t>は他人に公開する為の鍵、秘密鍵は厳重に管理し認証に用いる鍵となります。</w:t>
      </w:r>
      <w:r w:rsidR="004926A8" w:rsidRPr="00DF1A2F">
        <w:rPr>
          <w:rFonts w:ascii="Segoe UI" w:eastAsia="Meiryo UI" w:hAnsi="Segoe UI" w:cs="Segoe UI"/>
        </w:rPr>
        <w:t>SoftLayer</w:t>
      </w:r>
      <w:r w:rsidR="004926A8" w:rsidRPr="00DF1A2F">
        <w:rPr>
          <w:rFonts w:ascii="Segoe UI" w:eastAsia="Meiryo UI" w:hAnsi="Segoe UI" w:cs="Segoe UI" w:hint="eastAsia"/>
        </w:rPr>
        <w:t>のポータルには公開鍵を登録します。作成した公開鍵を確認してみましょう。</w:t>
      </w:r>
    </w:p>
    <w:tbl>
      <w:tblPr>
        <w:tblpPr w:leftFromText="142" w:rightFromText="142" w:vertAnchor="text" w:horzAnchor="margin" w:tblpY="490"/>
        <w:tblW w:w="926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0A0" w:firstRow="1" w:lastRow="0" w:firstColumn="1" w:lastColumn="0" w:noHBand="0" w:noVBand="0"/>
      </w:tblPr>
      <w:tblGrid>
        <w:gridCol w:w="9268"/>
      </w:tblGrid>
      <w:tr w:rsidR="003A426B" w:rsidRPr="00DF1A2F" w14:paraId="1EFC7E10" w14:textId="77777777" w:rsidTr="00EA2D68">
        <w:tc>
          <w:tcPr>
            <w:tcW w:w="9268" w:type="dxa"/>
            <w:shd w:val="clear" w:color="auto" w:fill="E6E6E6"/>
          </w:tcPr>
          <w:p w14:paraId="58A9ACD0" w14:textId="77777777" w:rsidR="003A426B" w:rsidRPr="00DF1A2F" w:rsidRDefault="003A426B" w:rsidP="003A426B">
            <w:pPr>
              <w:jc w:val="left"/>
              <w:rPr>
                <w:rFonts w:ascii="Segoe UI" w:eastAsia="Meiryo UI" w:hAnsi="Segoe UI" w:cs="Segoe UI"/>
              </w:rPr>
            </w:pPr>
            <w:r w:rsidRPr="00DF1A2F">
              <w:rPr>
                <w:rFonts w:ascii="Segoe UI" w:eastAsia="Meiryo UI" w:hAnsi="Segoe UI" w:cs="Segoe UI"/>
              </w:rPr>
              <w:t>$ cat .ssh/id_rsa.pub</w:t>
            </w:r>
          </w:p>
          <w:p w14:paraId="00577F4F" w14:textId="77777777" w:rsidR="00CC1911" w:rsidRPr="00DF1A2F" w:rsidRDefault="003A426B" w:rsidP="003A426B">
            <w:pPr>
              <w:jc w:val="left"/>
              <w:rPr>
                <w:rFonts w:ascii="Segoe UI" w:eastAsia="Meiryo UI" w:hAnsi="Segoe UI" w:cs="Segoe UI"/>
                <w:kern w:val="0"/>
              </w:rPr>
            </w:pPr>
            <w:r w:rsidRPr="00DF1A2F">
              <w:rPr>
                <w:rFonts w:ascii="Segoe UI" w:eastAsia="Meiryo UI" w:hAnsi="Segoe UI" w:cs="Segoe UI"/>
                <w:kern w:val="0"/>
              </w:rPr>
              <w:t>ssh-rsa AAAAB3NzaC1yc2EAAAABIwAAAQEAuIcTA+XZ2fSjOFkpx4VRyLoC3N5Iye1XvDi</w:t>
            </w:r>
          </w:p>
          <w:p w14:paraId="37BBA1B6" w14:textId="77777777" w:rsidR="00CC1911" w:rsidRPr="00DF1A2F" w:rsidRDefault="003A426B" w:rsidP="003A426B">
            <w:pPr>
              <w:jc w:val="left"/>
              <w:rPr>
                <w:rFonts w:ascii="Segoe UI" w:eastAsia="Meiryo UI" w:hAnsi="Segoe UI" w:cs="Segoe UI"/>
                <w:kern w:val="0"/>
              </w:rPr>
            </w:pPr>
            <w:r w:rsidRPr="00DF1A2F">
              <w:rPr>
                <w:rFonts w:ascii="Segoe UI" w:eastAsia="Meiryo UI" w:hAnsi="Segoe UI" w:cs="Segoe UI"/>
                <w:kern w:val="0"/>
              </w:rPr>
              <w:t>wN85DvbZIHCejpJ2R6m+5rK8Un1ewQI/xJQmm2uJu6UPPX2N7nGC0dVYkvVA0mcd+r0ozOb</w:t>
            </w:r>
          </w:p>
          <w:p w14:paraId="34379CCF" w14:textId="77777777" w:rsidR="00CC1911" w:rsidRPr="00DF1A2F" w:rsidRDefault="003A426B" w:rsidP="003A426B">
            <w:pPr>
              <w:jc w:val="left"/>
              <w:rPr>
                <w:rFonts w:ascii="Segoe UI" w:eastAsia="Meiryo UI" w:hAnsi="Segoe UI" w:cs="Segoe UI"/>
                <w:kern w:val="0"/>
              </w:rPr>
            </w:pPr>
            <w:r w:rsidRPr="00DF1A2F">
              <w:rPr>
                <w:rFonts w:ascii="Segoe UI" w:eastAsia="Meiryo UI" w:hAnsi="Segoe UI" w:cs="Segoe UI"/>
                <w:kern w:val="0"/>
              </w:rPr>
              <w:lastRenderedPageBreak/>
              <w:t>I9N40jMgLwnVaVHHf/1YD6wogbl137Pd3y/jzijPw7mNv9F4DAeNeLl1VDqLwm3Q+L2XGKp</w:t>
            </w:r>
          </w:p>
          <w:p w14:paraId="54878352" w14:textId="77777777" w:rsidR="00CC1911" w:rsidRPr="00DF1A2F" w:rsidRDefault="003A426B" w:rsidP="003A426B">
            <w:pPr>
              <w:jc w:val="left"/>
              <w:rPr>
                <w:rFonts w:ascii="Segoe UI" w:eastAsia="Meiryo UI" w:hAnsi="Segoe UI" w:cs="Segoe UI"/>
                <w:kern w:val="0"/>
              </w:rPr>
            </w:pPr>
            <w:r w:rsidRPr="00DF1A2F">
              <w:rPr>
                <w:rFonts w:ascii="Segoe UI" w:eastAsia="Meiryo UI" w:hAnsi="Segoe UI" w:cs="Segoe UI"/>
                <w:kern w:val="0"/>
              </w:rPr>
              <w:t>qH9k8t5D+oI1JpTZ7PvyvlPrVR1j2po5GIjCEOX5IgWytCHwb5VlLvEE28BsVLd/dDu/LRx</w:t>
            </w:r>
          </w:p>
          <w:p w14:paraId="6DC5BD9F" w14:textId="77777777" w:rsidR="00CC1911" w:rsidRPr="00DF1A2F" w:rsidRDefault="003A426B" w:rsidP="003A426B">
            <w:pPr>
              <w:jc w:val="left"/>
              <w:rPr>
                <w:rFonts w:ascii="Segoe UI" w:eastAsia="Meiryo UI" w:hAnsi="Segoe UI" w:cs="Segoe UI"/>
                <w:kern w:val="0"/>
              </w:rPr>
            </w:pPr>
            <w:r w:rsidRPr="00DF1A2F">
              <w:rPr>
                <w:rFonts w:ascii="Segoe UI" w:eastAsia="Meiryo UI" w:hAnsi="Segoe UI" w:cs="Segoe UI"/>
                <w:kern w:val="0"/>
              </w:rPr>
              <w:t>907uPZrS5QG/ozn+rCZhY/teOUlLOGDRzQK98jABIJQB953/2WDQrEQld5npsd1NOhXySy4</w:t>
            </w:r>
          </w:p>
          <w:p w14:paraId="56087EFC" w14:textId="77777777" w:rsidR="003A426B" w:rsidRPr="00DF1A2F" w:rsidRDefault="00CC1911" w:rsidP="003A426B">
            <w:pPr>
              <w:jc w:val="left"/>
              <w:rPr>
                <w:rFonts w:ascii="Segoe UI" w:eastAsia="Meiryo UI" w:hAnsi="Segoe UI" w:cs="Segoe UI"/>
                <w:kern w:val="0"/>
              </w:rPr>
            </w:pPr>
            <w:r w:rsidRPr="00DF1A2F">
              <w:rPr>
                <w:rFonts w:ascii="Segoe UI" w:eastAsia="Meiryo UI" w:hAnsi="Segoe UI" w:cs="Segoe UI"/>
                <w:kern w:val="0"/>
              </w:rPr>
              <w:t xml:space="preserve">YDXvIbu4OjMhqUWumG+XJkQ== </w:t>
            </w:r>
            <w:r w:rsidR="00F60626" w:rsidRPr="00DF1A2F">
              <w:rPr>
                <w:rFonts w:ascii="Segoe UI" w:eastAsia="Meiryo UI" w:hAnsi="Segoe UI" w:cs="Segoe UI"/>
                <w:rPrChange w:id="992" w:author="Kitase" w:date="2015-07-26T16:23:00Z">
                  <w:rPr/>
                </w:rPrChange>
              </w:rPr>
              <w:fldChar w:fldCharType="begin"/>
            </w:r>
            <w:r w:rsidR="00F60626" w:rsidRPr="00DF1A2F">
              <w:rPr>
                <w:rFonts w:ascii="Segoe UI" w:eastAsia="Meiryo UI" w:hAnsi="Segoe UI" w:cs="Segoe UI"/>
                <w:rPrChange w:id="993" w:author="Kitase" w:date="2015-07-26T16:23:00Z">
                  <w:rPr/>
                </w:rPrChange>
              </w:rPr>
              <w:instrText xml:space="preserve"> HYPERLINK "mailto:takayuki@shiro.ma" </w:instrText>
            </w:r>
            <w:r w:rsidR="00F60626" w:rsidRPr="00DF1A2F">
              <w:rPr>
                <w:rPrChange w:id="994" w:author="Kitase" w:date="2015-07-26T16:23:00Z">
                  <w:rPr>
                    <w:rStyle w:val="Hyperlink"/>
                    <w:rFonts w:ascii="Segoe UI" w:eastAsia="Meiryo UI" w:hAnsi="Segoe UI" w:cs="Segoe UI"/>
                    <w:kern w:val="0"/>
                  </w:rPr>
                </w:rPrChange>
              </w:rPr>
              <w:fldChar w:fldCharType="separate"/>
            </w:r>
            <w:r w:rsidR="00B056B0" w:rsidRPr="00DF1A2F">
              <w:rPr>
                <w:rStyle w:val="Hyperlink"/>
                <w:rFonts w:ascii="Segoe UI" w:eastAsia="Meiryo UI" w:hAnsi="Segoe UI" w:cs="Segoe UI"/>
                <w:kern w:val="0"/>
              </w:rPr>
              <w:t>takayuki@shiro.ma</w:t>
            </w:r>
            <w:r w:rsidR="00F60626" w:rsidRPr="00DF1A2F">
              <w:rPr>
                <w:rStyle w:val="Hyperlink"/>
                <w:rFonts w:ascii="Segoe UI" w:eastAsia="Meiryo UI" w:hAnsi="Segoe UI" w:cs="Segoe UI"/>
                <w:kern w:val="0"/>
                <w:rPrChange w:id="995" w:author="Kitase" w:date="2015-07-26T16:23:00Z">
                  <w:rPr>
                    <w:rStyle w:val="Hyperlink"/>
                    <w:rFonts w:ascii="Segoe UI" w:eastAsia="Meiryo UI" w:hAnsi="Segoe UI" w:cs="Segoe UI"/>
                    <w:kern w:val="0"/>
                  </w:rPr>
                </w:rPrChange>
              </w:rPr>
              <w:fldChar w:fldCharType="end"/>
            </w:r>
          </w:p>
        </w:tc>
      </w:tr>
    </w:tbl>
    <w:p w14:paraId="577CF098" w14:textId="77777777" w:rsidR="00FB13EF" w:rsidRPr="00DF1A2F" w:rsidRDefault="00FB13EF" w:rsidP="008A5DA8">
      <w:pPr>
        <w:rPr>
          <w:rFonts w:ascii="Segoe UI" w:eastAsia="Meiryo UI" w:hAnsi="Segoe UI" w:cs="Segoe UI"/>
        </w:rPr>
      </w:pPr>
    </w:p>
    <w:p w14:paraId="6F26EDAE" w14:textId="77777777" w:rsidR="00714809" w:rsidRPr="00DF1A2F" w:rsidDel="0051443B" w:rsidRDefault="001A558D" w:rsidP="008A5DA8">
      <w:pPr>
        <w:rPr>
          <w:del w:id="996" w:author="Kitase" w:date="2015-07-26T05:17:00Z"/>
          <w:rFonts w:ascii="Segoe UI" w:eastAsia="Meiryo UI" w:hAnsi="Segoe UI" w:cs="Segoe UI"/>
        </w:rPr>
      </w:pPr>
      <w:r w:rsidRPr="00DF1A2F">
        <w:rPr>
          <w:rFonts w:ascii="Segoe UI" w:eastAsia="Meiryo UI" w:hAnsi="Segoe UI" w:cs="Segoe UI" w:hint="eastAsia"/>
        </w:rPr>
        <w:t>公開鍵を確認したら、</w:t>
      </w:r>
      <w:r w:rsidRPr="00DF1A2F">
        <w:rPr>
          <w:rFonts w:ascii="Segoe UI" w:eastAsia="Meiryo UI" w:hAnsi="Segoe UI" w:cs="Segoe UI"/>
        </w:rPr>
        <w:t>SoftLayer</w:t>
      </w:r>
      <w:r w:rsidRPr="00DF1A2F">
        <w:rPr>
          <w:rFonts w:ascii="Segoe UI" w:eastAsia="Meiryo UI" w:hAnsi="Segoe UI" w:cs="Segoe UI" w:hint="eastAsia"/>
        </w:rPr>
        <w:t>のポータルに公開鍵を登録します。ポータルのトップから</w:t>
      </w:r>
      <w:r w:rsidRPr="00DF1A2F">
        <w:rPr>
          <w:rFonts w:ascii="Segoe UI" w:eastAsia="Meiryo UI" w:hAnsi="Segoe UI" w:cs="Segoe UI"/>
        </w:rPr>
        <w:t>Device -&gt; SSH Keys</w:t>
      </w:r>
      <w:r w:rsidRPr="00DF1A2F">
        <w:rPr>
          <w:rFonts w:ascii="Segoe UI" w:eastAsia="Meiryo UI" w:hAnsi="Segoe UI" w:cs="Segoe UI" w:hint="eastAsia"/>
        </w:rPr>
        <w:t>の順にクリックします。</w:t>
      </w:r>
    </w:p>
    <w:p w14:paraId="43790CB8" w14:textId="77777777" w:rsidR="00714809" w:rsidRPr="00DF1A2F" w:rsidRDefault="00714809" w:rsidP="008A5DA8">
      <w:pPr>
        <w:rPr>
          <w:rFonts w:ascii="Segoe UI" w:eastAsia="Meiryo UI" w:hAnsi="Segoe UI" w:cs="Segoe UI"/>
        </w:rPr>
      </w:pPr>
    </w:p>
    <w:p w14:paraId="15E9C6E3" w14:textId="448090BF" w:rsidR="001A558D" w:rsidRPr="00DF1A2F" w:rsidRDefault="001A1358" w:rsidP="008A5DA8">
      <w:pPr>
        <w:rPr>
          <w:rFonts w:ascii="Segoe UI" w:eastAsia="Meiryo UI" w:hAnsi="Segoe UI" w:cs="Segoe UI"/>
        </w:rPr>
      </w:pPr>
      <w:r w:rsidRPr="00DF1A2F">
        <w:rPr>
          <w:rFonts w:ascii="Segoe UI" w:eastAsia="Meiryo UI" w:hAnsi="Segoe UI" w:cs="Segoe UI"/>
          <w:noProof/>
          <w:rPrChange w:id="997" w:author="Kitase" w:date="2015-07-26T16:23:00Z">
            <w:rPr>
              <w:rFonts w:ascii="Segoe UI" w:eastAsia="Meiryo UI" w:hAnsi="Segoe UI" w:cs="Segoe UI"/>
              <w:noProof/>
            </w:rPr>
          </w:rPrChange>
        </w:rPr>
        <w:drawing>
          <wp:inline distT="0" distB="0" distL="0" distR="0" wp14:anchorId="4A362FA8" wp14:editId="7DE4904B">
            <wp:extent cx="3457575" cy="2667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7575" cy="2667000"/>
                    </a:xfrm>
                    <a:prstGeom prst="rect">
                      <a:avLst/>
                    </a:prstGeom>
                    <a:noFill/>
                    <a:ln>
                      <a:noFill/>
                    </a:ln>
                  </pic:spPr>
                </pic:pic>
              </a:graphicData>
            </a:graphic>
          </wp:inline>
        </w:drawing>
      </w:r>
    </w:p>
    <w:p w14:paraId="447FB65A" w14:textId="77777777" w:rsidR="001A558D" w:rsidRPr="00DF1A2F" w:rsidRDefault="001A558D" w:rsidP="008A5DA8">
      <w:pPr>
        <w:rPr>
          <w:rFonts w:ascii="Segoe UI" w:eastAsia="Meiryo UI" w:hAnsi="Segoe UI" w:cs="Segoe UI"/>
        </w:rPr>
      </w:pPr>
    </w:p>
    <w:p w14:paraId="728363E6" w14:textId="77777777" w:rsidR="001A558D" w:rsidRPr="00DF1A2F" w:rsidRDefault="001A558D" w:rsidP="008A5DA8">
      <w:pPr>
        <w:rPr>
          <w:rFonts w:ascii="Segoe UI" w:eastAsia="Meiryo UI" w:hAnsi="Segoe UI" w:cs="Segoe UI"/>
        </w:rPr>
      </w:pPr>
      <w:r w:rsidRPr="00DF1A2F">
        <w:rPr>
          <w:rFonts w:ascii="Segoe UI" w:eastAsia="Meiryo UI" w:hAnsi="Segoe UI" w:cs="Segoe UI"/>
        </w:rPr>
        <w:t>SSH</w:t>
      </w:r>
      <w:r w:rsidRPr="00DF1A2F">
        <w:rPr>
          <w:rFonts w:ascii="Segoe UI" w:eastAsia="Meiryo UI" w:hAnsi="Segoe UI" w:cs="Segoe UI" w:hint="eastAsia"/>
        </w:rPr>
        <w:t>鍵の管理メニューが表示されたら、右上の</w:t>
      </w:r>
      <w:r w:rsidRPr="00DF1A2F">
        <w:rPr>
          <w:rFonts w:ascii="Segoe UI" w:eastAsia="Meiryo UI" w:hAnsi="Segoe UI" w:cs="Segoe UI"/>
        </w:rPr>
        <w:t>Add</w:t>
      </w:r>
      <w:r w:rsidRPr="00DF1A2F">
        <w:rPr>
          <w:rFonts w:ascii="Segoe UI" w:eastAsia="Meiryo UI" w:hAnsi="Segoe UI" w:cs="Segoe UI" w:hint="eastAsia"/>
        </w:rPr>
        <w:t>をクリックします。</w:t>
      </w:r>
    </w:p>
    <w:p w14:paraId="359C5A27" w14:textId="0D9C7171" w:rsidR="001A558D" w:rsidRPr="00DF1A2F" w:rsidRDefault="001A1358" w:rsidP="008A5DA8">
      <w:pPr>
        <w:rPr>
          <w:rFonts w:ascii="Segoe UI" w:eastAsia="Meiryo UI" w:hAnsi="Segoe UI" w:cs="Segoe UI"/>
        </w:rPr>
      </w:pPr>
      <w:r w:rsidRPr="00DF1A2F">
        <w:rPr>
          <w:rFonts w:ascii="Segoe UI" w:eastAsia="Meiryo UI" w:hAnsi="Segoe UI" w:cs="Segoe UI"/>
          <w:noProof/>
          <w:rPrChange w:id="998" w:author="Kitase" w:date="2015-07-26T16:23:00Z">
            <w:rPr>
              <w:rFonts w:ascii="Segoe UI" w:eastAsia="Meiryo UI" w:hAnsi="Segoe UI" w:cs="Segoe UI"/>
              <w:noProof/>
            </w:rPr>
          </w:rPrChange>
        </w:rPr>
        <w:drawing>
          <wp:inline distT="0" distB="0" distL="0" distR="0" wp14:anchorId="1BCF0D82" wp14:editId="22937281">
            <wp:extent cx="2486025" cy="1885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6025" cy="1885950"/>
                    </a:xfrm>
                    <a:prstGeom prst="rect">
                      <a:avLst/>
                    </a:prstGeom>
                    <a:noFill/>
                    <a:ln>
                      <a:noFill/>
                    </a:ln>
                  </pic:spPr>
                </pic:pic>
              </a:graphicData>
            </a:graphic>
          </wp:inline>
        </w:drawing>
      </w:r>
    </w:p>
    <w:p w14:paraId="4A3B5DB6" w14:textId="5B44C8B5" w:rsidR="001A558D" w:rsidRPr="00DF1A2F" w:rsidRDefault="001A1358" w:rsidP="008A5DA8">
      <w:pPr>
        <w:rPr>
          <w:rFonts w:ascii="Segoe UI" w:eastAsia="Meiryo UI" w:hAnsi="Segoe UI" w:cs="Segoe UI"/>
        </w:rPr>
      </w:pPr>
      <w:r w:rsidRPr="00DF1A2F">
        <w:rPr>
          <w:rFonts w:ascii="Segoe UI" w:eastAsia="Meiryo UI" w:hAnsi="Segoe UI" w:cs="Segoe UI"/>
          <w:noProof/>
          <w:rPrChange w:id="999" w:author="Kitase" w:date="2015-07-26T16:23:00Z">
            <w:rPr>
              <w:rFonts w:ascii="Segoe UI" w:eastAsia="Meiryo UI" w:hAnsi="Segoe UI" w:cs="Segoe UI"/>
              <w:noProof/>
            </w:rPr>
          </w:rPrChange>
        </w:rPr>
        <w:lastRenderedPageBreak/>
        <w:drawing>
          <wp:inline distT="0" distB="0" distL="0" distR="0" wp14:anchorId="71460705" wp14:editId="569989B5">
            <wp:extent cx="3076575" cy="3333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6575" cy="3333750"/>
                    </a:xfrm>
                    <a:prstGeom prst="rect">
                      <a:avLst/>
                    </a:prstGeom>
                    <a:noFill/>
                    <a:ln>
                      <a:noFill/>
                    </a:ln>
                  </pic:spPr>
                </pic:pic>
              </a:graphicData>
            </a:graphic>
          </wp:inline>
        </w:drawing>
      </w:r>
    </w:p>
    <w:p w14:paraId="6286FD43" w14:textId="77777777" w:rsidR="001A558D" w:rsidRPr="00DF1A2F" w:rsidRDefault="001A558D" w:rsidP="008A5DA8">
      <w:pPr>
        <w:rPr>
          <w:rFonts w:ascii="Segoe UI" w:eastAsia="Meiryo UI" w:hAnsi="Segoe UI" w:cs="Segoe UI"/>
        </w:rPr>
      </w:pPr>
      <w:r w:rsidRPr="00DF1A2F">
        <w:rPr>
          <w:rFonts w:ascii="Segoe UI" w:eastAsia="Meiryo UI" w:hAnsi="Segoe UI" w:cs="Segoe UI" w:hint="eastAsia"/>
        </w:rPr>
        <w:t>鍵の登録メニューが表示されたら、</w:t>
      </w:r>
      <w:r w:rsidRPr="00DF1A2F">
        <w:rPr>
          <w:rFonts w:ascii="Segoe UI" w:eastAsia="Meiryo UI" w:hAnsi="Segoe UI" w:cs="Segoe UI"/>
        </w:rPr>
        <w:t>Key Contents</w:t>
      </w:r>
      <w:r w:rsidRPr="00DF1A2F">
        <w:rPr>
          <w:rFonts w:ascii="Segoe UI" w:eastAsia="Meiryo UI" w:hAnsi="Segoe UI" w:cs="Segoe UI" w:hint="eastAsia"/>
        </w:rPr>
        <w:t>に公開鍵の内容をコピー</w:t>
      </w:r>
      <w:r w:rsidRPr="00DF1A2F">
        <w:rPr>
          <w:rFonts w:ascii="Segoe UI" w:eastAsia="Meiryo UI" w:hAnsi="Segoe UI" w:cs="Segoe UI"/>
        </w:rPr>
        <w:t>&amp;</w:t>
      </w:r>
      <w:r w:rsidRPr="00DF1A2F">
        <w:rPr>
          <w:rFonts w:ascii="Segoe UI" w:eastAsia="Meiryo UI" w:hAnsi="Segoe UI" w:cs="Segoe UI" w:hint="eastAsia"/>
        </w:rPr>
        <w:t>ペーストし、</w:t>
      </w:r>
      <w:r w:rsidRPr="00DF1A2F">
        <w:rPr>
          <w:rFonts w:ascii="Segoe UI" w:eastAsia="Meiryo UI" w:hAnsi="Segoe UI" w:cs="Segoe UI"/>
        </w:rPr>
        <w:t>Label</w:t>
      </w:r>
      <w:r w:rsidRPr="00DF1A2F">
        <w:rPr>
          <w:rFonts w:ascii="Segoe UI" w:eastAsia="Meiryo UI" w:hAnsi="Segoe UI" w:cs="Segoe UI" w:hint="eastAsia"/>
        </w:rPr>
        <w:t>に識別用の名前</w:t>
      </w:r>
      <w:ins w:id="1000" w:author="Kitase" w:date="2015-07-25T05:08:00Z">
        <w:r w:rsidR="00AE51AA" w:rsidRPr="00DF1A2F">
          <w:rPr>
            <w:rFonts w:ascii="Segoe UI" w:eastAsia="Meiryo UI" w:hAnsi="Segoe UI" w:cs="Segoe UI" w:hint="eastAsia"/>
          </w:rPr>
          <w:t>（</w:t>
        </w:r>
      </w:ins>
      <w:ins w:id="1001" w:author="Kitase" w:date="2015-07-25T05:09:00Z">
        <w:r w:rsidR="00AE51AA" w:rsidRPr="00DF1A2F">
          <w:rPr>
            <w:rFonts w:ascii="Segoe UI" w:eastAsia="Meiryo UI" w:hAnsi="Segoe UI" w:cs="Segoe UI" w:hint="eastAsia"/>
          </w:rPr>
          <w:t>任意ですが、本ハンズオンでは</w:t>
        </w:r>
      </w:ins>
      <w:ins w:id="1002" w:author="Kitase" w:date="2015-07-25T05:08:00Z">
        <w:r w:rsidR="00AE51AA" w:rsidRPr="00DF1A2F">
          <w:rPr>
            <w:rFonts w:ascii="Segoe UI" w:eastAsia="Meiryo UI" w:hAnsi="Segoe UI" w:cs="Segoe UI" w:hint="eastAsia"/>
          </w:rPr>
          <w:t>アカウント名）</w:t>
        </w:r>
      </w:ins>
      <w:r w:rsidRPr="00DF1A2F">
        <w:rPr>
          <w:rFonts w:ascii="Segoe UI" w:eastAsia="Meiryo UI" w:hAnsi="Segoe UI" w:cs="Segoe UI" w:hint="eastAsia"/>
        </w:rPr>
        <w:t>を入力します。</w:t>
      </w:r>
      <w:r w:rsidR="001561D7" w:rsidRPr="00DF1A2F">
        <w:rPr>
          <w:rFonts w:ascii="Segoe UI" w:eastAsia="Meiryo UI" w:hAnsi="Segoe UI" w:cs="Segoe UI" w:hint="eastAsia"/>
        </w:rPr>
        <w:t>入力が完了したら、右下の</w:t>
      </w:r>
      <w:r w:rsidR="001561D7" w:rsidRPr="00DF1A2F">
        <w:rPr>
          <w:rFonts w:ascii="Segoe UI" w:eastAsia="Meiryo UI" w:hAnsi="Segoe UI" w:cs="Segoe UI"/>
        </w:rPr>
        <w:t>Add</w:t>
      </w:r>
      <w:r w:rsidR="001561D7" w:rsidRPr="00DF1A2F">
        <w:rPr>
          <w:rFonts w:ascii="Segoe UI" w:eastAsia="Meiryo UI" w:hAnsi="Segoe UI" w:cs="Segoe UI" w:hint="eastAsia"/>
        </w:rPr>
        <w:t>をクリックし、登録を完了します。</w:t>
      </w:r>
    </w:p>
    <w:p w14:paraId="6FAECDA0" w14:textId="77777777" w:rsidR="00D30F3D" w:rsidRPr="00DF1A2F" w:rsidRDefault="00D30F3D" w:rsidP="008A5DA8">
      <w:pPr>
        <w:rPr>
          <w:rFonts w:ascii="Segoe UI" w:eastAsia="Meiryo UI" w:hAnsi="Segoe UI" w:cs="Segoe UI"/>
        </w:rPr>
      </w:pPr>
    </w:p>
    <w:p w14:paraId="20136E9C" w14:textId="77777777" w:rsidR="00D30F3D" w:rsidRPr="00DF1A2F" w:rsidRDefault="00D30F3D" w:rsidP="008A5DA8">
      <w:pPr>
        <w:rPr>
          <w:rFonts w:ascii="Segoe UI" w:eastAsia="Meiryo UI" w:hAnsi="Segoe UI" w:cs="Segoe UI"/>
        </w:rPr>
      </w:pPr>
      <w:r w:rsidRPr="00DF1A2F">
        <w:rPr>
          <w:rFonts w:ascii="Segoe UI" w:eastAsia="Meiryo UI" w:hAnsi="Segoe UI" w:cs="Segoe UI" w:hint="eastAsia"/>
        </w:rPr>
        <w:t>これで</w:t>
      </w:r>
      <w:r w:rsidRPr="00DF1A2F">
        <w:rPr>
          <w:rFonts w:ascii="Segoe UI" w:eastAsia="Meiryo UI" w:hAnsi="Segoe UI" w:cs="Segoe UI"/>
        </w:rPr>
        <w:t>SSH</w:t>
      </w:r>
      <w:r w:rsidRPr="00DF1A2F">
        <w:rPr>
          <w:rFonts w:ascii="Segoe UI" w:eastAsia="Meiryo UI" w:hAnsi="Segoe UI" w:cs="Segoe UI" w:hint="eastAsia"/>
        </w:rPr>
        <w:t>公開鍵の登録は完了です。</w:t>
      </w:r>
      <w:r w:rsidR="00466C84" w:rsidRPr="00DF1A2F">
        <w:rPr>
          <w:rFonts w:ascii="Segoe UI" w:eastAsia="Meiryo UI" w:hAnsi="Segoe UI" w:cs="Segoe UI" w:hint="eastAsia"/>
        </w:rPr>
        <w:t>次の注文時から、</w:t>
      </w:r>
      <w:r w:rsidR="00117E28" w:rsidRPr="00DF1A2F">
        <w:rPr>
          <w:rFonts w:ascii="Segoe UI" w:eastAsia="Meiryo UI" w:hAnsi="Segoe UI" w:cs="Segoe UI" w:hint="eastAsia"/>
        </w:rPr>
        <w:t>マシンの注文時に指定することで登録した公開鍵を含んだ状態でデプロイすることが可能です。</w:t>
      </w:r>
    </w:p>
    <w:p w14:paraId="24871756" w14:textId="77777777" w:rsidR="002060F1" w:rsidRPr="00DF1A2F" w:rsidRDefault="002060F1" w:rsidP="008A5DA8">
      <w:pPr>
        <w:widowControl/>
        <w:jc w:val="left"/>
        <w:rPr>
          <w:rFonts w:ascii="Segoe UI" w:eastAsia="Meiryo UI" w:hAnsi="Segoe UI" w:cs="Segoe UI"/>
        </w:rPr>
      </w:pPr>
    </w:p>
    <w:p w14:paraId="6D970EB6" w14:textId="77777777" w:rsidR="004B4A8C" w:rsidRPr="00DF1A2F" w:rsidRDefault="004B4A8C" w:rsidP="004B4A8C">
      <w:pPr>
        <w:pStyle w:val="Heading2"/>
        <w:rPr>
          <w:rFonts w:ascii="Segoe UI" w:eastAsia="Meiryo UI" w:hAnsi="Segoe UI" w:cs="Segoe UI"/>
        </w:rPr>
      </w:pPr>
      <w:bookmarkStart w:id="1003" w:name="_Toc425691124"/>
      <w:r w:rsidRPr="00DF1A2F">
        <w:rPr>
          <w:rFonts w:ascii="Segoe UI" w:eastAsia="Meiryo UI" w:hAnsi="Segoe UI" w:cs="Segoe UI"/>
        </w:rPr>
        <w:t>SSH</w:t>
      </w:r>
      <w:r w:rsidRPr="00DF1A2F">
        <w:rPr>
          <w:rFonts w:ascii="Segoe UI" w:eastAsia="Meiryo UI" w:hAnsi="Segoe UI" w:cs="Segoe UI" w:hint="eastAsia"/>
        </w:rPr>
        <w:t>鍵のインスタンスへの登録方法</w:t>
      </w:r>
      <w:bookmarkEnd w:id="1003"/>
    </w:p>
    <w:p w14:paraId="571C5F77" w14:textId="77777777" w:rsidR="004B4A8C" w:rsidRPr="00DF1A2F" w:rsidRDefault="0034498C" w:rsidP="004B4A8C">
      <w:pPr>
        <w:rPr>
          <w:rFonts w:ascii="Segoe UI" w:eastAsia="Meiryo UI" w:hAnsi="Segoe UI" w:cs="Segoe UI"/>
        </w:rPr>
      </w:pPr>
      <w:r w:rsidRPr="00DF1A2F">
        <w:rPr>
          <w:rFonts w:ascii="Segoe UI" w:eastAsia="Meiryo UI" w:hAnsi="Segoe UI" w:cs="Segoe UI" w:hint="eastAsia"/>
        </w:rPr>
        <w:t>物理、仮想問わず</w:t>
      </w:r>
      <w:r w:rsidR="00214234" w:rsidRPr="00DF1A2F">
        <w:rPr>
          <w:rFonts w:ascii="Segoe UI" w:eastAsia="Meiryo UI" w:hAnsi="Segoe UI" w:cs="Segoe UI" w:hint="eastAsia"/>
        </w:rPr>
        <w:t>、</w:t>
      </w:r>
      <w:r w:rsidR="00214234" w:rsidRPr="00DF1A2F">
        <w:rPr>
          <w:rFonts w:ascii="Segoe UI" w:eastAsia="Meiryo UI" w:hAnsi="Segoe UI" w:cs="Segoe UI"/>
        </w:rPr>
        <w:t>SSH</w:t>
      </w:r>
      <w:r w:rsidR="00214234" w:rsidRPr="00DF1A2F">
        <w:rPr>
          <w:rFonts w:ascii="Segoe UI" w:eastAsia="Meiryo UI" w:hAnsi="Segoe UI" w:cs="Segoe UI" w:hint="eastAsia"/>
        </w:rPr>
        <w:t>鍵の</w:t>
      </w:r>
      <w:r w:rsidR="004B4A8C" w:rsidRPr="00DF1A2F">
        <w:rPr>
          <w:rFonts w:ascii="Segoe UI" w:eastAsia="Meiryo UI" w:hAnsi="Segoe UI" w:cs="Segoe UI" w:hint="eastAsia"/>
        </w:rPr>
        <w:t>インスタンスへの登録は、注文時</w:t>
      </w:r>
      <w:r w:rsidR="001E1E31" w:rsidRPr="00DF1A2F">
        <w:rPr>
          <w:rFonts w:ascii="Segoe UI" w:eastAsia="Meiryo UI" w:hAnsi="Segoe UI" w:cs="Segoe UI" w:hint="eastAsia"/>
        </w:rPr>
        <w:t>にしか行</w:t>
      </w:r>
      <w:r w:rsidR="00214234" w:rsidRPr="00DF1A2F">
        <w:rPr>
          <w:rFonts w:ascii="Segoe UI" w:eastAsia="Meiryo UI" w:hAnsi="Segoe UI" w:cs="Segoe UI" w:hint="eastAsia"/>
        </w:rPr>
        <w:t>え</w:t>
      </w:r>
      <w:r w:rsidR="001E1E31" w:rsidRPr="00DF1A2F">
        <w:rPr>
          <w:rFonts w:ascii="Segoe UI" w:eastAsia="Meiryo UI" w:hAnsi="Segoe UI" w:cs="Segoe UI" w:hint="eastAsia"/>
        </w:rPr>
        <w:t>ません。上で登録した鍵は、インスタンス注文の最終段階において</w:t>
      </w:r>
      <w:r w:rsidR="001E1E31" w:rsidRPr="00DF1A2F">
        <w:rPr>
          <w:rFonts w:ascii="Segoe UI" w:eastAsia="Meiryo UI" w:hAnsi="Segoe UI" w:cs="Segoe UI"/>
        </w:rPr>
        <w:t>SSH Keys</w:t>
      </w:r>
      <w:r w:rsidR="001E1E31" w:rsidRPr="00DF1A2F">
        <w:rPr>
          <w:rFonts w:ascii="Segoe UI" w:eastAsia="Meiryo UI" w:hAnsi="Segoe UI" w:cs="Segoe UI" w:hint="eastAsia"/>
        </w:rPr>
        <w:t>という項目で選択可能です。</w:t>
      </w:r>
    </w:p>
    <w:p w14:paraId="7687421A" w14:textId="77777777" w:rsidR="001E1E31" w:rsidRPr="00DF1A2F" w:rsidRDefault="001E1E31" w:rsidP="004B4A8C">
      <w:pPr>
        <w:rPr>
          <w:rFonts w:ascii="Segoe UI" w:eastAsia="Meiryo UI" w:hAnsi="Segoe UI" w:cs="Segoe UI"/>
        </w:rPr>
      </w:pPr>
    </w:p>
    <w:p w14:paraId="3DFFD289" w14:textId="1E940021" w:rsidR="001E1E31" w:rsidRPr="00DF1A2F" w:rsidRDefault="001A1358" w:rsidP="004B4A8C">
      <w:pPr>
        <w:rPr>
          <w:ins w:id="1004" w:author="Kitase" w:date="2015-07-25T04:04:00Z"/>
          <w:rFonts w:ascii="Segoe UI" w:eastAsia="Meiryo UI" w:hAnsi="Segoe UI" w:cs="Segoe UI"/>
        </w:rPr>
      </w:pPr>
      <w:r w:rsidRPr="00DF1A2F">
        <w:rPr>
          <w:rFonts w:ascii="Segoe UI" w:eastAsia="Meiryo UI" w:hAnsi="Segoe UI" w:cs="Segoe UI"/>
          <w:noProof/>
          <w:rPrChange w:id="1005" w:author="Kitase" w:date="2015-07-26T16:23:00Z">
            <w:rPr>
              <w:rFonts w:ascii="Segoe UI" w:eastAsia="Meiryo UI" w:hAnsi="Segoe UI" w:cs="Segoe UI"/>
              <w:noProof/>
            </w:rPr>
          </w:rPrChange>
        </w:rPr>
        <w:drawing>
          <wp:inline distT="0" distB="0" distL="0" distR="0" wp14:anchorId="26884002" wp14:editId="51FAD396">
            <wp:extent cx="5753100" cy="1209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1209675"/>
                    </a:xfrm>
                    <a:prstGeom prst="rect">
                      <a:avLst/>
                    </a:prstGeom>
                    <a:noFill/>
                    <a:ln>
                      <a:noFill/>
                    </a:ln>
                  </pic:spPr>
                </pic:pic>
              </a:graphicData>
            </a:graphic>
          </wp:inline>
        </w:drawing>
      </w:r>
    </w:p>
    <w:p w14:paraId="1A3CAB9C" w14:textId="77777777" w:rsidR="000E222C" w:rsidRPr="00DF1A2F" w:rsidRDefault="000E222C" w:rsidP="004B4A8C">
      <w:pPr>
        <w:rPr>
          <w:rFonts w:ascii="Segoe UI" w:eastAsia="Meiryo UI" w:hAnsi="Segoe UI" w:cs="Segoe UI"/>
        </w:rPr>
      </w:pPr>
      <w:ins w:id="1006" w:author="Kitase" w:date="2015-07-25T04:05:00Z">
        <w:r w:rsidRPr="00DF1A2F">
          <w:rPr>
            <w:rFonts w:ascii="Segoe UI" w:eastAsia="Meiryo UI" w:hAnsi="Segoe UI" w:cs="Segoe UI"/>
          </w:rPr>
          <w:br w:type="page"/>
        </w:r>
      </w:ins>
    </w:p>
    <w:p w14:paraId="24905159" w14:textId="77777777" w:rsidR="002060F1" w:rsidRPr="00DF1A2F" w:rsidRDefault="00A86FB1" w:rsidP="008A5DA8">
      <w:pPr>
        <w:pStyle w:val="Heading1"/>
        <w:rPr>
          <w:rFonts w:ascii="Segoe UI" w:eastAsia="Meiryo UI" w:hAnsi="Segoe UI" w:cs="Segoe UI"/>
        </w:rPr>
      </w:pPr>
      <w:bookmarkStart w:id="1007" w:name="_Toc425691125"/>
      <w:r w:rsidRPr="00DF1A2F">
        <w:rPr>
          <w:rFonts w:ascii="Segoe UI" w:eastAsia="Meiryo UI" w:hAnsi="Segoe UI" w:cs="Segoe UI"/>
        </w:rPr>
        <w:lastRenderedPageBreak/>
        <w:t>Provisioning Script</w:t>
      </w:r>
      <w:bookmarkEnd w:id="1007"/>
    </w:p>
    <w:p w14:paraId="4F8D765C" w14:textId="77777777" w:rsidR="007E7878" w:rsidRPr="00DF1A2F" w:rsidRDefault="00A86FB1" w:rsidP="00BF2427">
      <w:pPr>
        <w:ind w:firstLineChars="100" w:firstLine="200"/>
        <w:rPr>
          <w:rFonts w:ascii="Segoe UI" w:eastAsia="Meiryo UI" w:hAnsi="Segoe UI" w:cs="Segoe UI"/>
          <w:sz w:val="20"/>
          <w:szCs w:val="20"/>
        </w:rPr>
      </w:pPr>
      <w:r w:rsidRPr="00DF1A2F">
        <w:rPr>
          <w:rFonts w:ascii="Segoe UI" w:eastAsia="Meiryo UI" w:hAnsi="Segoe UI" w:cs="Segoe UI"/>
          <w:sz w:val="20"/>
          <w:szCs w:val="20"/>
        </w:rPr>
        <w:t>SoftLayer</w:t>
      </w:r>
      <w:r w:rsidRPr="00DF1A2F">
        <w:rPr>
          <w:rFonts w:ascii="Segoe UI" w:eastAsia="Meiryo UI" w:hAnsi="Segoe UI" w:cs="Segoe UI" w:hint="eastAsia"/>
          <w:sz w:val="20"/>
          <w:szCs w:val="20"/>
        </w:rPr>
        <w:t>には、</w:t>
      </w:r>
      <w:r w:rsidRPr="00DF1A2F">
        <w:rPr>
          <w:rFonts w:ascii="Segoe UI" w:eastAsia="Meiryo UI" w:hAnsi="Segoe UI" w:cs="Segoe UI"/>
          <w:sz w:val="20"/>
          <w:szCs w:val="20"/>
        </w:rPr>
        <w:t>Provisioning Script</w:t>
      </w:r>
      <w:r w:rsidRPr="00DF1A2F">
        <w:rPr>
          <w:rFonts w:ascii="Segoe UI" w:eastAsia="Meiryo UI" w:hAnsi="Segoe UI" w:cs="Segoe UI" w:hint="eastAsia"/>
          <w:sz w:val="20"/>
          <w:szCs w:val="20"/>
        </w:rPr>
        <w:t>と呼ばれるデプロイ自動化の仕組みが存在しています。この仕組は、インスタンスの注文時のデプロイ最終段階において、ユーザーが指定したスクリプトを自動で実行するものです。</w:t>
      </w:r>
    </w:p>
    <w:p w14:paraId="010275A7" w14:textId="77777777" w:rsidR="00A86FB1" w:rsidRPr="00DF1A2F" w:rsidRDefault="00A86FB1" w:rsidP="00A86FB1">
      <w:pPr>
        <w:rPr>
          <w:rFonts w:ascii="Segoe UI" w:eastAsia="Meiryo UI" w:hAnsi="Segoe UI" w:cs="Segoe UI"/>
        </w:rPr>
      </w:pPr>
    </w:p>
    <w:tbl>
      <w:tblPr>
        <w:tblW w:w="0" w:type="auto"/>
        <w:tblLook w:val="01E0" w:firstRow="1" w:lastRow="1" w:firstColumn="1" w:lastColumn="1" w:noHBand="0" w:noVBand="0"/>
      </w:tblPr>
      <w:tblGrid>
        <w:gridCol w:w="627"/>
        <w:gridCol w:w="8443"/>
      </w:tblGrid>
      <w:tr w:rsidR="00A86FB1" w:rsidRPr="00DF1A2F" w14:paraId="7F3A95F1" w14:textId="77777777" w:rsidTr="00EA2D68">
        <w:tc>
          <w:tcPr>
            <w:tcW w:w="633" w:type="dxa"/>
            <w:shd w:val="clear" w:color="auto" w:fill="E6E6E6"/>
          </w:tcPr>
          <w:p w14:paraId="56682D0E" w14:textId="77777777" w:rsidR="00A86FB1" w:rsidRPr="00DF1A2F" w:rsidRDefault="00A86FB1" w:rsidP="00EA2D68">
            <w:pPr>
              <w:rPr>
                <w:rFonts w:ascii="Segoe UI" w:eastAsia="Meiryo UI" w:hAnsi="Segoe UI" w:cs="Segoe UI"/>
                <w:b/>
                <w:color w:val="365F91"/>
                <w:sz w:val="18"/>
              </w:rPr>
            </w:pPr>
            <w:r w:rsidRPr="00DF1A2F">
              <w:rPr>
                <w:rFonts w:ascii="Segoe UI" w:eastAsia="Meiryo UI" w:hAnsi="Segoe UI" w:cs="Segoe UI" w:hint="eastAsia"/>
                <w:b/>
                <w:color w:val="365F91"/>
                <w:sz w:val="18"/>
              </w:rPr>
              <w:t>注意</w:t>
            </w:r>
          </w:p>
        </w:tc>
        <w:tc>
          <w:tcPr>
            <w:tcW w:w="8635" w:type="dxa"/>
            <w:shd w:val="clear" w:color="auto" w:fill="E6E6E6"/>
          </w:tcPr>
          <w:p w14:paraId="7595646D" w14:textId="77777777" w:rsidR="00A86FB1" w:rsidRPr="00DF1A2F" w:rsidRDefault="00A86FB1" w:rsidP="00784FD2">
            <w:pPr>
              <w:rPr>
                <w:rFonts w:ascii="Segoe UI" w:eastAsia="Meiryo UI" w:hAnsi="Segoe UI" w:cs="Segoe UI"/>
                <w:sz w:val="18"/>
              </w:rPr>
            </w:pPr>
            <w:r w:rsidRPr="00DF1A2F">
              <w:rPr>
                <w:rFonts w:ascii="Segoe UI" w:eastAsia="Meiryo UI" w:hAnsi="Segoe UI" w:cs="Segoe UI" w:hint="eastAsia"/>
                <w:sz w:val="18"/>
              </w:rPr>
              <w:t>注文した</w:t>
            </w:r>
            <w:r w:rsidR="00784FD2" w:rsidRPr="00DF1A2F">
              <w:rPr>
                <w:rFonts w:ascii="Segoe UI" w:eastAsia="Meiryo UI" w:hAnsi="Segoe UI" w:cs="Segoe UI" w:hint="eastAsia"/>
                <w:sz w:val="18"/>
              </w:rPr>
              <w:t>インスタンスで</w:t>
            </w:r>
            <w:r w:rsidRPr="00DF1A2F">
              <w:rPr>
                <w:rFonts w:ascii="Segoe UI" w:eastAsia="Meiryo UI" w:hAnsi="Segoe UI" w:cs="Segoe UI"/>
                <w:sz w:val="18"/>
              </w:rPr>
              <w:t>Provisioning Script</w:t>
            </w:r>
            <w:r w:rsidRPr="00DF1A2F">
              <w:rPr>
                <w:rFonts w:ascii="Segoe UI" w:eastAsia="Meiryo UI" w:hAnsi="Segoe UI" w:cs="Segoe UI" w:hint="eastAsia"/>
                <w:sz w:val="18"/>
              </w:rPr>
              <w:t>を</w:t>
            </w:r>
            <w:r w:rsidR="00784FD2" w:rsidRPr="00DF1A2F">
              <w:rPr>
                <w:rFonts w:ascii="Segoe UI" w:eastAsia="Meiryo UI" w:hAnsi="Segoe UI" w:cs="Segoe UI" w:hint="eastAsia"/>
                <w:sz w:val="18"/>
              </w:rPr>
              <w:t>自動</w:t>
            </w:r>
            <w:r w:rsidRPr="00DF1A2F">
              <w:rPr>
                <w:rFonts w:ascii="Segoe UI" w:eastAsia="Meiryo UI" w:hAnsi="Segoe UI" w:cs="Segoe UI" w:hint="eastAsia"/>
                <w:sz w:val="18"/>
              </w:rPr>
              <w:t>実行する</w:t>
            </w:r>
            <w:r w:rsidR="00043967" w:rsidRPr="00DF1A2F">
              <w:rPr>
                <w:rFonts w:ascii="Segoe UI" w:eastAsia="Meiryo UI" w:hAnsi="Segoe UI" w:cs="Segoe UI" w:hint="eastAsia"/>
                <w:sz w:val="18"/>
              </w:rPr>
              <w:t>ためには、</w:t>
            </w:r>
            <w:r w:rsidR="00043967" w:rsidRPr="00DF1A2F">
              <w:rPr>
                <w:rFonts w:ascii="Segoe UI" w:eastAsia="Meiryo UI" w:hAnsi="Segoe UI" w:cs="Segoe UI"/>
                <w:sz w:val="18"/>
              </w:rPr>
              <w:t>HTTPS</w:t>
            </w:r>
            <w:r w:rsidR="00043967" w:rsidRPr="00DF1A2F">
              <w:rPr>
                <w:rFonts w:ascii="Segoe UI" w:eastAsia="Meiryo UI" w:hAnsi="Segoe UI" w:cs="Segoe UI" w:hint="eastAsia"/>
                <w:sz w:val="18"/>
              </w:rPr>
              <w:t>で</w:t>
            </w:r>
            <w:r w:rsidR="00784FD2" w:rsidRPr="00DF1A2F">
              <w:rPr>
                <w:rFonts w:ascii="Segoe UI" w:eastAsia="Meiryo UI" w:hAnsi="Segoe UI" w:cs="Segoe UI" w:hint="eastAsia"/>
                <w:sz w:val="18"/>
              </w:rPr>
              <w:t>スクリプトを取得</w:t>
            </w:r>
            <w:r w:rsidR="00043967" w:rsidRPr="00DF1A2F">
              <w:rPr>
                <w:rFonts w:ascii="Segoe UI" w:eastAsia="Meiryo UI" w:hAnsi="Segoe UI" w:cs="Segoe UI" w:hint="eastAsia"/>
                <w:sz w:val="18"/>
              </w:rPr>
              <w:t>する必要があります。</w:t>
            </w:r>
            <w:r w:rsidR="00043967" w:rsidRPr="00DF1A2F">
              <w:rPr>
                <w:rFonts w:ascii="Segoe UI" w:eastAsia="Meiryo UI" w:hAnsi="Segoe UI" w:cs="Segoe UI"/>
                <w:sz w:val="18"/>
              </w:rPr>
              <w:t>Provisioning Script</w:t>
            </w:r>
            <w:r w:rsidR="00043967" w:rsidRPr="00DF1A2F">
              <w:rPr>
                <w:rFonts w:ascii="Segoe UI" w:eastAsia="Meiryo UI" w:hAnsi="Segoe UI" w:cs="Segoe UI" w:hint="eastAsia"/>
                <w:sz w:val="18"/>
              </w:rPr>
              <w:t>に</w:t>
            </w:r>
            <w:r w:rsidR="00043967" w:rsidRPr="00DF1A2F">
              <w:rPr>
                <w:rFonts w:ascii="Segoe UI" w:eastAsia="Meiryo UI" w:hAnsi="Segoe UI" w:cs="Segoe UI"/>
                <w:sz w:val="18"/>
              </w:rPr>
              <w:t>HTTP</w:t>
            </w:r>
            <w:r w:rsidR="00CB0764" w:rsidRPr="00DF1A2F">
              <w:rPr>
                <w:rFonts w:ascii="Segoe UI" w:eastAsia="Meiryo UI" w:hAnsi="Segoe UI" w:cs="Segoe UI" w:hint="eastAsia"/>
                <w:sz w:val="18"/>
              </w:rPr>
              <w:t>の</w:t>
            </w:r>
            <w:r w:rsidR="00CB0764" w:rsidRPr="00DF1A2F">
              <w:rPr>
                <w:rFonts w:ascii="Segoe UI" w:eastAsia="Meiryo UI" w:hAnsi="Segoe UI" w:cs="Segoe UI"/>
                <w:sz w:val="18"/>
              </w:rPr>
              <w:t>URL</w:t>
            </w:r>
            <w:r w:rsidR="00043967" w:rsidRPr="00DF1A2F">
              <w:rPr>
                <w:rFonts w:ascii="Segoe UI" w:eastAsia="Meiryo UI" w:hAnsi="Segoe UI" w:cs="Segoe UI" w:hint="eastAsia"/>
                <w:sz w:val="18"/>
              </w:rPr>
              <w:t>を指定した場合、自動実行は行われずスクリプトのダウンロードに留まります。</w:t>
            </w:r>
          </w:p>
        </w:tc>
      </w:tr>
    </w:tbl>
    <w:p w14:paraId="05973192" w14:textId="77777777" w:rsidR="00A86FB1" w:rsidRPr="00DF1A2F" w:rsidRDefault="00A86FB1" w:rsidP="00A86FB1">
      <w:pPr>
        <w:rPr>
          <w:rFonts w:ascii="Segoe UI" w:eastAsia="Meiryo UI" w:hAnsi="Segoe UI" w:cs="Segoe UI"/>
        </w:rPr>
      </w:pPr>
    </w:p>
    <w:p w14:paraId="14555AA0" w14:textId="77777777" w:rsidR="00CE0A8B" w:rsidRPr="00DF1A2F" w:rsidRDefault="00CE0A8B" w:rsidP="00BF2427">
      <w:pPr>
        <w:ind w:firstLineChars="100" w:firstLine="200"/>
        <w:rPr>
          <w:rFonts w:ascii="Segoe UI" w:eastAsia="Meiryo UI" w:hAnsi="Segoe UI" w:cs="Segoe UI"/>
          <w:sz w:val="20"/>
          <w:szCs w:val="20"/>
        </w:rPr>
      </w:pPr>
      <w:r w:rsidRPr="00DF1A2F">
        <w:rPr>
          <w:rFonts w:ascii="Segoe UI" w:eastAsia="Meiryo UI" w:hAnsi="Segoe UI" w:cs="Segoe UI"/>
          <w:sz w:val="20"/>
          <w:szCs w:val="20"/>
        </w:rPr>
        <w:t>Provisioning Script</w:t>
      </w:r>
      <w:r w:rsidRPr="00DF1A2F">
        <w:rPr>
          <w:rFonts w:ascii="Segoe UI" w:eastAsia="Meiryo UI" w:hAnsi="Segoe UI" w:cs="Segoe UI" w:hint="eastAsia"/>
          <w:sz w:val="20"/>
          <w:szCs w:val="20"/>
        </w:rPr>
        <w:t>は基本的にはシェルスクリプトなので、手元の環境で動作を確認の上</w:t>
      </w:r>
      <w:r w:rsidR="00A3492D" w:rsidRPr="00DF1A2F">
        <w:rPr>
          <w:rFonts w:ascii="Segoe UI" w:eastAsia="Meiryo UI" w:hAnsi="Segoe UI" w:cs="Segoe UI" w:hint="eastAsia"/>
          <w:sz w:val="20"/>
          <w:szCs w:val="20"/>
        </w:rPr>
        <w:t>で</w:t>
      </w:r>
      <w:r w:rsidRPr="00DF1A2F">
        <w:rPr>
          <w:rFonts w:ascii="Segoe UI" w:eastAsia="Meiryo UI" w:hAnsi="Segoe UI" w:cs="Segoe UI"/>
          <w:sz w:val="20"/>
          <w:szCs w:val="20"/>
        </w:rPr>
        <w:t>Provisioning Script</w:t>
      </w:r>
      <w:r w:rsidRPr="00DF1A2F">
        <w:rPr>
          <w:rFonts w:ascii="Segoe UI" w:eastAsia="Meiryo UI" w:hAnsi="Segoe UI" w:cs="Segoe UI" w:hint="eastAsia"/>
          <w:sz w:val="20"/>
          <w:szCs w:val="20"/>
        </w:rPr>
        <w:t>として登録をすることができます。</w:t>
      </w:r>
      <w:r w:rsidR="003E6DDB" w:rsidRPr="00DF1A2F">
        <w:rPr>
          <w:rFonts w:ascii="Segoe UI" w:eastAsia="Meiryo UI" w:hAnsi="Segoe UI" w:cs="Segoe UI"/>
          <w:sz w:val="20"/>
          <w:szCs w:val="20"/>
        </w:rPr>
        <w:t>Provisioning Script</w:t>
      </w:r>
      <w:r w:rsidR="003E6DDB" w:rsidRPr="00DF1A2F">
        <w:rPr>
          <w:rFonts w:ascii="Segoe UI" w:eastAsia="Meiryo UI" w:hAnsi="Segoe UI" w:cs="Segoe UI" w:hint="eastAsia"/>
          <w:sz w:val="20"/>
          <w:szCs w:val="20"/>
        </w:rPr>
        <w:t>はデプロイ中に自動で実行される都合上、利用者の入力を必要とする対話的なコマンドを用いることはできませんので、</w:t>
      </w:r>
      <w:r w:rsidR="003E6DDB" w:rsidRPr="00DF1A2F">
        <w:rPr>
          <w:rFonts w:ascii="Segoe UI" w:eastAsia="Meiryo UI" w:hAnsi="Segoe UI" w:cs="Segoe UI"/>
          <w:sz w:val="20"/>
          <w:szCs w:val="20"/>
        </w:rPr>
        <w:t>yum</w:t>
      </w:r>
      <w:r w:rsidR="003E6DDB" w:rsidRPr="00DF1A2F">
        <w:rPr>
          <w:rFonts w:ascii="Segoe UI" w:eastAsia="Meiryo UI" w:hAnsi="Segoe UI" w:cs="Segoe UI" w:hint="eastAsia"/>
          <w:sz w:val="20"/>
          <w:szCs w:val="20"/>
        </w:rPr>
        <w:t>を</w:t>
      </w:r>
      <w:r w:rsidR="003E6DDB" w:rsidRPr="00DF1A2F">
        <w:rPr>
          <w:rFonts w:ascii="Segoe UI" w:eastAsia="Meiryo UI" w:hAnsi="Segoe UI" w:cs="Segoe UI"/>
          <w:sz w:val="20"/>
          <w:szCs w:val="20"/>
        </w:rPr>
        <w:t xml:space="preserve">yum </w:t>
      </w:r>
      <w:del w:id="1008" w:author="Kitase" w:date="2015-07-25T05:36:00Z">
        <w:r w:rsidR="003E6DDB" w:rsidRPr="00DF1A2F" w:rsidDel="00D86558">
          <w:rPr>
            <w:rFonts w:ascii="Segoe UI" w:eastAsia="Meiryo UI" w:hAnsi="Segoe UI" w:cs="Segoe UI"/>
            <w:sz w:val="20"/>
            <w:szCs w:val="20"/>
          </w:rPr>
          <w:delText>–</w:delText>
        </w:r>
      </w:del>
      <w:ins w:id="1009" w:author="Kitase" w:date="2015-07-25T05:36:00Z">
        <w:r w:rsidR="00D86558" w:rsidRPr="00DF1A2F">
          <w:rPr>
            <w:rFonts w:ascii="Segoe UI" w:eastAsia="Meiryo UI" w:hAnsi="Segoe UI" w:cs="Segoe UI"/>
            <w:sz w:val="20"/>
            <w:szCs w:val="20"/>
          </w:rPr>
          <w:t>-</w:t>
        </w:r>
      </w:ins>
      <w:r w:rsidR="003E6DDB" w:rsidRPr="00DF1A2F">
        <w:rPr>
          <w:rFonts w:ascii="Segoe UI" w:eastAsia="Meiryo UI" w:hAnsi="Segoe UI" w:cs="Segoe UI"/>
          <w:sz w:val="20"/>
          <w:szCs w:val="20"/>
        </w:rPr>
        <w:t>y</w:t>
      </w:r>
      <w:r w:rsidR="003E6DDB" w:rsidRPr="00DF1A2F">
        <w:rPr>
          <w:rFonts w:ascii="Segoe UI" w:eastAsia="Meiryo UI" w:hAnsi="Segoe UI" w:cs="Segoe UI" w:hint="eastAsia"/>
          <w:sz w:val="20"/>
          <w:szCs w:val="20"/>
        </w:rPr>
        <w:t>に置き換えるなどの工夫が必要です。</w:t>
      </w:r>
      <w:r w:rsidRPr="00DF1A2F">
        <w:rPr>
          <w:rFonts w:ascii="Segoe UI" w:eastAsia="Meiryo UI" w:hAnsi="Segoe UI" w:cs="Segoe UI" w:hint="eastAsia"/>
          <w:sz w:val="20"/>
          <w:szCs w:val="20"/>
        </w:rPr>
        <w:t>発展的な利用方法として、</w:t>
      </w:r>
      <w:r w:rsidR="00DC2EF0" w:rsidRPr="00DF1A2F">
        <w:rPr>
          <w:rFonts w:ascii="Segoe UI" w:eastAsia="Meiryo UI" w:hAnsi="Segoe UI" w:cs="Segoe UI"/>
          <w:sz w:val="20"/>
          <w:szCs w:val="20"/>
        </w:rPr>
        <w:t>Provisioning Script</w:t>
      </w:r>
      <w:r w:rsidR="00DC2EF0" w:rsidRPr="00DF1A2F">
        <w:rPr>
          <w:rFonts w:ascii="Segoe UI" w:eastAsia="Meiryo UI" w:hAnsi="Segoe UI" w:cs="Segoe UI" w:hint="eastAsia"/>
          <w:sz w:val="20"/>
          <w:szCs w:val="20"/>
        </w:rPr>
        <w:t>の最初に</w:t>
      </w:r>
      <w:r w:rsidR="00DC2EF0" w:rsidRPr="00DF1A2F">
        <w:rPr>
          <w:rFonts w:ascii="Segoe UI" w:eastAsia="Meiryo UI" w:hAnsi="Segoe UI" w:cs="Segoe UI"/>
          <w:sz w:val="20"/>
          <w:szCs w:val="20"/>
        </w:rPr>
        <w:t>Ruby</w:t>
      </w:r>
      <w:r w:rsidR="00DC2EF0" w:rsidRPr="00DF1A2F">
        <w:rPr>
          <w:rFonts w:ascii="Segoe UI" w:eastAsia="Meiryo UI" w:hAnsi="Segoe UI" w:cs="Segoe UI" w:hint="eastAsia"/>
          <w:sz w:val="20"/>
          <w:szCs w:val="20"/>
        </w:rPr>
        <w:t>や</w:t>
      </w:r>
      <w:r w:rsidR="00DC2EF0" w:rsidRPr="00DF1A2F">
        <w:rPr>
          <w:rFonts w:ascii="Segoe UI" w:eastAsia="Meiryo UI" w:hAnsi="Segoe UI" w:cs="Segoe UI"/>
          <w:sz w:val="20"/>
          <w:szCs w:val="20"/>
        </w:rPr>
        <w:t>PHP</w:t>
      </w:r>
      <w:r w:rsidR="00DC2EF0" w:rsidRPr="00DF1A2F">
        <w:rPr>
          <w:rFonts w:ascii="Segoe UI" w:eastAsia="Meiryo UI" w:hAnsi="Segoe UI" w:cs="Segoe UI" w:hint="eastAsia"/>
          <w:sz w:val="20"/>
          <w:szCs w:val="20"/>
        </w:rPr>
        <w:t>、</w:t>
      </w:r>
      <w:r w:rsidR="00DC2EF0" w:rsidRPr="00DF1A2F">
        <w:rPr>
          <w:rFonts w:ascii="Segoe UI" w:eastAsia="Meiryo UI" w:hAnsi="Segoe UI" w:cs="Segoe UI"/>
          <w:sz w:val="20"/>
          <w:szCs w:val="20"/>
        </w:rPr>
        <w:t>Python</w:t>
      </w:r>
      <w:r w:rsidR="00DC2EF0" w:rsidRPr="00DF1A2F">
        <w:rPr>
          <w:rFonts w:ascii="Segoe UI" w:eastAsia="Meiryo UI" w:hAnsi="Segoe UI" w:cs="Segoe UI" w:hint="eastAsia"/>
          <w:sz w:val="20"/>
          <w:szCs w:val="20"/>
        </w:rPr>
        <w:t>といった他のスクリプト実行環境を導入し、</w:t>
      </w:r>
      <w:r w:rsidR="00BB2A22" w:rsidRPr="00DF1A2F">
        <w:rPr>
          <w:rFonts w:ascii="Segoe UI" w:eastAsia="Meiryo UI" w:hAnsi="Segoe UI" w:cs="Segoe UI"/>
          <w:sz w:val="20"/>
          <w:szCs w:val="20"/>
        </w:rPr>
        <w:t>wget</w:t>
      </w:r>
      <w:r w:rsidR="00BB2A22" w:rsidRPr="00DF1A2F">
        <w:rPr>
          <w:rFonts w:ascii="Segoe UI" w:eastAsia="Meiryo UI" w:hAnsi="Segoe UI" w:cs="Segoe UI" w:hint="eastAsia"/>
          <w:sz w:val="20"/>
          <w:szCs w:val="20"/>
        </w:rPr>
        <w:t>等で外部からソースコードをダウンロードして実行することも可能です。</w:t>
      </w:r>
    </w:p>
    <w:p w14:paraId="29826286" w14:textId="77777777" w:rsidR="007E7878" w:rsidRPr="00DF1A2F" w:rsidRDefault="00BF2427" w:rsidP="00B770CF">
      <w:pPr>
        <w:rPr>
          <w:rFonts w:ascii="Segoe UI" w:eastAsia="Meiryo UI" w:hAnsi="Segoe UI" w:cs="Segoe UI"/>
          <w:sz w:val="20"/>
          <w:szCs w:val="20"/>
        </w:rPr>
      </w:pPr>
      <w:r w:rsidRPr="00DF1A2F">
        <w:rPr>
          <w:rFonts w:ascii="Segoe UI" w:eastAsia="Meiryo UI" w:hAnsi="Segoe UI" w:cs="Segoe UI" w:hint="eastAsia"/>
          <w:sz w:val="20"/>
          <w:szCs w:val="20"/>
        </w:rPr>
        <w:t xml:space="preserve">　本ハンズオンでは、</w:t>
      </w:r>
      <w:r w:rsidRPr="00DF1A2F">
        <w:rPr>
          <w:rFonts w:ascii="Segoe UI" w:eastAsia="Meiryo UI" w:hAnsi="Segoe UI" w:cs="Segoe UI"/>
          <w:sz w:val="20"/>
          <w:szCs w:val="20"/>
        </w:rPr>
        <w:t>4</w:t>
      </w:r>
      <w:r w:rsidRPr="00DF1A2F">
        <w:rPr>
          <w:rFonts w:ascii="Segoe UI" w:eastAsia="Meiryo UI" w:hAnsi="Segoe UI" w:cs="Segoe UI" w:hint="eastAsia"/>
          <w:sz w:val="20"/>
          <w:szCs w:val="20"/>
        </w:rPr>
        <w:t>ページの図における</w:t>
      </w:r>
      <w:r w:rsidRPr="00DF1A2F">
        <w:rPr>
          <w:rFonts w:ascii="Segoe UI" w:eastAsia="Meiryo UI" w:hAnsi="Segoe UI" w:cs="Segoe UI"/>
          <w:sz w:val="20"/>
          <w:szCs w:val="20"/>
        </w:rPr>
        <w:t>Reverse Proxy</w:t>
      </w:r>
      <w:r w:rsidRPr="00DF1A2F">
        <w:rPr>
          <w:rFonts w:ascii="Segoe UI" w:eastAsia="Meiryo UI" w:hAnsi="Segoe UI" w:cs="Segoe UI" w:hint="eastAsia"/>
          <w:sz w:val="20"/>
          <w:szCs w:val="20"/>
        </w:rPr>
        <w:t>、</w:t>
      </w:r>
      <w:del w:id="1010" w:author="Kitase" w:date="2015-07-25T05:18:00Z">
        <w:r w:rsidRPr="00DF1A2F" w:rsidDel="00730126">
          <w:rPr>
            <w:rFonts w:ascii="Segoe UI" w:eastAsia="Meiryo UI" w:hAnsi="Segoe UI" w:cs="Segoe UI"/>
            <w:sz w:val="20"/>
            <w:szCs w:val="20"/>
          </w:rPr>
          <w:delText>Wordpress</w:delText>
        </w:r>
      </w:del>
      <w:ins w:id="1011" w:author="Kitase" w:date="2015-07-25T05:18:00Z">
        <w:r w:rsidR="00730126" w:rsidRPr="00DF1A2F">
          <w:rPr>
            <w:rFonts w:ascii="Segoe UI" w:eastAsia="Meiryo UI" w:hAnsi="Segoe UI" w:cs="Segoe UI"/>
            <w:sz w:val="20"/>
            <w:szCs w:val="20"/>
          </w:rPr>
          <w:t>WordPress</w:t>
        </w:r>
      </w:ins>
      <w:r w:rsidRPr="00DF1A2F">
        <w:rPr>
          <w:rFonts w:ascii="Segoe UI" w:eastAsia="Meiryo UI" w:hAnsi="Segoe UI" w:cs="Segoe UI"/>
          <w:sz w:val="20"/>
          <w:szCs w:val="20"/>
        </w:rPr>
        <w:t xml:space="preserve"> Server</w:t>
      </w:r>
      <w:r w:rsidR="00B056B0" w:rsidRPr="00DF1A2F">
        <w:rPr>
          <w:rFonts w:ascii="Segoe UI" w:eastAsia="Meiryo UI" w:hAnsi="Segoe UI" w:cs="Segoe UI" w:hint="eastAsia"/>
          <w:sz w:val="20"/>
          <w:szCs w:val="20"/>
        </w:rPr>
        <w:t>、</w:t>
      </w:r>
      <w:r w:rsidR="00B056B0" w:rsidRPr="00DF1A2F">
        <w:rPr>
          <w:rFonts w:ascii="Segoe UI" w:eastAsia="Meiryo UI" w:hAnsi="Segoe UI" w:cs="Segoe UI"/>
          <w:sz w:val="20"/>
          <w:szCs w:val="20"/>
        </w:rPr>
        <w:t>MySQL Server</w:t>
      </w:r>
      <w:r w:rsidR="00B056B0" w:rsidRPr="00DF1A2F">
        <w:rPr>
          <w:rFonts w:ascii="Segoe UI" w:eastAsia="Meiryo UI" w:hAnsi="Segoe UI" w:cs="Segoe UI" w:hint="eastAsia"/>
          <w:sz w:val="20"/>
          <w:szCs w:val="20"/>
        </w:rPr>
        <w:t>、そして</w:t>
      </w:r>
      <w:r w:rsidR="00B056B0" w:rsidRPr="00DF1A2F">
        <w:rPr>
          <w:rFonts w:ascii="Segoe UI" w:eastAsia="Meiryo UI" w:hAnsi="Segoe UI" w:cs="Segoe UI"/>
          <w:sz w:val="20"/>
          <w:szCs w:val="20"/>
        </w:rPr>
        <w:t>Zabbix Monitoring</w:t>
      </w:r>
      <w:r w:rsidR="00B056B0" w:rsidRPr="00DF1A2F">
        <w:rPr>
          <w:rFonts w:ascii="Segoe UI" w:eastAsia="Meiryo UI" w:hAnsi="Segoe UI" w:cs="Segoe UI" w:hint="eastAsia"/>
          <w:sz w:val="20"/>
          <w:szCs w:val="20"/>
        </w:rPr>
        <w:t>の</w:t>
      </w:r>
      <w:r w:rsidR="00B056B0" w:rsidRPr="00DF1A2F">
        <w:rPr>
          <w:rFonts w:ascii="Segoe UI" w:eastAsia="Meiryo UI" w:hAnsi="Segoe UI" w:cs="Segoe UI"/>
          <w:sz w:val="20"/>
          <w:szCs w:val="20"/>
        </w:rPr>
        <w:t>4</w:t>
      </w:r>
      <w:r w:rsidR="00B056B0" w:rsidRPr="00DF1A2F">
        <w:rPr>
          <w:rFonts w:ascii="Segoe UI" w:eastAsia="Meiryo UI" w:hAnsi="Segoe UI" w:cs="Segoe UI" w:hint="eastAsia"/>
          <w:sz w:val="20"/>
          <w:szCs w:val="20"/>
        </w:rPr>
        <w:t>つの役割に対して、それぞれ必要なソフトウェア</w:t>
      </w:r>
      <w:r w:rsidR="00C06606" w:rsidRPr="00DF1A2F">
        <w:rPr>
          <w:rFonts w:ascii="Segoe UI" w:eastAsia="Meiryo UI" w:hAnsi="Segoe UI" w:cs="Segoe UI" w:hint="eastAsia"/>
          <w:sz w:val="20"/>
          <w:szCs w:val="20"/>
        </w:rPr>
        <w:t>の導入と設定</w:t>
      </w:r>
      <w:r w:rsidR="005E4FC6" w:rsidRPr="00DF1A2F">
        <w:rPr>
          <w:rFonts w:ascii="Segoe UI" w:eastAsia="Meiryo UI" w:hAnsi="Segoe UI" w:cs="Segoe UI" w:hint="eastAsia"/>
          <w:sz w:val="20"/>
          <w:szCs w:val="20"/>
        </w:rPr>
        <w:t>の大部分</w:t>
      </w:r>
      <w:r w:rsidR="00C06606" w:rsidRPr="00DF1A2F">
        <w:rPr>
          <w:rFonts w:ascii="Segoe UI" w:eastAsia="Meiryo UI" w:hAnsi="Segoe UI" w:cs="Segoe UI" w:hint="eastAsia"/>
          <w:sz w:val="20"/>
          <w:szCs w:val="20"/>
        </w:rPr>
        <w:t>を行うよう作成された</w:t>
      </w:r>
      <w:r w:rsidR="00C06606" w:rsidRPr="00DF1A2F">
        <w:rPr>
          <w:rFonts w:ascii="Segoe UI" w:eastAsia="Meiryo UI" w:hAnsi="Segoe UI" w:cs="Segoe UI"/>
          <w:sz w:val="20"/>
          <w:szCs w:val="20"/>
        </w:rPr>
        <w:t>Provisioning Script</w:t>
      </w:r>
      <w:r w:rsidR="00C06606" w:rsidRPr="00DF1A2F">
        <w:rPr>
          <w:rFonts w:ascii="Segoe UI" w:eastAsia="Meiryo UI" w:hAnsi="Segoe UI" w:cs="Segoe UI" w:hint="eastAsia"/>
          <w:sz w:val="20"/>
          <w:szCs w:val="20"/>
        </w:rPr>
        <w:t>を用いることで</w:t>
      </w:r>
      <w:r w:rsidR="00C06606" w:rsidRPr="00DF1A2F">
        <w:rPr>
          <w:rFonts w:ascii="Segoe UI" w:eastAsia="Meiryo UI" w:hAnsi="Segoe UI" w:cs="Segoe UI"/>
          <w:sz w:val="20"/>
          <w:szCs w:val="20"/>
        </w:rPr>
        <w:t>Provisioning Script</w:t>
      </w:r>
      <w:r w:rsidR="00C06606" w:rsidRPr="00DF1A2F">
        <w:rPr>
          <w:rFonts w:ascii="Segoe UI" w:eastAsia="Meiryo UI" w:hAnsi="Segoe UI" w:cs="Segoe UI" w:hint="eastAsia"/>
          <w:sz w:val="20"/>
          <w:szCs w:val="20"/>
        </w:rPr>
        <w:t>の力強さを</w:t>
      </w:r>
      <w:r w:rsidR="008B00FE" w:rsidRPr="00DF1A2F">
        <w:rPr>
          <w:rFonts w:ascii="Segoe UI" w:eastAsia="Meiryo UI" w:hAnsi="Segoe UI" w:cs="Segoe UI" w:hint="eastAsia"/>
          <w:sz w:val="20"/>
          <w:szCs w:val="20"/>
        </w:rPr>
        <w:t>体験します。</w:t>
      </w:r>
    </w:p>
    <w:p w14:paraId="0A0A8394" w14:textId="77777777" w:rsidR="002060F1" w:rsidRPr="00DF1A2F" w:rsidRDefault="002060F1" w:rsidP="008A5DA8">
      <w:pPr>
        <w:rPr>
          <w:rFonts w:ascii="Segoe UI" w:eastAsia="Meiryo UI" w:hAnsi="Segoe UI" w:cs="Segoe UI"/>
        </w:rPr>
      </w:pPr>
    </w:p>
    <w:p w14:paraId="50667086" w14:textId="77777777" w:rsidR="00C5631A" w:rsidRPr="00DF1A2F" w:rsidRDefault="00C5631A" w:rsidP="00C5631A">
      <w:pPr>
        <w:pStyle w:val="Heading2"/>
        <w:rPr>
          <w:rFonts w:ascii="Segoe UI" w:eastAsia="Meiryo UI" w:hAnsi="Segoe UI" w:cs="Segoe UI"/>
        </w:rPr>
      </w:pPr>
      <w:bookmarkStart w:id="1012" w:name="_Toc425691126"/>
      <w:r w:rsidRPr="00DF1A2F">
        <w:rPr>
          <w:rFonts w:ascii="Segoe UI" w:eastAsia="Meiryo UI" w:hAnsi="Segoe UI" w:cs="Segoe UI"/>
        </w:rPr>
        <w:t>Provisioning Script</w:t>
      </w:r>
      <w:r w:rsidRPr="00DF1A2F">
        <w:rPr>
          <w:rFonts w:ascii="Segoe UI" w:eastAsia="Meiryo UI" w:hAnsi="Segoe UI" w:cs="Segoe UI" w:hint="eastAsia"/>
        </w:rPr>
        <w:t>の利用方法</w:t>
      </w:r>
      <w:bookmarkEnd w:id="1012"/>
    </w:p>
    <w:p w14:paraId="04F7A185" w14:textId="77777777" w:rsidR="00C5631A" w:rsidRPr="00DF1A2F" w:rsidRDefault="00C5631A" w:rsidP="00C5631A">
      <w:pPr>
        <w:rPr>
          <w:rFonts w:ascii="Segoe UI" w:eastAsia="Meiryo UI" w:hAnsi="Segoe UI" w:cs="Segoe UI"/>
        </w:rPr>
      </w:pPr>
      <w:r w:rsidRPr="00DF1A2F">
        <w:rPr>
          <w:rFonts w:ascii="Segoe UI" w:eastAsia="Meiryo UI" w:hAnsi="Segoe UI" w:cs="Segoe UI"/>
        </w:rPr>
        <w:t>Provisioning Script</w:t>
      </w:r>
      <w:r w:rsidRPr="00DF1A2F">
        <w:rPr>
          <w:rFonts w:ascii="Segoe UI" w:eastAsia="Meiryo UI" w:hAnsi="Segoe UI" w:cs="Segoe UI" w:hint="eastAsia"/>
        </w:rPr>
        <w:t>は</w:t>
      </w:r>
      <w:r w:rsidR="00D46F1A" w:rsidRPr="00DF1A2F">
        <w:rPr>
          <w:rFonts w:ascii="Segoe UI" w:eastAsia="Meiryo UI" w:hAnsi="Segoe UI" w:cs="Segoe UI" w:hint="eastAsia"/>
        </w:rPr>
        <w:t>注文確定画面最終段階</w:t>
      </w:r>
      <w:r w:rsidR="00A16965" w:rsidRPr="00DF1A2F">
        <w:rPr>
          <w:rFonts w:ascii="Segoe UI" w:eastAsia="Meiryo UI" w:hAnsi="Segoe UI" w:cs="Segoe UI" w:hint="eastAsia"/>
        </w:rPr>
        <w:t>で設定可能です。</w:t>
      </w:r>
      <w:r w:rsidR="00A16965" w:rsidRPr="00DF1A2F">
        <w:rPr>
          <w:rFonts w:ascii="Segoe UI" w:eastAsia="Meiryo UI" w:hAnsi="Segoe UI" w:cs="Segoe UI"/>
        </w:rPr>
        <w:t>URL1</w:t>
      </w:r>
      <w:r w:rsidR="00A16965" w:rsidRPr="00DF1A2F">
        <w:rPr>
          <w:rFonts w:ascii="Segoe UI" w:eastAsia="Meiryo UI" w:hAnsi="Segoe UI" w:cs="Segoe UI" w:hint="eastAsia"/>
        </w:rPr>
        <w:t>に自動で実行させたい</w:t>
      </w:r>
      <w:r w:rsidR="00A16965" w:rsidRPr="00DF1A2F">
        <w:rPr>
          <w:rFonts w:ascii="Segoe UI" w:eastAsia="Meiryo UI" w:hAnsi="Segoe UI" w:cs="Segoe UI"/>
        </w:rPr>
        <w:t>Provisioning Script</w:t>
      </w:r>
      <w:r w:rsidR="00A16965" w:rsidRPr="00DF1A2F">
        <w:rPr>
          <w:rFonts w:ascii="Segoe UI" w:eastAsia="Meiryo UI" w:hAnsi="Segoe UI" w:cs="Segoe UI" w:hint="eastAsia"/>
        </w:rPr>
        <w:t>を指定することで</w:t>
      </w:r>
      <w:r w:rsidR="005B4E12" w:rsidRPr="00DF1A2F">
        <w:rPr>
          <w:rFonts w:ascii="Segoe UI" w:eastAsia="Meiryo UI" w:hAnsi="Segoe UI" w:cs="Segoe UI" w:hint="eastAsia"/>
        </w:rPr>
        <w:t>、インストール時にそれらのスクリプトを自動で実行させることができます。</w:t>
      </w:r>
    </w:p>
    <w:p w14:paraId="2AFC20D1" w14:textId="77777777" w:rsidR="00D46F1A" w:rsidRPr="00DF1A2F" w:rsidRDefault="00D46F1A" w:rsidP="00C5631A">
      <w:pPr>
        <w:rPr>
          <w:rFonts w:ascii="Segoe UI" w:eastAsia="Meiryo UI" w:hAnsi="Segoe UI" w:cs="Segoe UI"/>
        </w:rPr>
      </w:pPr>
    </w:p>
    <w:p w14:paraId="2583BFEE" w14:textId="52915C1E" w:rsidR="00D46F1A" w:rsidRPr="00DF1A2F" w:rsidRDefault="001A1358" w:rsidP="00C5631A">
      <w:pPr>
        <w:rPr>
          <w:rFonts w:ascii="Segoe UI" w:eastAsia="Meiryo UI" w:hAnsi="Segoe UI" w:cs="Segoe UI"/>
        </w:rPr>
      </w:pPr>
      <w:r w:rsidRPr="00DF1A2F">
        <w:rPr>
          <w:rFonts w:ascii="Segoe UI" w:eastAsia="Meiryo UI" w:hAnsi="Segoe UI" w:cs="Segoe UI"/>
          <w:noProof/>
          <w:rPrChange w:id="1013" w:author="Kitase" w:date="2015-07-26T16:23:00Z">
            <w:rPr>
              <w:rFonts w:ascii="Segoe UI" w:eastAsia="Meiryo UI" w:hAnsi="Segoe UI" w:cs="Segoe UI"/>
              <w:noProof/>
            </w:rPr>
          </w:rPrChange>
        </w:rPr>
        <w:drawing>
          <wp:inline distT="0" distB="0" distL="0" distR="0" wp14:anchorId="540C4380" wp14:editId="4C50CB3A">
            <wp:extent cx="5762625" cy="876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876300"/>
                    </a:xfrm>
                    <a:prstGeom prst="rect">
                      <a:avLst/>
                    </a:prstGeom>
                    <a:noFill/>
                    <a:ln>
                      <a:noFill/>
                    </a:ln>
                  </pic:spPr>
                </pic:pic>
              </a:graphicData>
            </a:graphic>
          </wp:inline>
        </w:drawing>
      </w:r>
    </w:p>
    <w:p w14:paraId="4A66C44F" w14:textId="516A5079" w:rsidR="00517A20" w:rsidRPr="00DF1A2F" w:rsidRDefault="00517A20">
      <w:pPr>
        <w:widowControl/>
        <w:jc w:val="left"/>
        <w:rPr>
          <w:ins w:id="1014" w:author="Kitase" w:date="2015-07-26T15:52:00Z"/>
          <w:rFonts w:ascii="Segoe UI" w:eastAsia="Meiryo UI" w:hAnsi="Segoe UI" w:cs="Segoe UI"/>
        </w:rPr>
      </w:pPr>
      <w:ins w:id="1015" w:author="Kitase" w:date="2015-07-26T15:52:00Z">
        <w:r w:rsidRPr="00DF1A2F">
          <w:rPr>
            <w:rFonts w:ascii="Segoe UI" w:eastAsia="Meiryo UI" w:hAnsi="Segoe UI" w:cs="Segoe UI"/>
          </w:rPr>
          <w:br w:type="page"/>
        </w:r>
      </w:ins>
    </w:p>
    <w:p w14:paraId="769E160F" w14:textId="77777777" w:rsidR="00D46F1A" w:rsidRPr="00DF1A2F" w:rsidRDefault="00D46F1A" w:rsidP="00C5631A">
      <w:pPr>
        <w:rPr>
          <w:ins w:id="1016" w:author="Kitase" w:date="2015-07-26T15:49:00Z"/>
          <w:rFonts w:ascii="Segoe UI" w:eastAsia="Meiryo UI" w:hAnsi="Segoe UI" w:cs="Segoe UI"/>
        </w:rPr>
      </w:pPr>
    </w:p>
    <w:p w14:paraId="7939D2D0" w14:textId="2E29E934" w:rsidR="00517A20" w:rsidRPr="00DF1A2F" w:rsidRDefault="00517A20">
      <w:pPr>
        <w:pStyle w:val="Heading1"/>
        <w:rPr>
          <w:ins w:id="1017" w:author="Kitase" w:date="2015-07-26T15:50:00Z"/>
          <w:rFonts w:ascii="Segoe UI" w:eastAsia="Meiryo UI" w:hAnsi="Segoe UI" w:cs="Segoe UI"/>
          <w:rPrChange w:id="1018" w:author="Kitase" w:date="2015-07-26T16:23:00Z">
            <w:rPr>
              <w:ins w:id="1019" w:author="Kitase" w:date="2015-07-26T15:50:00Z"/>
            </w:rPr>
          </w:rPrChange>
        </w:rPr>
        <w:pPrChange w:id="1020" w:author="Kitase" w:date="2015-07-26T15:51:00Z">
          <w:pPr/>
        </w:pPrChange>
      </w:pPr>
      <w:bookmarkStart w:id="1021" w:name="_Toc425691127"/>
      <w:ins w:id="1022" w:author="Kitase" w:date="2015-07-26T15:50:00Z">
        <w:r w:rsidRPr="00DF1A2F">
          <w:rPr>
            <w:rFonts w:ascii="Segoe UI" w:eastAsia="Meiryo UI" w:hAnsi="Segoe UI" w:cs="Segoe UI"/>
            <w:rPrChange w:id="1023" w:author="Kitase" w:date="2015-07-26T16:23:00Z">
              <w:rPr>
                <w:b/>
              </w:rPr>
            </w:rPrChange>
          </w:rPr>
          <w:t>VLAN Spanninig</w:t>
        </w:r>
        <w:bookmarkEnd w:id="1021"/>
      </w:ins>
    </w:p>
    <w:p w14:paraId="6B1D3CC9" w14:textId="3595878C" w:rsidR="00517A20" w:rsidRPr="00DF1A2F" w:rsidRDefault="00517A20">
      <w:pPr>
        <w:rPr>
          <w:ins w:id="1024" w:author="Kitase" w:date="2015-07-26T15:51:00Z"/>
          <w:rFonts w:ascii="Segoe UI" w:eastAsia="Meiryo UI" w:hAnsi="Segoe UI" w:cs="Segoe UI"/>
          <w:rPrChange w:id="1025" w:author="Kitase" w:date="2015-07-26T16:23:00Z">
            <w:rPr>
              <w:ins w:id="1026" w:author="Kitase" w:date="2015-07-26T15:51:00Z"/>
            </w:rPr>
          </w:rPrChange>
        </w:rPr>
        <w:pPrChange w:id="1027" w:author="Kitase" w:date="2015-07-26T15:52:00Z">
          <w:pPr>
            <w:pStyle w:val="ListParagraph"/>
            <w:numPr>
              <w:numId w:val="42"/>
            </w:numPr>
            <w:ind w:leftChars="0" w:left="420" w:hanging="420"/>
          </w:pPr>
        </w:pPrChange>
      </w:pPr>
      <w:ins w:id="1028" w:author="Kitase" w:date="2015-07-26T15:51:00Z">
        <w:r w:rsidRPr="00DF1A2F">
          <w:rPr>
            <w:rFonts w:ascii="Segoe UI" w:eastAsia="Meiryo UI" w:hAnsi="Segoe UI" w:cs="Segoe UI" w:hint="eastAsia"/>
            <w:rPrChange w:id="1029" w:author="Kitase" w:date="2015-07-26T16:23:00Z">
              <w:rPr>
                <w:rFonts w:hint="eastAsia"/>
              </w:rPr>
            </w:rPrChange>
          </w:rPr>
          <w:t>複数の</w:t>
        </w:r>
        <w:r w:rsidRPr="00DF1A2F">
          <w:rPr>
            <w:rFonts w:ascii="Segoe UI" w:eastAsia="Meiryo UI" w:hAnsi="Segoe UI" w:cs="Segoe UI"/>
            <w:rPrChange w:id="1030" w:author="Kitase" w:date="2015-07-26T16:23:00Z">
              <w:rPr/>
            </w:rPrChange>
          </w:rPr>
          <w:t>Private VLAN</w:t>
        </w:r>
        <w:r w:rsidRPr="00DF1A2F">
          <w:rPr>
            <w:rFonts w:ascii="Segoe UI" w:eastAsia="Meiryo UI" w:hAnsi="Segoe UI" w:cs="Segoe UI" w:hint="eastAsia"/>
            <w:rPrChange w:id="1031" w:author="Kitase" w:date="2015-07-26T16:23:00Z">
              <w:rPr>
                <w:rFonts w:hint="eastAsia"/>
              </w:rPr>
            </w:rPrChange>
          </w:rPr>
          <w:t>との通信を有効にする為に、</w:t>
        </w:r>
        <w:r w:rsidRPr="00DF1A2F">
          <w:rPr>
            <w:rFonts w:ascii="Segoe UI" w:eastAsia="Meiryo UI" w:hAnsi="Segoe UI" w:cs="Segoe UI"/>
            <w:rPrChange w:id="1032" w:author="Kitase" w:date="2015-07-26T16:23:00Z">
              <w:rPr/>
            </w:rPrChange>
          </w:rPr>
          <w:t>VLAN Spanning</w:t>
        </w:r>
        <w:r w:rsidRPr="00DF1A2F">
          <w:rPr>
            <w:rFonts w:ascii="Segoe UI" w:eastAsia="Meiryo UI" w:hAnsi="Segoe UI" w:cs="Segoe UI" w:hint="eastAsia"/>
            <w:rPrChange w:id="1033" w:author="Kitase" w:date="2015-07-26T16:23:00Z">
              <w:rPr>
                <w:rFonts w:hint="eastAsia"/>
              </w:rPr>
            </w:rPrChange>
          </w:rPr>
          <w:t>の設定を行います。管理ポータルから、</w:t>
        </w:r>
        <w:r w:rsidRPr="00DF1A2F">
          <w:rPr>
            <w:rFonts w:ascii="Segoe UI" w:eastAsia="Meiryo UI" w:hAnsi="Segoe UI" w:cs="Segoe UI"/>
            <w:rPrChange w:id="1034" w:author="Kitase" w:date="2015-07-26T16:23:00Z">
              <w:rPr/>
            </w:rPrChange>
          </w:rPr>
          <w:t>Network – IP Management – VLANs</w:t>
        </w:r>
        <w:r w:rsidRPr="00DF1A2F">
          <w:rPr>
            <w:rFonts w:ascii="Segoe UI" w:eastAsia="Meiryo UI" w:hAnsi="Segoe UI" w:cs="Segoe UI" w:hint="eastAsia"/>
            <w:rPrChange w:id="1035" w:author="Kitase" w:date="2015-07-26T16:23:00Z">
              <w:rPr>
                <w:rFonts w:hint="eastAsia"/>
              </w:rPr>
            </w:rPrChange>
          </w:rPr>
          <w:t>で、</w:t>
        </w:r>
        <w:r w:rsidRPr="00DF1A2F">
          <w:rPr>
            <w:rFonts w:ascii="Segoe UI" w:eastAsia="Meiryo UI" w:hAnsi="Segoe UI" w:cs="Segoe UI"/>
            <w:rPrChange w:id="1036" w:author="Kitase" w:date="2015-07-26T16:23:00Z">
              <w:rPr/>
            </w:rPrChange>
          </w:rPr>
          <w:t>Span</w:t>
        </w:r>
        <w:r w:rsidRPr="00DF1A2F">
          <w:rPr>
            <w:rFonts w:ascii="Segoe UI" w:eastAsia="Meiryo UI" w:hAnsi="Segoe UI" w:cs="Segoe UI" w:hint="eastAsia"/>
            <w:rPrChange w:id="1037" w:author="Kitase" w:date="2015-07-26T16:23:00Z">
              <w:rPr>
                <w:rFonts w:hint="eastAsia"/>
              </w:rPr>
            </w:rPrChange>
          </w:rPr>
          <w:t>タブをクリックし、</w:t>
        </w:r>
        <w:r w:rsidRPr="00DF1A2F">
          <w:rPr>
            <w:rFonts w:ascii="Segoe UI" w:eastAsia="Meiryo UI" w:hAnsi="Segoe UI" w:cs="Segoe UI"/>
            <w:rPrChange w:id="1038" w:author="Kitase" w:date="2015-07-26T16:23:00Z">
              <w:rPr/>
            </w:rPrChange>
          </w:rPr>
          <w:t>VLAN Spanning: On</w:t>
        </w:r>
        <w:r w:rsidRPr="00DF1A2F">
          <w:rPr>
            <w:rFonts w:ascii="Segoe UI" w:eastAsia="Meiryo UI" w:hAnsi="Segoe UI" w:cs="Segoe UI" w:hint="eastAsia"/>
            <w:rPrChange w:id="1039" w:author="Kitase" w:date="2015-07-26T16:23:00Z">
              <w:rPr>
                <w:rFonts w:hint="eastAsia"/>
              </w:rPr>
            </w:rPrChange>
          </w:rPr>
          <w:t>をチェックします。</w:t>
        </w:r>
      </w:ins>
    </w:p>
    <w:p w14:paraId="5BB1DC4F" w14:textId="77777777" w:rsidR="00517A20" w:rsidRPr="00DF1A2F" w:rsidRDefault="00517A20" w:rsidP="00517A20">
      <w:pPr>
        <w:rPr>
          <w:ins w:id="1040" w:author="Kitase" w:date="2015-07-26T15:51:00Z"/>
          <w:rFonts w:ascii="Segoe UI" w:eastAsia="Meiryo UI" w:hAnsi="Segoe UI" w:cs="Segoe UI"/>
          <w:rPrChange w:id="1041" w:author="Kitase" w:date="2015-07-26T16:23:00Z">
            <w:rPr>
              <w:ins w:id="1042" w:author="Kitase" w:date="2015-07-26T15:51:00Z"/>
              <w:rFonts w:ascii="Meiryo UI" w:eastAsia="Meiryo UI" w:hAnsi="Meiryo UI" w:cs="Meiryo UI"/>
            </w:rPr>
          </w:rPrChange>
        </w:rPr>
      </w:pPr>
      <w:ins w:id="1043" w:author="Kitase" w:date="2015-07-26T15:51:00Z">
        <w:r w:rsidRPr="00DF1A2F">
          <w:rPr>
            <w:rFonts w:ascii="Segoe UI" w:eastAsia="Meiryo UI" w:hAnsi="Segoe UI" w:cs="Segoe UI"/>
            <w:noProof/>
            <w:rPrChange w:id="1044" w:author="Kitase" w:date="2015-07-26T16:23:00Z">
              <w:rPr>
                <w:rFonts w:ascii="Meiryo UI" w:eastAsia="Meiryo UI" w:hAnsi="Meiryo UI" w:cs="Meiryo UI"/>
                <w:noProof/>
              </w:rPr>
            </w:rPrChange>
          </w:rPr>
          <w:drawing>
            <wp:inline distT="0" distB="0" distL="0" distR="0" wp14:anchorId="515DB51D" wp14:editId="12FA0164">
              <wp:extent cx="5396230" cy="2476500"/>
              <wp:effectExtent l="0" t="0" r="0" b="0"/>
              <wp:docPr id="38"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014-11-03 12.13.52.png"/>
                      <pic:cNvPicPr/>
                    </pic:nvPicPr>
                    <pic:blipFill rotWithShape="1">
                      <a:blip r:embed="rId17" cstate="print">
                        <a:extLst>
                          <a:ext uri="{28A0092B-C50C-407E-A947-70E740481C1C}">
                            <a14:useLocalDpi xmlns:a14="http://schemas.microsoft.com/office/drawing/2010/main" val="0"/>
                          </a:ext>
                        </a:extLst>
                      </a:blip>
                      <a:srcRect b="26568"/>
                      <a:stretch/>
                    </pic:blipFill>
                    <pic:spPr bwMode="auto">
                      <a:xfrm>
                        <a:off x="0" y="0"/>
                        <a:ext cx="5396230" cy="2476500"/>
                      </a:xfrm>
                      <a:prstGeom prst="rect">
                        <a:avLst/>
                      </a:prstGeom>
                      <a:ln>
                        <a:noFill/>
                      </a:ln>
                      <a:extLst>
                        <a:ext uri="{53640926-AAD7-44D8-BBD7-CCE9431645EC}">
                          <a14:shadowObscured xmlns:a14="http://schemas.microsoft.com/office/drawing/2010/main"/>
                        </a:ext>
                      </a:extLst>
                    </pic:spPr>
                  </pic:pic>
                </a:graphicData>
              </a:graphic>
            </wp:inline>
          </w:drawing>
        </w:r>
      </w:ins>
    </w:p>
    <w:p w14:paraId="046410DB" w14:textId="242E8D48" w:rsidR="00517A20" w:rsidRPr="00DF1A2F" w:rsidDel="00517A20" w:rsidRDefault="00517A20">
      <w:pPr>
        <w:rPr>
          <w:del w:id="1045" w:author="Kitase" w:date="2015-07-26T15:51:00Z"/>
          <w:rFonts w:ascii="Segoe UI" w:eastAsia="Meiryo UI" w:hAnsi="Segoe UI" w:cs="Segoe UI"/>
          <w:rPrChange w:id="1046" w:author="Kitase" w:date="2015-07-26T16:23:00Z">
            <w:rPr>
              <w:del w:id="1047" w:author="Kitase" w:date="2015-07-26T15:51:00Z"/>
            </w:rPr>
          </w:rPrChange>
        </w:rPr>
      </w:pPr>
    </w:p>
    <w:p w14:paraId="6385E30A" w14:textId="77777777" w:rsidR="00D46F1A" w:rsidRPr="00DF1A2F" w:rsidRDefault="00FA770C" w:rsidP="00C5631A">
      <w:pPr>
        <w:rPr>
          <w:rFonts w:ascii="Segoe UI" w:eastAsia="Meiryo UI" w:hAnsi="Segoe UI" w:cs="Segoe UI"/>
        </w:rPr>
      </w:pPr>
      <w:ins w:id="1048" w:author="Kitase" w:date="2015-07-25T04:10:00Z">
        <w:r w:rsidRPr="00DF1A2F">
          <w:rPr>
            <w:rFonts w:ascii="Segoe UI" w:eastAsia="Meiryo UI" w:hAnsi="Segoe UI" w:cs="Segoe UI"/>
          </w:rPr>
          <w:br w:type="page"/>
        </w:r>
      </w:ins>
    </w:p>
    <w:p w14:paraId="2263D665" w14:textId="77777777" w:rsidR="00E470A4" w:rsidRPr="00DF1A2F" w:rsidRDefault="0036687B" w:rsidP="00E470A4">
      <w:pPr>
        <w:pStyle w:val="Heading1"/>
        <w:rPr>
          <w:rFonts w:ascii="Segoe UI" w:eastAsia="Meiryo UI" w:hAnsi="Segoe UI" w:cs="Segoe UI"/>
        </w:rPr>
      </w:pPr>
      <w:bookmarkStart w:id="1049" w:name="_Toc425691128"/>
      <w:r w:rsidRPr="00DF1A2F">
        <w:rPr>
          <w:rFonts w:ascii="Segoe UI" w:eastAsia="Meiryo UI" w:hAnsi="Segoe UI" w:cs="Segoe UI" w:hint="eastAsia"/>
        </w:rPr>
        <w:lastRenderedPageBreak/>
        <w:t>スケーラブル</w:t>
      </w:r>
      <w:del w:id="1050" w:author="Kitase" w:date="2015-07-25T05:18:00Z">
        <w:r w:rsidRPr="00DF1A2F" w:rsidDel="00730126">
          <w:rPr>
            <w:rFonts w:ascii="Segoe UI" w:eastAsia="Meiryo UI" w:hAnsi="Segoe UI" w:cs="Segoe UI"/>
          </w:rPr>
          <w:delText>Wordpress</w:delText>
        </w:r>
      </w:del>
      <w:ins w:id="1051" w:author="Kitase" w:date="2015-07-25T05:18:00Z">
        <w:r w:rsidR="00730126" w:rsidRPr="00DF1A2F">
          <w:rPr>
            <w:rFonts w:ascii="Segoe UI" w:eastAsia="Meiryo UI" w:hAnsi="Segoe UI" w:cs="Segoe UI"/>
          </w:rPr>
          <w:t>WordPress</w:t>
        </w:r>
      </w:ins>
      <w:r w:rsidRPr="00DF1A2F">
        <w:rPr>
          <w:rFonts w:ascii="Segoe UI" w:eastAsia="Meiryo UI" w:hAnsi="Segoe UI" w:cs="Segoe UI" w:hint="eastAsia"/>
        </w:rPr>
        <w:t>システムの展開</w:t>
      </w:r>
      <w:bookmarkEnd w:id="1049"/>
    </w:p>
    <w:p w14:paraId="6B249969" w14:textId="77777777" w:rsidR="00410E73" w:rsidRPr="00DF1A2F" w:rsidRDefault="00410E73" w:rsidP="0001037C">
      <w:pPr>
        <w:ind w:firstLineChars="100" w:firstLine="210"/>
        <w:rPr>
          <w:rFonts w:ascii="Segoe UI" w:eastAsia="Meiryo UI" w:hAnsi="Segoe UI" w:cs="Segoe UI"/>
        </w:rPr>
      </w:pPr>
      <w:r w:rsidRPr="00DF1A2F">
        <w:rPr>
          <w:rFonts w:ascii="Segoe UI" w:eastAsia="Meiryo UI" w:hAnsi="Segoe UI" w:cs="Segoe UI" w:hint="eastAsia"/>
        </w:rPr>
        <w:t>本章では、実際に</w:t>
      </w:r>
      <w:r w:rsidRPr="00DF1A2F">
        <w:rPr>
          <w:rFonts w:ascii="Segoe UI" w:eastAsia="Meiryo UI" w:hAnsi="Segoe UI" w:cs="Segoe UI"/>
        </w:rPr>
        <w:t>Provisioning Script</w:t>
      </w:r>
      <w:r w:rsidRPr="00DF1A2F">
        <w:rPr>
          <w:rFonts w:ascii="Segoe UI" w:eastAsia="Meiryo UI" w:hAnsi="Segoe UI" w:cs="Segoe UI" w:hint="eastAsia"/>
        </w:rPr>
        <w:t>を活用しながらスケーラブルな</w:t>
      </w:r>
      <w:del w:id="1052" w:author="Kitase" w:date="2015-07-25T05:18:00Z">
        <w:r w:rsidRPr="00DF1A2F" w:rsidDel="00730126">
          <w:rPr>
            <w:rFonts w:ascii="Segoe UI" w:eastAsia="Meiryo UI" w:hAnsi="Segoe UI" w:cs="Segoe UI"/>
          </w:rPr>
          <w:delText>Wordpress</w:delText>
        </w:r>
      </w:del>
      <w:ins w:id="1053" w:author="Kitase" w:date="2015-07-25T05:18:00Z">
        <w:r w:rsidR="00730126" w:rsidRPr="00DF1A2F">
          <w:rPr>
            <w:rFonts w:ascii="Segoe UI" w:eastAsia="Meiryo UI" w:hAnsi="Segoe UI" w:cs="Segoe UI"/>
          </w:rPr>
          <w:t>WordPress</w:t>
        </w:r>
      </w:ins>
      <w:r w:rsidRPr="00DF1A2F">
        <w:rPr>
          <w:rFonts w:ascii="Segoe UI" w:eastAsia="Meiryo UI" w:hAnsi="Segoe UI" w:cs="Segoe UI" w:hint="eastAsia"/>
        </w:rPr>
        <w:t>システムを構築します。本ハンズオンで構成するスケーラブル</w:t>
      </w:r>
      <w:del w:id="1054" w:author="Kitase" w:date="2015-07-25T05:18:00Z">
        <w:r w:rsidRPr="00DF1A2F" w:rsidDel="00730126">
          <w:rPr>
            <w:rFonts w:ascii="Segoe UI" w:eastAsia="Meiryo UI" w:hAnsi="Segoe UI" w:cs="Segoe UI"/>
          </w:rPr>
          <w:delText>Wordpress</w:delText>
        </w:r>
      </w:del>
      <w:ins w:id="1055" w:author="Kitase" w:date="2015-07-25T05:18:00Z">
        <w:r w:rsidR="00730126" w:rsidRPr="00DF1A2F">
          <w:rPr>
            <w:rFonts w:ascii="Segoe UI" w:eastAsia="Meiryo UI" w:hAnsi="Segoe UI" w:cs="Segoe UI"/>
          </w:rPr>
          <w:t>WordPress</w:t>
        </w:r>
      </w:ins>
      <w:r w:rsidRPr="00DF1A2F">
        <w:rPr>
          <w:rFonts w:ascii="Segoe UI" w:eastAsia="Meiryo UI" w:hAnsi="Segoe UI" w:cs="Segoe UI" w:hint="eastAsia"/>
        </w:rPr>
        <w:t>環境は</w:t>
      </w:r>
      <w:r w:rsidR="00CC1DB4" w:rsidRPr="00DF1A2F">
        <w:rPr>
          <w:rFonts w:ascii="Segoe UI" w:eastAsia="Meiryo UI" w:hAnsi="Segoe UI" w:cs="Segoe UI" w:hint="eastAsia"/>
        </w:rPr>
        <w:t>、</w:t>
      </w:r>
      <w:r w:rsidRPr="00DF1A2F">
        <w:rPr>
          <w:rFonts w:ascii="Segoe UI" w:eastAsia="Meiryo UI" w:hAnsi="Segoe UI" w:cs="Segoe UI" w:hint="eastAsia"/>
        </w:rPr>
        <w:t>以下の通り複数の段階を踏んで負荷分散を行っています。</w:t>
      </w:r>
    </w:p>
    <w:p w14:paraId="761E3E3D" w14:textId="77777777" w:rsidR="00CC1DB4" w:rsidRPr="00DF1A2F" w:rsidRDefault="00CC1DB4" w:rsidP="00CC1DB4">
      <w:pPr>
        <w:numPr>
          <w:ilvl w:val="0"/>
          <w:numId w:val="31"/>
        </w:numPr>
        <w:rPr>
          <w:rFonts w:ascii="Segoe UI" w:eastAsia="Meiryo UI" w:hAnsi="Segoe UI" w:cs="Segoe UI"/>
        </w:rPr>
      </w:pPr>
      <w:r w:rsidRPr="00DF1A2F">
        <w:rPr>
          <w:rFonts w:ascii="Segoe UI" w:eastAsia="Meiryo UI" w:hAnsi="Segoe UI" w:cs="Segoe UI" w:hint="eastAsia"/>
        </w:rPr>
        <w:t>上位で負荷分散を行うロードバランサー</w:t>
      </w:r>
    </w:p>
    <w:p w14:paraId="014695FC" w14:textId="77777777" w:rsidR="00CC1DB4" w:rsidRPr="00DF1A2F" w:rsidRDefault="00F918C4" w:rsidP="00F918C4">
      <w:pPr>
        <w:numPr>
          <w:ilvl w:val="0"/>
          <w:numId w:val="31"/>
        </w:numPr>
        <w:rPr>
          <w:rFonts w:ascii="Segoe UI" w:eastAsia="Meiryo UI" w:hAnsi="Segoe UI" w:cs="Segoe UI"/>
        </w:rPr>
      </w:pPr>
      <w:r w:rsidRPr="00DF1A2F">
        <w:rPr>
          <w:rFonts w:ascii="Segoe UI" w:eastAsia="Meiryo UI" w:hAnsi="Segoe UI" w:cs="Segoe UI" w:hint="eastAsia"/>
        </w:rPr>
        <w:t>途中でコンテンツをキャッシュする</w:t>
      </w:r>
      <w:r w:rsidRPr="00DF1A2F">
        <w:rPr>
          <w:rFonts w:ascii="Segoe UI" w:eastAsia="Meiryo UI" w:hAnsi="Segoe UI" w:cs="Segoe UI"/>
        </w:rPr>
        <w:t>Reverse Proxy</w:t>
      </w:r>
    </w:p>
    <w:p w14:paraId="0BF4A6B6" w14:textId="77777777" w:rsidR="00F918C4" w:rsidRPr="00DF1A2F" w:rsidRDefault="00CC1DB4" w:rsidP="00CC1DB4">
      <w:pPr>
        <w:numPr>
          <w:ilvl w:val="0"/>
          <w:numId w:val="31"/>
        </w:numPr>
        <w:rPr>
          <w:rFonts w:ascii="Segoe UI" w:eastAsia="Meiryo UI" w:hAnsi="Segoe UI" w:cs="Segoe UI"/>
        </w:rPr>
      </w:pPr>
      <w:r w:rsidRPr="00DF1A2F">
        <w:rPr>
          <w:rFonts w:ascii="Segoe UI" w:eastAsia="Meiryo UI" w:hAnsi="Segoe UI" w:cs="Segoe UI" w:hint="eastAsia"/>
        </w:rPr>
        <w:t>複数の末端</w:t>
      </w:r>
      <w:del w:id="1056" w:author="Kitase" w:date="2015-07-25T05:18:00Z">
        <w:r w:rsidRPr="00DF1A2F" w:rsidDel="00730126">
          <w:rPr>
            <w:rFonts w:ascii="Segoe UI" w:eastAsia="Meiryo UI" w:hAnsi="Segoe UI" w:cs="Segoe UI"/>
          </w:rPr>
          <w:delText>Wordpress</w:delText>
        </w:r>
      </w:del>
      <w:ins w:id="1057" w:author="Kitase" w:date="2015-07-25T05:18:00Z">
        <w:r w:rsidR="00730126" w:rsidRPr="00DF1A2F">
          <w:rPr>
            <w:rFonts w:ascii="Segoe UI" w:eastAsia="Meiryo UI" w:hAnsi="Segoe UI" w:cs="Segoe UI"/>
          </w:rPr>
          <w:t>WordPress</w:t>
        </w:r>
      </w:ins>
      <w:r w:rsidRPr="00DF1A2F">
        <w:rPr>
          <w:rFonts w:ascii="Segoe UI" w:eastAsia="Meiryo UI" w:hAnsi="Segoe UI" w:cs="Segoe UI" w:hint="eastAsia"/>
        </w:rPr>
        <w:t>サーバ</w:t>
      </w:r>
      <w:r w:rsidRPr="00DF1A2F">
        <w:rPr>
          <w:rFonts w:ascii="Segoe UI" w:eastAsia="Meiryo UI" w:hAnsi="Segoe UI" w:cs="Segoe UI"/>
        </w:rPr>
        <w:t xml:space="preserve"> </w:t>
      </w:r>
    </w:p>
    <w:p w14:paraId="43AC5681" w14:textId="77777777" w:rsidR="0001037C" w:rsidRPr="00DF1A2F" w:rsidRDefault="0001037C" w:rsidP="0001037C">
      <w:pPr>
        <w:rPr>
          <w:rFonts w:ascii="Segoe UI" w:eastAsia="Meiryo UI" w:hAnsi="Segoe UI" w:cs="Segoe UI"/>
        </w:rPr>
      </w:pPr>
      <w:r w:rsidRPr="00DF1A2F">
        <w:rPr>
          <w:rFonts w:ascii="Segoe UI" w:eastAsia="Meiryo UI" w:hAnsi="Segoe UI" w:cs="Segoe UI" w:hint="eastAsia"/>
        </w:rPr>
        <w:t>これらの環境を構築するために、本ハンズオンでは以下の順番でマシンを注文し、設定します。</w:t>
      </w:r>
    </w:p>
    <w:p w14:paraId="457F75A8" w14:textId="77777777" w:rsidR="0001037C" w:rsidRPr="00DF1A2F" w:rsidRDefault="0001037C" w:rsidP="0001037C">
      <w:pPr>
        <w:numPr>
          <w:ilvl w:val="0"/>
          <w:numId w:val="32"/>
        </w:numPr>
        <w:rPr>
          <w:rFonts w:ascii="Segoe UI" w:eastAsia="Meiryo UI" w:hAnsi="Segoe UI" w:cs="Segoe UI"/>
        </w:rPr>
      </w:pPr>
      <w:r w:rsidRPr="00DF1A2F">
        <w:rPr>
          <w:rFonts w:ascii="Segoe UI" w:eastAsia="Meiryo UI" w:hAnsi="Segoe UI" w:cs="Segoe UI" w:hint="eastAsia"/>
        </w:rPr>
        <w:t>マシン群を監視する</w:t>
      </w:r>
      <w:r w:rsidRPr="00DF1A2F">
        <w:rPr>
          <w:rFonts w:ascii="Segoe UI" w:eastAsia="Meiryo UI" w:hAnsi="Segoe UI" w:cs="Segoe UI"/>
        </w:rPr>
        <w:t>Zabbix</w:t>
      </w:r>
      <w:r w:rsidRPr="00DF1A2F">
        <w:rPr>
          <w:rFonts w:ascii="Segoe UI" w:eastAsia="Meiryo UI" w:hAnsi="Segoe UI" w:cs="Segoe UI" w:hint="eastAsia"/>
        </w:rPr>
        <w:t>サーバ</w:t>
      </w:r>
    </w:p>
    <w:p w14:paraId="45D187A5" w14:textId="77777777" w:rsidR="0001037C" w:rsidRPr="00DF1A2F" w:rsidRDefault="0001037C" w:rsidP="0001037C">
      <w:pPr>
        <w:numPr>
          <w:ilvl w:val="0"/>
          <w:numId w:val="32"/>
        </w:numPr>
        <w:rPr>
          <w:rFonts w:ascii="Segoe UI" w:eastAsia="Meiryo UI" w:hAnsi="Segoe UI" w:cs="Segoe UI"/>
        </w:rPr>
      </w:pPr>
      <w:r w:rsidRPr="00DF1A2F">
        <w:rPr>
          <w:rFonts w:ascii="Segoe UI" w:eastAsia="Meiryo UI" w:hAnsi="Segoe UI" w:cs="Segoe UI" w:hint="eastAsia"/>
        </w:rPr>
        <w:t>バックエンドに設置される</w:t>
      </w:r>
      <w:r w:rsidRPr="00DF1A2F">
        <w:rPr>
          <w:rFonts w:ascii="Segoe UI" w:eastAsia="Meiryo UI" w:hAnsi="Segoe UI" w:cs="Segoe UI"/>
        </w:rPr>
        <w:t>DB</w:t>
      </w:r>
      <w:r w:rsidRPr="00DF1A2F">
        <w:rPr>
          <w:rFonts w:ascii="Segoe UI" w:eastAsia="Meiryo UI" w:hAnsi="Segoe UI" w:cs="Segoe UI" w:hint="eastAsia"/>
        </w:rPr>
        <w:t>サーバ</w:t>
      </w:r>
    </w:p>
    <w:p w14:paraId="124DA813" w14:textId="77777777" w:rsidR="0001037C" w:rsidRPr="00DF1A2F" w:rsidRDefault="0001037C" w:rsidP="0001037C">
      <w:pPr>
        <w:numPr>
          <w:ilvl w:val="0"/>
          <w:numId w:val="32"/>
        </w:numPr>
        <w:rPr>
          <w:rFonts w:ascii="Segoe UI" w:eastAsia="Meiryo UI" w:hAnsi="Segoe UI" w:cs="Segoe UI"/>
        </w:rPr>
      </w:pPr>
      <w:del w:id="1058" w:author="Kitase" w:date="2015-07-25T05:18:00Z">
        <w:r w:rsidRPr="00DF1A2F" w:rsidDel="00730126">
          <w:rPr>
            <w:rFonts w:ascii="Segoe UI" w:eastAsia="Meiryo UI" w:hAnsi="Segoe UI" w:cs="Segoe UI"/>
          </w:rPr>
          <w:delText>Wordpress</w:delText>
        </w:r>
      </w:del>
      <w:ins w:id="1059" w:author="Kitase" w:date="2015-07-25T05:18:00Z">
        <w:r w:rsidR="00730126" w:rsidRPr="00DF1A2F">
          <w:rPr>
            <w:rFonts w:ascii="Segoe UI" w:eastAsia="Meiryo UI" w:hAnsi="Segoe UI" w:cs="Segoe UI"/>
          </w:rPr>
          <w:t>WordPress</w:t>
        </w:r>
      </w:ins>
      <w:r w:rsidRPr="00DF1A2F">
        <w:rPr>
          <w:rFonts w:ascii="Segoe UI" w:eastAsia="Meiryo UI" w:hAnsi="Segoe UI" w:cs="Segoe UI" w:hint="eastAsia"/>
        </w:rPr>
        <w:t>サーバ</w:t>
      </w:r>
    </w:p>
    <w:p w14:paraId="4835A04B" w14:textId="77777777" w:rsidR="0001037C" w:rsidRPr="00DF1A2F" w:rsidRDefault="0001037C" w:rsidP="0001037C">
      <w:pPr>
        <w:numPr>
          <w:ilvl w:val="0"/>
          <w:numId w:val="32"/>
        </w:numPr>
        <w:rPr>
          <w:rFonts w:ascii="Segoe UI" w:eastAsia="Meiryo UI" w:hAnsi="Segoe UI" w:cs="Segoe UI"/>
        </w:rPr>
      </w:pPr>
      <w:r w:rsidRPr="00DF1A2F">
        <w:rPr>
          <w:rFonts w:ascii="Segoe UI" w:eastAsia="Meiryo UI" w:hAnsi="Segoe UI" w:cs="Segoe UI"/>
        </w:rPr>
        <w:t>Reverse Proxy</w:t>
      </w:r>
      <w:r w:rsidRPr="00DF1A2F">
        <w:rPr>
          <w:rFonts w:ascii="Segoe UI" w:eastAsia="Meiryo UI" w:hAnsi="Segoe UI" w:cs="Segoe UI" w:hint="eastAsia"/>
        </w:rPr>
        <w:t>サーバ</w:t>
      </w:r>
    </w:p>
    <w:p w14:paraId="4C532A59" w14:textId="77777777" w:rsidR="0001037C" w:rsidRPr="00DF1A2F" w:rsidRDefault="0001037C" w:rsidP="0001037C">
      <w:pPr>
        <w:numPr>
          <w:ilvl w:val="0"/>
          <w:numId w:val="32"/>
        </w:numPr>
        <w:rPr>
          <w:rFonts w:ascii="Segoe UI" w:eastAsia="Meiryo UI" w:hAnsi="Segoe UI" w:cs="Segoe UI"/>
        </w:rPr>
      </w:pPr>
      <w:r w:rsidRPr="00DF1A2F">
        <w:rPr>
          <w:rFonts w:ascii="Segoe UI" w:eastAsia="Meiryo UI" w:hAnsi="Segoe UI" w:cs="Segoe UI" w:hint="eastAsia"/>
        </w:rPr>
        <w:t>ロードバランサ</w:t>
      </w:r>
    </w:p>
    <w:p w14:paraId="2D8C6EA7" w14:textId="77777777" w:rsidR="00E470A4" w:rsidRPr="00DF1A2F" w:rsidRDefault="00201B6D" w:rsidP="00E84A92">
      <w:pPr>
        <w:pStyle w:val="Heading2"/>
        <w:rPr>
          <w:rFonts w:ascii="Segoe UI" w:eastAsia="Meiryo UI" w:hAnsi="Segoe UI" w:cs="Segoe UI"/>
        </w:rPr>
      </w:pPr>
      <w:bookmarkStart w:id="1060" w:name="_Toc425691129"/>
      <w:r w:rsidRPr="00DF1A2F">
        <w:rPr>
          <w:rFonts w:ascii="Segoe UI" w:eastAsia="Meiryo UI" w:hAnsi="Segoe UI" w:cs="Segoe UI"/>
        </w:rPr>
        <w:t>Zabbix</w:t>
      </w:r>
      <w:r w:rsidRPr="00DF1A2F">
        <w:rPr>
          <w:rFonts w:ascii="Segoe UI" w:eastAsia="Meiryo UI" w:hAnsi="Segoe UI" w:cs="Segoe UI" w:hint="eastAsia"/>
        </w:rPr>
        <w:t>サーバ</w:t>
      </w:r>
      <w:r w:rsidR="00C66116" w:rsidRPr="00DF1A2F">
        <w:rPr>
          <w:rFonts w:ascii="Segoe UI" w:eastAsia="Meiryo UI" w:hAnsi="Segoe UI" w:cs="Segoe UI" w:hint="eastAsia"/>
        </w:rPr>
        <w:t>の</w:t>
      </w:r>
      <w:commentRangeStart w:id="1061"/>
      <w:r w:rsidR="00C66116" w:rsidRPr="00DF1A2F">
        <w:rPr>
          <w:rFonts w:ascii="Segoe UI" w:eastAsia="Meiryo UI" w:hAnsi="Segoe UI" w:cs="Segoe UI" w:hint="eastAsia"/>
        </w:rPr>
        <w:t>セットアップ</w:t>
      </w:r>
      <w:commentRangeEnd w:id="1061"/>
      <w:r w:rsidR="00045AA9" w:rsidRPr="00DF1A2F">
        <w:rPr>
          <w:rStyle w:val="CommentReference"/>
          <w:rFonts w:ascii="Segoe UI" w:eastAsia="Meiryo UI" w:hAnsi="Segoe UI" w:cs="Segoe UI"/>
          <w:b w:val="0"/>
          <w:szCs w:val="20"/>
          <w:rPrChange w:id="1062" w:author="Kitase" w:date="2015-07-26T16:23:00Z">
            <w:rPr>
              <w:rStyle w:val="CommentReference"/>
              <w:rFonts w:ascii="ＭＳ ゴシック" w:eastAsia="ＭＳ ゴシック" w:hAnsi="Century"/>
              <w:b w:val="0"/>
              <w:szCs w:val="20"/>
            </w:rPr>
          </w:rPrChange>
        </w:rPr>
        <w:commentReference w:id="1061"/>
      </w:r>
      <w:bookmarkEnd w:id="1060"/>
    </w:p>
    <w:p w14:paraId="7F7DB9BB" w14:textId="77777777" w:rsidR="00201B6D" w:rsidRPr="00DF1A2F" w:rsidDel="00AE51AA" w:rsidRDefault="00201B6D" w:rsidP="00895A1D">
      <w:pPr>
        <w:rPr>
          <w:del w:id="1063" w:author="Kitase" w:date="2015-07-25T05:15:00Z"/>
          <w:rFonts w:ascii="Segoe UI" w:eastAsia="Meiryo UI" w:hAnsi="Segoe UI" w:cs="Segoe UI"/>
        </w:rPr>
      </w:pPr>
      <w:del w:id="1064" w:author="Kitase" w:date="2015-07-25T05:15:00Z">
        <w:r w:rsidRPr="00DF1A2F" w:rsidDel="00AE51AA">
          <w:rPr>
            <w:rFonts w:ascii="Segoe UI" w:eastAsia="Meiryo UI" w:hAnsi="Segoe UI" w:cs="Segoe UI"/>
          </w:rPr>
          <w:delText>Zabbix</w:delText>
        </w:r>
        <w:r w:rsidRPr="00DF1A2F" w:rsidDel="00AE51AA">
          <w:rPr>
            <w:rFonts w:ascii="Segoe UI" w:eastAsia="Meiryo UI" w:hAnsi="Segoe UI" w:cs="Segoe UI" w:hint="eastAsia"/>
          </w:rPr>
          <w:delText>サーバ向けの</w:delText>
        </w:r>
        <w:r w:rsidRPr="00DF1A2F" w:rsidDel="00AE51AA">
          <w:rPr>
            <w:rFonts w:ascii="Segoe UI" w:eastAsia="Meiryo UI" w:hAnsi="Segoe UI" w:cs="Segoe UI"/>
          </w:rPr>
          <w:delText>Provisioning Script</w:delText>
        </w:r>
        <w:r w:rsidRPr="00DF1A2F" w:rsidDel="00AE51AA">
          <w:rPr>
            <w:rFonts w:ascii="Segoe UI" w:eastAsia="Meiryo UI" w:hAnsi="Segoe UI" w:cs="Segoe UI" w:hint="eastAsia"/>
          </w:rPr>
          <w:delText>は以下の</w:delText>
        </w:r>
        <w:r w:rsidRPr="00DF1A2F" w:rsidDel="00AE51AA">
          <w:rPr>
            <w:rFonts w:ascii="Segoe UI" w:eastAsia="Meiryo UI" w:hAnsi="Segoe UI" w:cs="Segoe UI"/>
          </w:rPr>
          <w:delText>URL</w:delText>
        </w:r>
        <w:r w:rsidRPr="00DF1A2F" w:rsidDel="00AE51AA">
          <w:rPr>
            <w:rFonts w:ascii="Segoe UI" w:eastAsia="Meiryo UI" w:hAnsi="Segoe UI" w:cs="Segoe UI" w:hint="eastAsia"/>
          </w:rPr>
          <w:delText>に設置されています</w:delText>
        </w:r>
      </w:del>
    </w:p>
    <w:p w14:paraId="154B3C90" w14:textId="77777777" w:rsidR="00201B6D" w:rsidRPr="00DF1A2F" w:rsidDel="00AE51AA" w:rsidRDefault="00201B6D">
      <w:pPr>
        <w:rPr>
          <w:del w:id="1065" w:author="Kitase" w:date="2015-07-25T05:15:00Z"/>
          <w:rFonts w:ascii="Segoe UI" w:eastAsia="Meiryo UI"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6"/>
      </w:tblGrid>
      <w:tr w:rsidR="00201B6D" w:rsidRPr="00DF1A2F" w:rsidDel="00AE51AA" w14:paraId="15EB6E05" w14:textId="77777777" w:rsidTr="00EA2D68">
        <w:trPr>
          <w:del w:id="1066" w:author="Kitase" w:date="2015-07-25T05:15:00Z"/>
        </w:trPr>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025F1D15" w14:textId="77777777" w:rsidR="00201B6D" w:rsidRPr="00DF1A2F" w:rsidDel="00AE51AA" w:rsidRDefault="00201B6D" w:rsidP="00EA2D68">
            <w:pPr>
              <w:spacing w:line="300" w:lineRule="exact"/>
              <w:rPr>
                <w:del w:id="1067" w:author="Kitase" w:date="2015-07-25T05:15:00Z"/>
                <w:rFonts w:ascii="Segoe UI" w:eastAsia="Meiryo UI" w:hAnsi="Segoe UI" w:cs="Segoe UI"/>
                <w:sz w:val="20"/>
                <w:szCs w:val="20"/>
              </w:rPr>
            </w:pPr>
            <w:del w:id="1068" w:author="Kitase" w:date="2015-07-25T05:15:00Z">
              <w:r w:rsidRPr="00DF1A2F" w:rsidDel="00AE51AA">
                <w:rPr>
                  <w:rFonts w:ascii="Segoe UI" w:eastAsia="Meiryo UI" w:hAnsi="Segoe UI" w:cs="Segoe UI"/>
                  <w:sz w:val="20"/>
                  <w:szCs w:val="20"/>
                </w:rPr>
                <w:delText>https://shiro.ma/sl/zabbix.sh</w:delText>
              </w:r>
            </w:del>
          </w:p>
        </w:tc>
      </w:tr>
    </w:tbl>
    <w:p w14:paraId="03E882ED" w14:textId="77777777" w:rsidR="00AE51AA" w:rsidRPr="00DF1A2F" w:rsidRDefault="00AE51AA" w:rsidP="00AE51AA">
      <w:pPr>
        <w:rPr>
          <w:ins w:id="1069" w:author="Kitase" w:date="2015-07-25T05:15:00Z"/>
          <w:rFonts w:ascii="Segoe UI" w:eastAsia="Meiryo UI" w:hAnsi="Segoe UI" w:cs="Segoe UI"/>
        </w:rPr>
      </w:pPr>
      <w:ins w:id="1070" w:author="Kitase" w:date="2015-07-25T05:16:00Z">
        <w:r w:rsidRPr="00DF1A2F">
          <w:rPr>
            <w:rFonts w:ascii="Segoe UI" w:eastAsia="Meiryo UI" w:hAnsi="Segoe UI" w:cs="Segoe UI" w:hint="eastAsia"/>
          </w:rPr>
          <w:t>管理ポータルより、</w:t>
        </w:r>
      </w:ins>
      <w:ins w:id="1071" w:author="Kitase" w:date="2015-07-25T05:15:00Z">
        <w:r w:rsidRPr="00DF1A2F">
          <w:rPr>
            <w:rFonts w:ascii="Segoe UI" w:eastAsia="Meiryo UI" w:hAnsi="Segoe UI" w:cs="Segoe UI" w:hint="eastAsia"/>
          </w:rPr>
          <w:t>下記スペックの時間課金仮想インスタンス（</w:t>
        </w:r>
        <w:r w:rsidRPr="00DF1A2F">
          <w:rPr>
            <w:rFonts w:ascii="Segoe UI" w:eastAsia="Meiryo UI" w:hAnsi="Segoe UI" w:cs="Segoe UI"/>
            <w:b/>
          </w:rPr>
          <w:t>Virtual Server (public node) - Hourly</w:t>
        </w:r>
        <w:r w:rsidRPr="00DF1A2F">
          <w:rPr>
            <w:rFonts w:ascii="Segoe UI" w:eastAsia="Meiryo UI" w:hAnsi="Segoe UI" w:cs="Segoe UI" w:hint="eastAsia"/>
          </w:rPr>
          <w:t>）を</w:t>
        </w:r>
      </w:ins>
      <w:ins w:id="1072" w:author="Kitase" w:date="2015-07-25T05:16:00Z">
        <w:r w:rsidRPr="00DF1A2F">
          <w:rPr>
            <w:rFonts w:ascii="Segoe UI" w:eastAsia="Meiryo UI" w:hAnsi="Segoe UI" w:cs="Segoe UI" w:hint="eastAsia"/>
          </w:rPr>
          <w:t>作成してください。</w:t>
        </w:r>
      </w:ins>
    </w:p>
    <w:tbl>
      <w:tblPr>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1E0" w:firstRow="1" w:lastRow="1" w:firstColumn="1" w:lastColumn="1" w:noHBand="0" w:noVBand="0"/>
        <w:tblPrChange w:id="1073" w:author="Kitase" w:date="2015-07-26T16:20:00Z">
          <w:tblPr>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1E0" w:firstRow="1" w:lastRow="1" w:firstColumn="1" w:lastColumn="1" w:noHBand="0" w:noVBand="0"/>
          </w:tblPr>
        </w:tblPrChange>
      </w:tblPr>
      <w:tblGrid>
        <w:gridCol w:w="1833"/>
        <w:gridCol w:w="7217"/>
        <w:tblGridChange w:id="1074">
          <w:tblGrid>
            <w:gridCol w:w="1761"/>
            <w:gridCol w:w="214"/>
            <w:gridCol w:w="7075"/>
          </w:tblGrid>
        </w:tblGridChange>
      </w:tblGrid>
      <w:tr w:rsidR="00AE51AA" w:rsidRPr="00DF1A2F" w14:paraId="6F2F03D8" w14:textId="77777777" w:rsidTr="007C7EE7">
        <w:trPr>
          <w:ins w:id="1075" w:author="Kitase" w:date="2015-07-25T05:15:00Z"/>
        </w:trPr>
        <w:tc>
          <w:tcPr>
            <w:tcW w:w="1833" w:type="dxa"/>
            <w:shd w:val="clear" w:color="auto" w:fill="E6E6E6"/>
            <w:tcPrChange w:id="1076" w:author="Kitase" w:date="2015-07-26T16:20:00Z">
              <w:tcPr>
                <w:tcW w:w="1761" w:type="dxa"/>
                <w:shd w:val="clear" w:color="auto" w:fill="E6E6E6"/>
              </w:tcPr>
            </w:tcPrChange>
          </w:tcPr>
          <w:p w14:paraId="09F35EB2" w14:textId="77777777" w:rsidR="00AE51AA" w:rsidRPr="00DF1A2F" w:rsidRDefault="00AE51AA" w:rsidP="006764FB">
            <w:pPr>
              <w:spacing w:line="300" w:lineRule="exact"/>
              <w:rPr>
                <w:ins w:id="1077" w:author="Kitase" w:date="2015-07-25T05:15:00Z"/>
                <w:rFonts w:ascii="Segoe UI" w:eastAsia="Meiryo UI" w:hAnsi="Segoe UI" w:cs="Segoe UI"/>
                <w:sz w:val="18"/>
                <w:szCs w:val="18"/>
              </w:rPr>
            </w:pPr>
            <w:ins w:id="1078" w:author="Kitase" w:date="2015-07-25T05:15:00Z">
              <w:r w:rsidRPr="00DF1A2F">
                <w:rPr>
                  <w:rFonts w:ascii="Segoe UI" w:eastAsia="Meiryo UI" w:hAnsi="Segoe UI" w:cs="Segoe UI"/>
                  <w:sz w:val="18"/>
                  <w:szCs w:val="18"/>
                </w:rPr>
                <w:t>Data Center</w:t>
              </w:r>
            </w:ins>
          </w:p>
        </w:tc>
        <w:tc>
          <w:tcPr>
            <w:tcW w:w="7217" w:type="dxa"/>
            <w:shd w:val="clear" w:color="auto" w:fill="E6E6E6"/>
            <w:tcPrChange w:id="1079" w:author="Kitase" w:date="2015-07-26T16:20:00Z">
              <w:tcPr>
                <w:tcW w:w="7289" w:type="dxa"/>
                <w:gridSpan w:val="2"/>
                <w:shd w:val="clear" w:color="auto" w:fill="E6E6E6"/>
              </w:tcPr>
            </w:tcPrChange>
          </w:tcPr>
          <w:p w14:paraId="588486AA" w14:textId="77777777" w:rsidR="00AE51AA" w:rsidRPr="00DF1A2F" w:rsidRDefault="00AE51AA" w:rsidP="006764FB">
            <w:pPr>
              <w:spacing w:line="300" w:lineRule="exact"/>
              <w:rPr>
                <w:ins w:id="1080" w:author="Kitase" w:date="2015-07-25T05:15:00Z"/>
                <w:rFonts w:ascii="Segoe UI" w:eastAsia="Meiryo UI" w:hAnsi="Segoe UI" w:cs="Segoe UI"/>
                <w:sz w:val="18"/>
                <w:szCs w:val="18"/>
              </w:rPr>
            </w:pPr>
            <w:ins w:id="1081" w:author="Kitase" w:date="2015-07-25T05:15:00Z">
              <w:r w:rsidRPr="00DF1A2F">
                <w:rPr>
                  <w:rFonts w:ascii="Segoe UI" w:eastAsia="Meiryo UI" w:hAnsi="Segoe UI" w:cs="Segoe UI"/>
                  <w:sz w:val="18"/>
                  <w:szCs w:val="18"/>
                </w:rPr>
                <w:t>San Jose 1</w:t>
              </w:r>
            </w:ins>
          </w:p>
        </w:tc>
      </w:tr>
      <w:tr w:rsidR="00AE51AA" w:rsidRPr="00DF1A2F" w14:paraId="1B6431C0" w14:textId="77777777" w:rsidTr="007C7EE7">
        <w:trPr>
          <w:ins w:id="1082" w:author="Kitase" w:date="2015-07-25T05:15:00Z"/>
        </w:trPr>
        <w:tc>
          <w:tcPr>
            <w:tcW w:w="1833" w:type="dxa"/>
            <w:shd w:val="clear" w:color="auto" w:fill="E6E6E6"/>
            <w:tcPrChange w:id="1083" w:author="Kitase" w:date="2015-07-26T16:20:00Z">
              <w:tcPr>
                <w:tcW w:w="1761" w:type="dxa"/>
                <w:shd w:val="clear" w:color="auto" w:fill="E6E6E6"/>
              </w:tcPr>
            </w:tcPrChange>
          </w:tcPr>
          <w:p w14:paraId="79B3585F" w14:textId="77777777" w:rsidR="00AE51AA" w:rsidRPr="00DF1A2F" w:rsidRDefault="00AE51AA" w:rsidP="006764FB">
            <w:pPr>
              <w:spacing w:line="300" w:lineRule="exact"/>
              <w:rPr>
                <w:ins w:id="1084" w:author="Kitase" w:date="2015-07-25T05:15:00Z"/>
                <w:rFonts w:ascii="Segoe UI" w:eastAsia="Meiryo UI" w:hAnsi="Segoe UI" w:cs="Segoe UI"/>
                <w:sz w:val="18"/>
                <w:szCs w:val="18"/>
              </w:rPr>
            </w:pPr>
            <w:ins w:id="1085" w:author="Kitase" w:date="2015-07-25T05:15:00Z">
              <w:r w:rsidRPr="00DF1A2F">
                <w:rPr>
                  <w:rFonts w:ascii="Segoe UI" w:eastAsia="Meiryo UI" w:hAnsi="Segoe UI" w:cs="Segoe UI"/>
                  <w:sz w:val="18"/>
                  <w:szCs w:val="18"/>
                </w:rPr>
                <w:t>Operating System</w:t>
              </w:r>
            </w:ins>
          </w:p>
        </w:tc>
        <w:tc>
          <w:tcPr>
            <w:tcW w:w="7217" w:type="dxa"/>
            <w:shd w:val="clear" w:color="auto" w:fill="E6E6E6"/>
            <w:tcPrChange w:id="1086" w:author="Kitase" w:date="2015-07-26T16:20:00Z">
              <w:tcPr>
                <w:tcW w:w="7289" w:type="dxa"/>
                <w:gridSpan w:val="2"/>
                <w:shd w:val="clear" w:color="auto" w:fill="E6E6E6"/>
              </w:tcPr>
            </w:tcPrChange>
          </w:tcPr>
          <w:p w14:paraId="70522BB8" w14:textId="77777777" w:rsidR="00AE51AA" w:rsidRPr="00DF1A2F" w:rsidRDefault="00AE51AA" w:rsidP="006764FB">
            <w:pPr>
              <w:spacing w:line="300" w:lineRule="exact"/>
              <w:rPr>
                <w:ins w:id="1087" w:author="Kitase" w:date="2015-07-25T05:15:00Z"/>
                <w:rFonts w:ascii="Segoe UI" w:eastAsia="Meiryo UI" w:hAnsi="Segoe UI" w:cs="Segoe UI"/>
                <w:sz w:val="18"/>
                <w:szCs w:val="18"/>
              </w:rPr>
            </w:pPr>
            <w:ins w:id="1088" w:author="Kitase" w:date="2015-07-25T05:15:00Z">
              <w:r w:rsidRPr="00DF1A2F">
                <w:rPr>
                  <w:rFonts w:ascii="Segoe UI" w:eastAsia="Meiryo UI" w:hAnsi="Segoe UI" w:cs="Segoe UI"/>
                  <w:sz w:val="18"/>
                  <w:szCs w:val="18"/>
                </w:rPr>
                <w:t>CentOS 6.x - Minimal Install (64 bit)</w:t>
              </w:r>
            </w:ins>
          </w:p>
        </w:tc>
      </w:tr>
      <w:tr w:rsidR="00AE51AA" w:rsidRPr="00DF1A2F" w14:paraId="5734BF10" w14:textId="77777777" w:rsidTr="007C7EE7">
        <w:trPr>
          <w:ins w:id="1089" w:author="Kitase" w:date="2015-07-25T05:15:00Z"/>
        </w:trPr>
        <w:tc>
          <w:tcPr>
            <w:tcW w:w="1833" w:type="dxa"/>
            <w:shd w:val="clear" w:color="auto" w:fill="E6E6E6"/>
            <w:tcPrChange w:id="1090" w:author="Kitase" w:date="2015-07-26T16:20:00Z">
              <w:tcPr>
                <w:tcW w:w="1761" w:type="dxa"/>
                <w:shd w:val="clear" w:color="auto" w:fill="E6E6E6"/>
              </w:tcPr>
            </w:tcPrChange>
          </w:tcPr>
          <w:p w14:paraId="6DD5489F" w14:textId="77777777" w:rsidR="00AE51AA" w:rsidRPr="00DF1A2F" w:rsidRDefault="00AE51AA" w:rsidP="006764FB">
            <w:pPr>
              <w:spacing w:line="300" w:lineRule="exact"/>
              <w:rPr>
                <w:ins w:id="1091" w:author="Kitase" w:date="2015-07-25T05:15:00Z"/>
                <w:rFonts w:ascii="Segoe UI" w:eastAsia="Meiryo UI" w:hAnsi="Segoe UI" w:cs="Segoe UI"/>
                <w:sz w:val="18"/>
                <w:szCs w:val="18"/>
              </w:rPr>
            </w:pPr>
            <w:ins w:id="1092" w:author="Kitase" w:date="2015-07-25T05:15:00Z">
              <w:r w:rsidRPr="00DF1A2F">
                <w:rPr>
                  <w:rFonts w:ascii="Segoe UI" w:eastAsia="Meiryo UI" w:hAnsi="Segoe UI" w:cs="Segoe UI"/>
                  <w:sz w:val="18"/>
                  <w:szCs w:val="18"/>
                </w:rPr>
                <w:t>Advanced Monitoring</w:t>
              </w:r>
            </w:ins>
          </w:p>
        </w:tc>
        <w:tc>
          <w:tcPr>
            <w:tcW w:w="7217" w:type="dxa"/>
            <w:shd w:val="clear" w:color="auto" w:fill="E6E6E6"/>
            <w:tcPrChange w:id="1093" w:author="Kitase" w:date="2015-07-26T16:20:00Z">
              <w:tcPr>
                <w:tcW w:w="7289" w:type="dxa"/>
                <w:gridSpan w:val="2"/>
                <w:shd w:val="clear" w:color="auto" w:fill="E6E6E6"/>
              </w:tcPr>
            </w:tcPrChange>
          </w:tcPr>
          <w:p w14:paraId="2A4FEC9B" w14:textId="77777777" w:rsidR="00AE51AA" w:rsidRPr="00DF1A2F" w:rsidRDefault="00AE51AA" w:rsidP="006764FB">
            <w:pPr>
              <w:spacing w:line="300" w:lineRule="exact"/>
              <w:rPr>
                <w:ins w:id="1094" w:author="Kitase" w:date="2015-07-25T05:15:00Z"/>
                <w:rFonts w:ascii="Segoe UI" w:eastAsia="Meiryo UI" w:hAnsi="Segoe UI" w:cs="Segoe UI"/>
                <w:sz w:val="18"/>
                <w:szCs w:val="18"/>
              </w:rPr>
            </w:pPr>
            <w:ins w:id="1095" w:author="Kitase" w:date="2015-07-25T05:15:00Z">
              <w:r w:rsidRPr="00DF1A2F">
                <w:rPr>
                  <w:rFonts w:ascii="Segoe UI" w:eastAsia="Meiryo UI" w:hAnsi="Segoe UI" w:cs="Segoe UI"/>
                  <w:sz w:val="18"/>
                  <w:szCs w:val="18"/>
                </w:rPr>
                <w:t>None</w:t>
              </w:r>
            </w:ins>
          </w:p>
        </w:tc>
      </w:tr>
      <w:tr w:rsidR="00AE51AA" w:rsidRPr="00DF1A2F" w14:paraId="342D8E1D" w14:textId="77777777" w:rsidTr="007C7EE7">
        <w:trPr>
          <w:ins w:id="1096" w:author="Kitase" w:date="2015-07-25T05:15:00Z"/>
        </w:trPr>
        <w:tc>
          <w:tcPr>
            <w:tcW w:w="1833" w:type="dxa"/>
            <w:shd w:val="clear" w:color="auto" w:fill="E6E6E6"/>
            <w:tcPrChange w:id="1097" w:author="Kitase" w:date="2015-07-26T16:20:00Z">
              <w:tcPr>
                <w:tcW w:w="1761" w:type="dxa"/>
                <w:shd w:val="clear" w:color="auto" w:fill="E6E6E6"/>
              </w:tcPr>
            </w:tcPrChange>
          </w:tcPr>
          <w:p w14:paraId="1D92B0F7" w14:textId="77777777" w:rsidR="00AE51AA" w:rsidRPr="00DF1A2F" w:rsidRDefault="00AE51AA" w:rsidP="006764FB">
            <w:pPr>
              <w:spacing w:line="300" w:lineRule="exact"/>
              <w:rPr>
                <w:ins w:id="1098" w:author="Kitase" w:date="2015-07-25T05:15:00Z"/>
                <w:rFonts w:ascii="Segoe UI" w:eastAsia="Meiryo UI" w:hAnsi="Segoe UI" w:cs="Segoe UI"/>
                <w:sz w:val="18"/>
                <w:szCs w:val="18"/>
              </w:rPr>
            </w:pPr>
            <w:ins w:id="1099" w:author="Kitase" w:date="2015-07-25T05:15:00Z">
              <w:r w:rsidRPr="00DF1A2F">
                <w:rPr>
                  <w:rFonts w:ascii="Segoe UI" w:eastAsia="Meiryo UI" w:hAnsi="Segoe UI" w:cs="Segoe UI"/>
                  <w:sz w:val="18"/>
                  <w:szCs w:val="18"/>
                </w:rPr>
                <w:t>Hardware &amp; Software Firewalls</w:t>
              </w:r>
            </w:ins>
          </w:p>
        </w:tc>
        <w:tc>
          <w:tcPr>
            <w:tcW w:w="7217" w:type="dxa"/>
            <w:shd w:val="clear" w:color="auto" w:fill="E6E6E6"/>
            <w:tcPrChange w:id="1100" w:author="Kitase" w:date="2015-07-26T16:20:00Z">
              <w:tcPr>
                <w:tcW w:w="7289" w:type="dxa"/>
                <w:gridSpan w:val="2"/>
                <w:shd w:val="clear" w:color="auto" w:fill="E6E6E6"/>
              </w:tcPr>
            </w:tcPrChange>
          </w:tcPr>
          <w:p w14:paraId="1F9BB9A4" w14:textId="77777777" w:rsidR="00AE51AA" w:rsidRPr="00DF1A2F" w:rsidRDefault="00AE51AA" w:rsidP="006764FB">
            <w:pPr>
              <w:spacing w:line="300" w:lineRule="exact"/>
              <w:rPr>
                <w:ins w:id="1101" w:author="Kitase" w:date="2015-07-25T05:15:00Z"/>
                <w:rFonts w:ascii="Segoe UI" w:eastAsia="Meiryo UI" w:hAnsi="Segoe UI" w:cs="Segoe UI"/>
                <w:sz w:val="18"/>
                <w:szCs w:val="18"/>
              </w:rPr>
            </w:pPr>
            <w:ins w:id="1102" w:author="Kitase" w:date="2015-07-25T05:15:00Z">
              <w:r w:rsidRPr="00DF1A2F">
                <w:rPr>
                  <w:rFonts w:ascii="Segoe UI" w:eastAsia="Meiryo UI" w:hAnsi="Segoe UI" w:cs="Segoe UI"/>
                  <w:sz w:val="18"/>
                  <w:szCs w:val="18"/>
                </w:rPr>
                <w:t>None</w:t>
              </w:r>
            </w:ins>
          </w:p>
        </w:tc>
      </w:tr>
      <w:tr w:rsidR="00AE51AA" w:rsidRPr="00DF1A2F" w14:paraId="665D18BD" w14:textId="77777777" w:rsidTr="007C7EE7">
        <w:trPr>
          <w:ins w:id="1103" w:author="Kitase" w:date="2015-07-25T05:15:00Z"/>
        </w:trPr>
        <w:tc>
          <w:tcPr>
            <w:tcW w:w="1833" w:type="dxa"/>
            <w:shd w:val="clear" w:color="auto" w:fill="E6E6E6"/>
            <w:tcPrChange w:id="1104" w:author="Kitase" w:date="2015-07-26T16:20:00Z">
              <w:tcPr>
                <w:tcW w:w="1761" w:type="dxa"/>
                <w:shd w:val="clear" w:color="auto" w:fill="E6E6E6"/>
              </w:tcPr>
            </w:tcPrChange>
          </w:tcPr>
          <w:p w14:paraId="52B1B797" w14:textId="77777777" w:rsidR="00AE51AA" w:rsidRPr="00DF1A2F" w:rsidRDefault="00AE51AA" w:rsidP="006764FB">
            <w:pPr>
              <w:spacing w:line="300" w:lineRule="exact"/>
              <w:rPr>
                <w:ins w:id="1105" w:author="Kitase" w:date="2015-07-25T05:15:00Z"/>
                <w:rFonts w:ascii="Segoe UI" w:eastAsia="Meiryo UI" w:hAnsi="Segoe UI" w:cs="Segoe UI"/>
                <w:sz w:val="18"/>
                <w:szCs w:val="18"/>
              </w:rPr>
            </w:pPr>
            <w:ins w:id="1106" w:author="Kitase" w:date="2015-07-25T05:15:00Z">
              <w:r w:rsidRPr="00DF1A2F">
                <w:rPr>
                  <w:rFonts w:ascii="Segoe UI" w:eastAsia="Meiryo UI" w:hAnsi="Segoe UI" w:cs="Segoe UI"/>
                  <w:sz w:val="18"/>
                  <w:szCs w:val="18"/>
                </w:rPr>
                <w:t>Monitoring</w:t>
              </w:r>
            </w:ins>
          </w:p>
        </w:tc>
        <w:tc>
          <w:tcPr>
            <w:tcW w:w="7217" w:type="dxa"/>
            <w:shd w:val="clear" w:color="auto" w:fill="E6E6E6"/>
            <w:tcPrChange w:id="1107" w:author="Kitase" w:date="2015-07-26T16:20:00Z">
              <w:tcPr>
                <w:tcW w:w="7289" w:type="dxa"/>
                <w:gridSpan w:val="2"/>
                <w:shd w:val="clear" w:color="auto" w:fill="E6E6E6"/>
              </w:tcPr>
            </w:tcPrChange>
          </w:tcPr>
          <w:p w14:paraId="06DCF985" w14:textId="77777777" w:rsidR="00AE51AA" w:rsidRPr="00DF1A2F" w:rsidRDefault="00AE51AA" w:rsidP="006764FB">
            <w:pPr>
              <w:spacing w:line="300" w:lineRule="exact"/>
              <w:rPr>
                <w:ins w:id="1108" w:author="Kitase" w:date="2015-07-25T05:15:00Z"/>
                <w:rFonts w:ascii="Segoe UI" w:eastAsia="Meiryo UI" w:hAnsi="Segoe UI" w:cs="Segoe UI"/>
                <w:sz w:val="18"/>
                <w:szCs w:val="18"/>
              </w:rPr>
            </w:pPr>
            <w:ins w:id="1109" w:author="Kitase" w:date="2015-07-25T05:15:00Z">
              <w:r w:rsidRPr="00DF1A2F">
                <w:rPr>
                  <w:rFonts w:ascii="Segoe UI" w:eastAsia="Meiryo UI" w:hAnsi="Segoe UI" w:cs="Segoe UI"/>
                  <w:sz w:val="18"/>
                  <w:szCs w:val="18"/>
                </w:rPr>
                <w:t>Host Ping</w:t>
              </w:r>
            </w:ins>
          </w:p>
        </w:tc>
      </w:tr>
      <w:tr w:rsidR="00AE51AA" w:rsidRPr="00DF1A2F" w14:paraId="32DE6AD7" w14:textId="77777777" w:rsidTr="007C7EE7">
        <w:trPr>
          <w:ins w:id="1110" w:author="Kitase" w:date="2015-07-25T05:15:00Z"/>
        </w:trPr>
        <w:tc>
          <w:tcPr>
            <w:tcW w:w="1833" w:type="dxa"/>
            <w:shd w:val="clear" w:color="auto" w:fill="E6E6E6"/>
            <w:tcPrChange w:id="1111" w:author="Kitase" w:date="2015-07-26T16:20:00Z">
              <w:tcPr>
                <w:tcW w:w="1761" w:type="dxa"/>
                <w:shd w:val="clear" w:color="auto" w:fill="E6E6E6"/>
              </w:tcPr>
            </w:tcPrChange>
          </w:tcPr>
          <w:p w14:paraId="1C8AF80F" w14:textId="77777777" w:rsidR="00AE51AA" w:rsidRPr="00DF1A2F" w:rsidRDefault="00AE51AA" w:rsidP="006764FB">
            <w:pPr>
              <w:spacing w:line="300" w:lineRule="exact"/>
              <w:rPr>
                <w:ins w:id="1112" w:author="Kitase" w:date="2015-07-25T05:15:00Z"/>
                <w:rFonts w:ascii="Segoe UI" w:eastAsia="Meiryo UI" w:hAnsi="Segoe UI" w:cs="Segoe UI"/>
                <w:sz w:val="18"/>
                <w:szCs w:val="18"/>
              </w:rPr>
            </w:pPr>
            <w:ins w:id="1113" w:author="Kitase" w:date="2015-07-25T05:15:00Z">
              <w:r w:rsidRPr="00DF1A2F">
                <w:rPr>
                  <w:rFonts w:ascii="Segoe UI" w:eastAsia="Meiryo UI" w:hAnsi="Segoe UI" w:cs="Segoe UI"/>
                  <w:sz w:val="18"/>
                  <w:szCs w:val="18"/>
                </w:rPr>
                <w:t>Response</w:t>
              </w:r>
            </w:ins>
          </w:p>
        </w:tc>
        <w:tc>
          <w:tcPr>
            <w:tcW w:w="7217" w:type="dxa"/>
            <w:shd w:val="clear" w:color="auto" w:fill="E6E6E6"/>
            <w:tcPrChange w:id="1114" w:author="Kitase" w:date="2015-07-26T16:20:00Z">
              <w:tcPr>
                <w:tcW w:w="7289" w:type="dxa"/>
                <w:gridSpan w:val="2"/>
                <w:shd w:val="clear" w:color="auto" w:fill="E6E6E6"/>
              </w:tcPr>
            </w:tcPrChange>
          </w:tcPr>
          <w:p w14:paraId="1A5B126C" w14:textId="77777777" w:rsidR="00AE51AA" w:rsidRPr="00DF1A2F" w:rsidRDefault="00AE51AA" w:rsidP="006764FB">
            <w:pPr>
              <w:spacing w:line="300" w:lineRule="exact"/>
              <w:rPr>
                <w:ins w:id="1115" w:author="Kitase" w:date="2015-07-25T05:15:00Z"/>
                <w:rFonts w:ascii="Segoe UI" w:eastAsia="Meiryo UI" w:hAnsi="Segoe UI" w:cs="Segoe UI"/>
                <w:sz w:val="18"/>
                <w:szCs w:val="18"/>
              </w:rPr>
            </w:pPr>
            <w:ins w:id="1116" w:author="Kitase" w:date="2015-07-25T05:15:00Z">
              <w:r w:rsidRPr="00DF1A2F">
                <w:rPr>
                  <w:rFonts w:ascii="Segoe UI" w:eastAsia="Meiryo UI" w:hAnsi="Segoe UI" w:cs="Segoe UI"/>
                  <w:sz w:val="18"/>
                  <w:szCs w:val="18"/>
                </w:rPr>
                <w:t>Automated Notification</w:t>
              </w:r>
            </w:ins>
          </w:p>
        </w:tc>
      </w:tr>
      <w:tr w:rsidR="00AE51AA" w:rsidRPr="00DF1A2F" w14:paraId="56337643" w14:textId="77777777" w:rsidTr="007C7EE7">
        <w:trPr>
          <w:ins w:id="1117" w:author="Kitase" w:date="2015-07-25T05:15:00Z"/>
        </w:trPr>
        <w:tc>
          <w:tcPr>
            <w:tcW w:w="1833" w:type="dxa"/>
            <w:shd w:val="clear" w:color="auto" w:fill="E6E6E6"/>
            <w:tcPrChange w:id="1118" w:author="Kitase" w:date="2015-07-26T16:20:00Z">
              <w:tcPr>
                <w:tcW w:w="1761" w:type="dxa"/>
                <w:shd w:val="clear" w:color="auto" w:fill="E6E6E6"/>
              </w:tcPr>
            </w:tcPrChange>
          </w:tcPr>
          <w:p w14:paraId="19B57706" w14:textId="77777777" w:rsidR="00AE51AA" w:rsidRPr="00DF1A2F" w:rsidRDefault="00AE51AA" w:rsidP="006764FB">
            <w:pPr>
              <w:spacing w:line="300" w:lineRule="exact"/>
              <w:rPr>
                <w:ins w:id="1119" w:author="Kitase" w:date="2015-07-25T05:15:00Z"/>
                <w:rFonts w:ascii="Segoe UI" w:eastAsia="Meiryo UI" w:hAnsi="Segoe UI" w:cs="Segoe UI"/>
                <w:sz w:val="18"/>
                <w:szCs w:val="18"/>
              </w:rPr>
            </w:pPr>
            <w:ins w:id="1120" w:author="Kitase" w:date="2015-07-25T05:15:00Z">
              <w:r w:rsidRPr="00DF1A2F">
                <w:rPr>
                  <w:rFonts w:ascii="Segoe UI" w:eastAsia="Meiryo UI" w:hAnsi="Segoe UI" w:cs="Segoe UI"/>
                  <w:sz w:val="18"/>
                  <w:szCs w:val="18"/>
                </w:rPr>
                <w:t>Provisioning Scripts</w:t>
              </w:r>
            </w:ins>
          </w:p>
          <w:p w14:paraId="61A3EE81" w14:textId="77777777" w:rsidR="00AE51AA" w:rsidRPr="00DF1A2F" w:rsidRDefault="00AE51AA" w:rsidP="006764FB">
            <w:pPr>
              <w:spacing w:line="300" w:lineRule="exact"/>
              <w:rPr>
                <w:ins w:id="1121" w:author="Kitase" w:date="2015-07-25T05:15:00Z"/>
                <w:rFonts w:ascii="Segoe UI" w:eastAsia="Meiryo UI" w:hAnsi="Segoe UI" w:cs="Segoe UI"/>
                <w:sz w:val="18"/>
                <w:szCs w:val="18"/>
              </w:rPr>
            </w:pPr>
            <w:ins w:id="1122" w:author="Kitase" w:date="2015-07-25T05:15:00Z">
              <w:r w:rsidRPr="00DF1A2F">
                <w:rPr>
                  <w:rFonts w:ascii="Segoe UI" w:eastAsia="Meiryo UI" w:hAnsi="Segoe UI" w:cs="Segoe UI"/>
                  <w:sz w:val="18"/>
                  <w:szCs w:val="18"/>
                </w:rPr>
                <w:t>Existing Script:</w:t>
              </w:r>
            </w:ins>
          </w:p>
          <w:p w14:paraId="6901B615" w14:textId="77777777" w:rsidR="00AE51AA" w:rsidRPr="00DF1A2F" w:rsidRDefault="00AE51AA" w:rsidP="006764FB">
            <w:pPr>
              <w:spacing w:line="300" w:lineRule="exact"/>
              <w:rPr>
                <w:ins w:id="1123" w:author="Kitase" w:date="2015-07-25T05:15:00Z"/>
                <w:rFonts w:ascii="Segoe UI" w:eastAsia="Meiryo UI" w:hAnsi="Segoe UI" w:cs="Segoe UI"/>
                <w:sz w:val="18"/>
                <w:szCs w:val="18"/>
              </w:rPr>
            </w:pPr>
            <w:ins w:id="1124" w:author="Kitase" w:date="2015-07-25T05:15:00Z">
              <w:r w:rsidRPr="00DF1A2F">
                <w:rPr>
                  <w:rFonts w:ascii="Segoe UI" w:eastAsia="Meiryo UI" w:hAnsi="Segoe UI" w:cs="Segoe UI"/>
                  <w:sz w:val="18"/>
                  <w:szCs w:val="18"/>
                </w:rPr>
                <w:t>URL 1:</w:t>
              </w:r>
            </w:ins>
          </w:p>
        </w:tc>
        <w:tc>
          <w:tcPr>
            <w:tcW w:w="7217" w:type="dxa"/>
            <w:shd w:val="clear" w:color="auto" w:fill="E6E6E6"/>
            <w:tcPrChange w:id="1125" w:author="Kitase" w:date="2015-07-26T16:20:00Z">
              <w:tcPr>
                <w:tcW w:w="7289" w:type="dxa"/>
                <w:gridSpan w:val="2"/>
                <w:shd w:val="clear" w:color="auto" w:fill="E6E6E6"/>
              </w:tcPr>
            </w:tcPrChange>
          </w:tcPr>
          <w:p w14:paraId="01B34110" w14:textId="77777777" w:rsidR="00AE51AA" w:rsidRPr="00DF1A2F" w:rsidRDefault="00AE51AA" w:rsidP="006764FB">
            <w:pPr>
              <w:spacing w:line="300" w:lineRule="exact"/>
              <w:rPr>
                <w:ins w:id="1126" w:author="Kitase" w:date="2015-07-25T05:15:00Z"/>
                <w:rFonts w:ascii="Segoe UI" w:eastAsia="Meiryo UI" w:hAnsi="Segoe UI" w:cs="Segoe UI"/>
                <w:sz w:val="18"/>
                <w:szCs w:val="18"/>
              </w:rPr>
            </w:pPr>
          </w:p>
          <w:p w14:paraId="54D3B8D6" w14:textId="77777777" w:rsidR="00AE51AA" w:rsidRPr="00DF1A2F" w:rsidRDefault="00AE51AA" w:rsidP="006764FB">
            <w:pPr>
              <w:spacing w:line="300" w:lineRule="exact"/>
              <w:rPr>
                <w:ins w:id="1127" w:author="Kitase" w:date="2015-07-25T05:15:00Z"/>
                <w:rFonts w:ascii="Segoe UI" w:eastAsia="Meiryo UI" w:hAnsi="Segoe UI" w:cs="Segoe UI"/>
                <w:sz w:val="18"/>
                <w:szCs w:val="18"/>
              </w:rPr>
            </w:pPr>
            <w:ins w:id="1128" w:author="Kitase" w:date="2015-07-25T05:15:00Z">
              <w:r w:rsidRPr="00DF1A2F">
                <w:rPr>
                  <w:rFonts w:ascii="Segoe UI" w:eastAsia="Meiryo UI" w:hAnsi="Segoe UI" w:cs="Segoe UI"/>
                  <w:sz w:val="18"/>
                  <w:szCs w:val="18"/>
                </w:rPr>
                <w:t>(new URL)</w:t>
              </w:r>
            </w:ins>
          </w:p>
          <w:p w14:paraId="5966C229" w14:textId="6AC85F83" w:rsidR="00AE51AA" w:rsidRPr="00DF1A2F" w:rsidRDefault="007C7EE7" w:rsidP="006764FB">
            <w:pPr>
              <w:spacing w:line="300" w:lineRule="exact"/>
              <w:rPr>
                <w:ins w:id="1129" w:author="Kitase" w:date="2015-07-25T05:15:00Z"/>
                <w:rFonts w:ascii="Segoe UI" w:eastAsia="Meiryo UI" w:hAnsi="Segoe UI" w:cs="Segoe UI"/>
                <w:sz w:val="18"/>
                <w:szCs w:val="18"/>
              </w:rPr>
            </w:pPr>
            <w:ins w:id="1130" w:author="Kitase" w:date="2015-07-26T16:20:00Z">
              <w:r w:rsidRPr="00DF1A2F">
                <w:rPr>
                  <w:rFonts w:ascii="Segoe UI" w:eastAsia="Meiryo UI" w:hAnsi="Segoe UI" w:cs="Segoe UI"/>
                  <w:sz w:val="18"/>
                  <w:szCs w:val="18"/>
                </w:rPr>
                <w:t>https://raw.githubusercontent.com/kkitase/handson/master/zabbix.sh</w:t>
              </w:r>
            </w:ins>
          </w:p>
        </w:tc>
      </w:tr>
      <w:tr w:rsidR="005B3715" w:rsidRPr="00DF1A2F" w14:paraId="1C5EF579" w14:textId="77777777" w:rsidTr="007C7EE7">
        <w:trPr>
          <w:ins w:id="1131" w:author="Kitase" w:date="2015-07-26T14:09:00Z"/>
        </w:trPr>
        <w:tc>
          <w:tcPr>
            <w:tcW w:w="1833" w:type="dxa"/>
            <w:shd w:val="clear" w:color="auto" w:fill="E6E6E6"/>
            <w:tcPrChange w:id="1132" w:author="Kitase" w:date="2015-07-26T16:20:00Z">
              <w:tcPr>
                <w:tcW w:w="1975" w:type="dxa"/>
                <w:gridSpan w:val="2"/>
                <w:shd w:val="clear" w:color="auto" w:fill="E6E6E6"/>
              </w:tcPr>
            </w:tcPrChange>
          </w:tcPr>
          <w:p w14:paraId="2F5431F1" w14:textId="77777777" w:rsidR="005B3715" w:rsidRPr="00DF1A2F" w:rsidRDefault="005B3715" w:rsidP="00837103">
            <w:pPr>
              <w:spacing w:line="300" w:lineRule="exact"/>
              <w:rPr>
                <w:ins w:id="1133" w:author="Kitase" w:date="2015-07-26T14:09:00Z"/>
                <w:rFonts w:ascii="Segoe UI" w:eastAsia="Meiryo UI" w:hAnsi="Segoe UI" w:cs="Segoe UI"/>
                <w:sz w:val="18"/>
                <w:szCs w:val="18"/>
              </w:rPr>
            </w:pPr>
            <w:ins w:id="1134" w:author="Kitase" w:date="2015-07-26T14:09:00Z">
              <w:r w:rsidRPr="00DF1A2F">
                <w:rPr>
                  <w:rFonts w:ascii="Segoe UI" w:eastAsia="Meiryo UI" w:hAnsi="Segoe UI" w:cs="Segoe UI"/>
                  <w:sz w:val="18"/>
                  <w:szCs w:val="18"/>
                </w:rPr>
                <w:t>SSH Key</w:t>
              </w:r>
            </w:ins>
          </w:p>
        </w:tc>
        <w:tc>
          <w:tcPr>
            <w:tcW w:w="7217" w:type="dxa"/>
            <w:shd w:val="clear" w:color="auto" w:fill="E6E6E6"/>
            <w:tcPrChange w:id="1135" w:author="Kitase" w:date="2015-07-26T16:20:00Z">
              <w:tcPr>
                <w:tcW w:w="7075" w:type="dxa"/>
                <w:shd w:val="clear" w:color="auto" w:fill="E6E6E6"/>
              </w:tcPr>
            </w:tcPrChange>
          </w:tcPr>
          <w:p w14:paraId="4C0CA691" w14:textId="77777777" w:rsidR="005B3715" w:rsidRPr="00DF1A2F" w:rsidRDefault="005B3715" w:rsidP="00837103">
            <w:pPr>
              <w:spacing w:line="300" w:lineRule="exact"/>
              <w:rPr>
                <w:ins w:id="1136" w:author="Kitase" w:date="2015-07-26T14:09:00Z"/>
                <w:rFonts w:ascii="Segoe UI" w:eastAsia="Meiryo UI" w:hAnsi="Segoe UI" w:cs="Segoe UI"/>
                <w:sz w:val="18"/>
                <w:szCs w:val="18"/>
              </w:rPr>
            </w:pPr>
            <w:ins w:id="1137" w:author="Kitase" w:date="2015-07-26T14:09:00Z">
              <w:r w:rsidRPr="00DF1A2F">
                <w:rPr>
                  <w:rFonts w:ascii="Segoe UI" w:eastAsia="Meiryo UI" w:hAnsi="Segoe UI" w:cs="Segoe UI" w:hint="eastAsia"/>
                  <w:sz w:val="18"/>
                  <w:szCs w:val="18"/>
                </w:rPr>
                <w:t>登録した</w:t>
              </w:r>
              <w:r w:rsidRPr="00DF1A2F">
                <w:rPr>
                  <w:rFonts w:ascii="Segoe UI" w:eastAsia="Meiryo UI" w:hAnsi="Segoe UI" w:cs="Segoe UI"/>
                  <w:sz w:val="18"/>
                  <w:szCs w:val="18"/>
                </w:rPr>
                <w:t>SSH key</w:t>
              </w:r>
              <w:r w:rsidRPr="00DF1A2F">
                <w:rPr>
                  <w:rFonts w:ascii="Segoe UI" w:eastAsia="Meiryo UI" w:hAnsi="Segoe UI" w:cs="Segoe UI" w:hint="eastAsia"/>
                  <w:sz w:val="18"/>
                  <w:szCs w:val="18"/>
                </w:rPr>
                <w:t>のラベルを選択</w:t>
              </w:r>
              <w:r w:rsidRPr="00DF1A2F">
                <w:rPr>
                  <w:rFonts w:ascii="Segoe UI" w:eastAsia="Meiryo UI" w:hAnsi="Segoe UI" w:cs="Segoe UI"/>
                  <w:sz w:val="18"/>
                  <w:szCs w:val="18"/>
                </w:rPr>
                <w:t xml:space="preserve"> </w:t>
              </w:r>
              <w:r w:rsidRPr="00DF1A2F">
                <w:rPr>
                  <w:rFonts w:ascii="Segoe UI" w:eastAsia="Meiryo UI" w:hAnsi="Segoe UI" w:cs="Segoe UI" w:hint="eastAsia"/>
                  <w:sz w:val="18"/>
                  <w:szCs w:val="18"/>
                </w:rPr>
                <w:t>例</w:t>
              </w:r>
              <w:r w:rsidRPr="00DF1A2F">
                <w:rPr>
                  <w:rFonts w:ascii="Segoe UI" w:eastAsia="Meiryo UI" w:hAnsi="Segoe UI" w:cs="Segoe UI"/>
                  <w:sz w:val="18"/>
                  <w:szCs w:val="18"/>
                </w:rPr>
                <w:t>: student1031</w:t>
              </w:r>
            </w:ins>
          </w:p>
        </w:tc>
      </w:tr>
      <w:tr w:rsidR="00AE51AA" w:rsidRPr="00DF1A2F" w14:paraId="70B1C101" w14:textId="77777777" w:rsidTr="007C7EE7">
        <w:trPr>
          <w:ins w:id="1138" w:author="Kitase" w:date="2015-07-25T05:15:00Z"/>
        </w:trPr>
        <w:tc>
          <w:tcPr>
            <w:tcW w:w="1833" w:type="dxa"/>
            <w:shd w:val="clear" w:color="auto" w:fill="E6E6E6"/>
            <w:tcPrChange w:id="1139" w:author="Kitase" w:date="2015-07-26T16:20:00Z">
              <w:tcPr>
                <w:tcW w:w="1761" w:type="dxa"/>
                <w:shd w:val="clear" w:color="auto" w:fill="E6E6E6"/>
              </w:tcPr>
            </w:tcPrChange>
          </w:tcPr>
          <w:p w14:paraId="0F4CBA3D" w14:textId="77777777" w:rsidR="00AE51AA" w:rsidRPr="00DF1A2F" w:rsidRDefault="00AE51AA" w:rsidP="006764FB">
            <w:pPr>
              <w:spacing w:line="300" w:lineRule="exact"/>
              <w:rPr>
                <w:ins w:id="1140" w:author="Kitase" w:date="2015-07-25T05:15:00Z"/>
                <w:rFonts w:ascii="Segoe UI" w:eastAsia="Meiryo UI" w:hAnsi="Segoe UI" w:cs="Segoe UI"/>
                <w:sz w:val="18"/>
                <w:szCs w:val="18"/>
              </w:rPr>
            </w:pPr>
            <w:ins w:id="1141" w:author="Kitase" w:date="2015-07-25T05:15:00Z">
              <w:r w:rsidRPr="00DF1A2F">
                <w:rPr>
                  <w:rFonts w:ascii="Segoe UI" w:eastAsia="Meiryo UI" w:hAnsi="Segoe UI" w:cs="Segoe UI"/>
                  <w:sz w:val="18"/>
                  <w:szCs w:val="18"/>
                </w:rPr>
                <w:t>Host Name</w:t>
              </w:r>
            </w:ins>
          </w:p>
        </w:tc>
        <w:tc>
          <w:tcPr>
            <w:tcW w:w="7217" w:type="dxa"/>
            <w:shd w:val="clear" w:color="auto" w:fill="E6E6E6"/>
            <w:tcPrChange w:id="1142" w:author="Kitase" w:date="2015-07-26T16:20:00Z">
              <w:tcPr>
                <w:tcW w:w="7289" w:type="dxa"/>
                <w:gridSpan w:val="2"/>
                <w:shd w:val="clear" w:color="auto" w:fill="E6E6E6"/>
              </w:tcPr>
            </w:tcPrChange>
          </w:tcPr>
          <w:p w14:paraId="0D917E18" w14:textId="77777777" w:rsidR="00AE51AA" w:rsidRPr="00DF1A2F" w:rsidRDefault="00AE51AA" w:rsidP="006764FB">
            <w:pPr>
              <w:spacing w:line="300" w:lineRule="exact"/>
              <w:rPr>
                <w:ins w:id="1143" w:author="Kitase" w:date="2015-07-25T05:15:00Z"/>
                <w:rFonts w:ascii="Segoe UI" w:eastAsia="Meiryo UI" w:hAnsi="Segoe UI" w:cs="Segoe UI"/>
                <w:sz w:val="18"/>
                <w:szCs w:val="18"/>
              </w:rPr>
            </w:pPr>
            <w:ins w:id="1144" w:author="Kitase" w:date="2015-07-25T05:15:00Z">
              <w:r w:rsidRPr="00DF1A2F">
                <w:rPr>
                  <w:rFonts w:ascii="Segoe UI" w:eastAsia="Meiryo UI" w:hAnsi="Segoe UI" w:cs="Segoe UI" w:hint="eastAsia"/>
                  <w:sz w:val="18"/>
                  <w:szCs w:val="18"/>
                </w:rPr>
                <w:t>ご自身のアカウントを利用している方</w:t>
              </w:r>
              <w:r w:rsidRPr="00DF1A2F">
                <w:rPr>
                  <w:rFonts w:ascii="Segoe UI" w:eastAsia="Meiryo UI" w:hAnsi="Segoe UI" w:cs="Segoe UI"/>
                  <w:sz w:val="18"/>
                  <w:szCs w:val="18"/>
                </w:rPr>
                <w:t xml:space="preserve">: </w:t>
              </w:r>
              <w:r w:rsidRPr="00DF1A2F">
                <w:rPr>
                  <w:rFonts w:ascii="Segoe UI" w:eastAsia="Meiryo UI" w:hAnsi="Segoe UI" w:cs="Segoe UI" w:hint="eastAsia"/>
                  <w:sz w:val="18"/>
                  <w:szCs w:val="18"/>
                </w:rPr>
                <w:t>任意</w:t>
              </w:r>
            </w:ins>
          </w:p>
          <w:p w14:paraId="219F2095" w14:textId="77777777" w:rsidR="00AE51AA" w:rsidRPr="00DF1A2F" w:rsidRDefault="00AE51AA" w:rsidP="006764FB">
            <w:pPr>
              <w:spacing w:line="300" w:lineRule="exact"/>
              <w:rPr>
                <w:ins w:id="1145" w:author="Kitase" w:date="2015-07-25T05:15:00Z"/>
                <w:rFonts w:ascii="Segoe UI" w:eastAsia="Meiryo UI" w:hAnsi="Segoe UI" w:cs="Segoe UI"/>
                <w:b/>
                <w:sz w:val="18"/>
                <w:szCs w:val="18"/>
              </w:rPr>
            </w:pPr>
            <w:ins w:id="1146" w:author="Kitase" w:date="2015-07-25T05:15:00Z">
              <w:r w:rsidRPr="00DF1A2F">
                <w:rPr>
                  <w:rFonts w:ascii="Segoe UI" w:eastAsia="Meiryo UI" w:hAnsi="Segoe UI" w:cs="Segoe UI"/>
                  <w:b/>
                  <w:sz w:val="18"/>
                  <w:szCs w:val="18"/>
                </w:rPr>
                <w:t>IBM</w:t>
              </w:r>
              <w:r w:rsidRPr="00DF1A2F">
                <w:rPr>
                  <w:rFonts w:ascii="Segoe UI" w:eastAsia="Meiryo UI" w:hAnsi="Segoe UI" w:cs="Segoe UI" w:hint="eastAsia"/>
                  <w:b/>
                  <w:sz w:val="18"/>
                  <w:szCs w:val="18"/>
                </w:rPr>
                <w:t>から貸与したアカウントを利用している方</w:t>
              </w:r>
              <w:r w:rsidRPr="00DF1A2F">
                <w:rPr>
                  <w:rFonts w:ascii="Segoe UI" w:eastAsia="Meiryo UI" w:hAnsi="Segoe UI" w:cs="Segoe UI"/>
                  <w:b/>
                  <w:sz w:val="18"/>
                  <w:szCs w:val="18"/>
                </w:rPr>
                <w:t xml:space="preserve">: </w:t>
              </w:r>
              <w:r w:rsidRPr="00DF1A2F">
                <w:rPr>
                  <w:rFonts w:ascii="Segoe UI" w:eastAsia="Meiryo UI" w:hAnsi="Segoe UI" w:cs="Segoe UI" w:hint="eastAsia"/>
                  <w:b/>
                  <w:sz w:val="18"/>
                  <w:szCs w:val="18"/>
                </w:rPr>
                <w:t>アカウント名</w:t>
              </w:r>
              <w:r w:rsidRPr="00DF1A2F">
                <w:rPr>
                  <w:rFonts w:ascii="Segoe UI" w:eastAsia="Meiryo UI" w:hAnsi="Segoe UI" w:cs="Segoe UI"/>
                  <w:b/>
                  <w:sz w:val="18"/>
                  <w:szCs w:val="18"/>
                </w:rPr>
                <w:t>-zabbix</w:t>
              </w:r>
            </w:ins>
          </w:p>
        </w:tc>
      </w:tr>
      <w:tr w:rsidR="00AE51AA" w:rsidRPr="00DF1A2F" w14:paraId="19F3FD18" w14:textId="77777777" w:rsidTr="007C7EE7">
        <w:trPr>
          <w:ins w:id="1147" w:author="Kitase" w:date="2015-07-25T05:15:00Z"/>
        </w:trPr>
        <w:tc>
          <w:tcPr>
            <w:tcW w:w="1833" w:type="dxa"/>
            <w:shd w:val="clear" w:color="auto" w:fill="E6E6E6"/>
            <w:tcPrChange w:id="1148" w:author="Kitase" w:date="2015-07-26T16:20:00Z">
              <w:tcPr>
                <w:tcW w:w="1761" w:type="dxa"/>
                <w:shd w:val="clear" w:color="auto" w:fill="E6E6E6"/>
              </w:tcPr>
            </w:tcPrChange>
          </w:tcPr>
          <w:p w14:paraId="6E462B23" w14:textId="77777777" w:rsidR="00AE51AA" w:rsidRPr="00DF1A2F" w:rsidRDefault="00AE51AA" w:rsidP="006764FB">
            <w:pPr>
              <w:spacing w:line="300" w:lineRule="exact"/>
              <w:rPr>
                <w:ins w:id="1149" w:author="Kitase" w:date="2015-07-25T05:15:00Z"/>
                <w:rFonts w:ascii="Segoe UI" w:eastAsia="Meiryo UI" w:hAnsi="Segoe UI" w:cs="Segoe UI"/>
                <w:sz w:val="18"/>
                <w:szCs w:val="18"/>
              </w:rPr>
            </w:pPr>
            <w:ins w:id="1150" w:author="Kitase" w:date="2015-07-25T05:15:00Z">
              <w:r w:rsidRPr="00DF1A2F">
                <w:rPr>
                  <w:rFonts w:ascii="Segoe UI" w:eastAsia="Meiryo UI" w:hAnsi="Segoe UI" w:cs="Segoe UI"/>
                  <w:sz w:val="18"/>
                  <w:szCs w:val="18"/>
                </w:rPr>
                <w:t>Domain Name</w:t>
              </w:r>
            </w:ins>
          </w:p>
        </w:tc>
        <w:tc>
          <w:tcPr>
            <w:tcW w:w="7217" w:type="dxa"/>
            <w:shd w:val="clear" w:color="auto" w:fill="E6E6E6"/>
            <w:tcPrChange w:id="1151" w:author="Kitase" w:date="2015-07-26T16:20:00Z">
              <w:tcPr>
                <w:tcW w:w="7289" w:type="dxa"/>
                <w:gridSpan w:val="2"/>
                <w:shd w:val="clear" w:color="auto" w:fill="E6E6E6"/>
              </w:tcPr>
            </w:tcPrChange>
          </w:tcPr>
          <w:p w14:paraId="14F1CD96" w14:textId="77777777" w:rsidR="00AE51AA" w:rsidRPr="00DF1A2F" w:rsidRDefault="00AE51AA" w:rsidP="006764FB">
            <w:pPr>
              <w:spacing w:line="300" w:lineRule="exact"/>
              <w:rPr>
                <w:ins w:id="1152" w:author="Kitase" w:date="2015-07-25T05:15:00Z"/>
                <w:rFonts w:ascii="Segoe UI" w:eastAsia="Meiryo UI" w:hAnsi="Segoe UI" w:cs="Segoe UI"/>
                <w:sz w:val="18"/>
                <w:szCs w:val="18"/>
              </w:rPr>
            </w:pPr>
            <w:ins w:id="1153" w:author="Kitase" w:date="2015-07-25T05:15:00Z">
              <w:r w:rsidRPr="00DF1A2F">
                <w:rPr>
                  <w:rFonts w:ascii="Segoe UI" w:eastAsia="Meiryo UI" w:hAnsi="Segoe UI" w:cs="Segoe UI" w:hint="eastAsia"/>
                  <w:sz w:val="18"/>
                  <w:szCs w:val="18"/>
                </w:rPr>
                <w:t>ご自身のアカウントを利用している方</w:t>
              </w:r>
              <w:r w:rsidRPr="00DF1A2F">
                <w:rPr>
                  <w:rFonts w:ascii="Segoe UI" w:eastAsia="Meiryo UI" w:hAnsi="Segoe UI" w:cs="Segoe UI"/>
                  <w:sz w:val="18"/>
                  <w:szCs w:val="18"/>
                </w:rPr>
                <w:t xml:space="preserve">: </w:t>
              </w:r>
              <w:r w:rsidRPr="00DF1A2F">
                <w:rPr>
                  <w:rFonts w:ascii="Segoe UI" w:eastAsia="Meiryo UI" w:hAnsi="Segoe UI" w:cs="Segoe UI" w:hint="eastAsia"/>
                  <w:sz w:val="18"/>
                  <w:szCs w:val="18"/>
                </w:rPr>
                <w:t>任意</w:t>
              </w:r>
            </w:ins>
          </w:p>
          <w:p w14:paraId="1B68AE50" w14:textId="77777777" w:rsidR="00AE51AA" w:rsidRPr="00DF1A2F" w:rsidRDefault="00AE51AA" w:rsidP="006764FB">
            <w:pPr>
              <w:spacing w:line="300" w:lineRule="exact"/>
              <w:rPr>
                <w:ins w:id="1154" w:author="Kitase" w:date="2015-07-25T05:15:00Z"/>
                <w:rFonts w:ascii="Segoe UI" w:eastAsia="Meiryo UI" w:hAnsi="Segoe UI" w:cs="Segoe UI"/>
                <w:b/>
                <w:sz w:val="18"/>
                <w:szCs w:val="18"/>
              </w:rPr>
            </w:pPr>
            <w:ins w:id="1155" w:author="Kitase" w:date="2015-07-25T05:15:00Z">
              <w:r w:rsidRPr="00DF1A2F">
                <w:rPr>
                  <w:rFonts w:ascii="Segoe UI" w:eastAsia="Meiryo UI" w:hAnsi="Segoe UI" w:cs="Segoe UI"/>
                  <w:b/>
                  <w:sz w:val="18"/>
                  <w:szCs w:val="18"/>
                </w:rPr>
                <w:t>IBM</w:t>
              </w:r>
              <w:r w:rsidRPr="00DF1A2F">
                <w:rPr>
                  <w:rFonts w:ascii="Segoe UI" w:eastAsia="Meiryo UI" w:hAnsi="Segoe UI" w:cs="Segoe UI" w:hint="eastAsia"/>
                  <w:b/>
                  <w:sz w:val="18"/>
                  <w:szCs w:val="18"/>
                </w:rPr>
                <w:t>から貸与したアカウントを利用している方</w:t>
              </w:r>
              <w:r w:rsidRPr="00DF1A2F">
                <w:rPr>
                  <w:rFonts w:ascii="Segoe UI" w:eastAsia="Meiryo UI" w:hAnsi="Segoe UI" w:cs="Segoe UI"/>
                  <w:b/>
                  <w:sz w:val="18"/>
                  <w:szCs w:val="18"/>
                </w:rPr>
                <w:t>: handson.jp</w:t>
              </w:r>
            </w:ins>
          </w:p>
        </w:tc>
      </w:tr>
    </w:tbl>
    <w:p w14:paraId="404146E1" w14:textId="77777777" w:rsidR="00AE51AA" w:rsidRPr="00DF1A2F" w:rsidRDefault="004B646E" w:rsidP="00EB6158">
      <w:pPr>
        <w:rPr>
          <w:ins w:id="1156" w:author="Kitase" w:date="2015-07-25T05:15:00Z"/>
          <w:rFonts w:ascii="Segoe UI" w:eastAsia="Meiryo UI" w:hAnsi="Segoe UI" w:cs="Segoe UI"/>
          <w:sz w:val="20"/>
          <w:szCs w:val="20"/>
          <w:rPrChange w:id="1157" w:author="Kitase" w:date="2015-07-26T16:23:00Z">
            <w:rPr>
              <w:ins w:id="1158" w:author="Kitase" w:date="2015-07-25T05:15:00Z"/>
              <w:rFonts w:ascii="Segoe UI" w:eastAsia="Meiryo UI" w:hAnsi="Segoe UI" w:cs="Segoe UI"/>
            </w:rPr>
          </w:rPrChange>
        </w:rPr>
      </w:pPr>
      <w:ins w:id="1159" w:author="Kitase" w:date="2015-07-25T06:42:00Z">
        <w:r w:rsidRPr="00DF1A2F">
          <w:rPr>
            <w:rFonts w:ascii="ＭＳ ゴシック" w:eastAsia="Meiryo UI" w:hAnsi="ＭＳ ゴシック" w:cs="ＭＳ ゴシック" w:hint="eastAsia"/>
            <w:sz w:val="20"/>
            <w:szCs w:val="20"/>
            <w:rPrChange w:id="1160" w:author="Kitase" w:date="2015-07-26T16:23:00Z">
              <w:rPr>
                <w:rFonts w:ascii="Segoe UI" w:eastAsia="Meiryo UI" w:hAnsi="Segoe UI" w:cs="Segoe UI" w:hint="eastAsia"/>
                <w:sz w:val="20"/>
                <w:szCs w:val="20"/>
              </w:rPr>
            </w:rPrChange>
          </w:rPr>
          <w:t>※</w:t>
        </w:r>
      </w:ins>
      <w:ins w:id="1161" w:author="Kitase" w:date="2015-07-25T05:15:00Z">
        <w:r w:rsidR="00AE51AA" w:rsidRPr="00DF1A2F">
          <w:rPr>
            <w:rFonts w:ascii="Segoe UI" w:eastAsia="Meiryo UI" w:hAnsi="Segoe UI" w:cs="Segoe UI" w:hint="eastAsia"/>
            <w:sz w:val="20"/>
            <w:szCs w:val="20"/>
          </w:rPr>
          <w:t>他はデフォルト設定、講師から何か指定がある場合はそちらに従ってください。</w:t>
        </w:r>
      </w:ins>
    </w:p>
    <w:p w14:paraId="2348F251" w14:textId="77777777" w:rsidR="00AE51AA" w:rsidRPr="00DF1A2F" w:rsidRDefault="00AE51AA" w:rsidP="00201B6D">
      <w:pPr>
        <w:rPr>
          <w:rFonts w:ascii="Segoe UI" w:eastAsia="Meiryo UI" w:hAnsi="Segoe UI" w:cs="Segoe UI"/>
        </w:rPr>
      </w:pPr>
    </w:p>
    <w:p w14:paraId="4084D954" w14:textId="77777777" w:rsidR="00201B6D" w:rsidRPr="00DF1A2F" w:rsidRDefault="003901A4" w:rsidP="00895A1D">
      <w:pPr>
        <w:rPr>
          <w:rFonts w:ascii="Segoe UI" w:eastAsia="Meiryo UI" w:hAnsi="Segoe UI" w:cs="Segoe UI"/>
        </w:rPr>
      </w:pPr>
      <w:r w:rsidRPr="00DF1A2F">
        <w:rPr>
          <w:rFonts w:ascii="Segoe UI" w:eastAsia="Meiryo UI" w:hAnsi="Segoe UI" w:cs="Segoe UI" w:hint="eastAsia"/>
        </w:rPr>
        <w:t>上記の</w:t>
      </w:r>
      <w:r w:rsidRPr="00DF1A2F">
        <w:rPr>
          <w:rFonts w:ascii="Segoe UI" w:eastAsia="Meiryo UI" w:hAnsi="Segoe UI" w:cs="Segoe UI"/>
        </w:rPr>
        <w:t>Provisioning Script</w:t>
      </w:r>
      <w:r w:rsidRPr="00DF1A2F">
        <w:rPr>
          <w:rFonts w:ascii="Segoe UI" w:eastAsia="Meiryo UI" w:hAnsi="Segoe UI" w:cs="Segoe UI" w:hint="eastAsia"/>
        </w:rPr>
        <w:t>は、以下の内容を自動化します。</w:t>
      </w:r>
    </w:p>
    <w:p w14:paraId="4392456E" w14:textId="77777777" w:rsidR="00434A9A" w:rsidRPr="00DF1A2F" w:rsidRDefault="00434A9A" w:rsidP="00434A9A">
      <w:pPr>
        <w:numPr>
          <w:ilvl w:val="0"/>
          <w:numId w:val="33"/>
        </w:numPr>
        <w:rPr>
          <w:rFonts w:ascii="Segoe UI" w:eastAsia="Meiryo UI" w:hAnsi="Segoe UI" w:cs="Segoe UI"/>
        </w:rPr>
      </w:pPr>
      <w:r w:rsidRPr="00DF1A2F">
        <w:rPr>
          <w:rFonts w:ascii="Segoe UI" w:eastAsia="Meiryo UI" w:hAnsi="Segoe UI" w:cs="Segoe UI"/>
        </w:rPr>
        <w:t>Web</w:t>
      </w:r>
      <w:r w:rsidRPr="00DF1A2F">
        <w:rPr>
          <w:rFonts w:ascii="Segoe UI" w:eastAsia="Meiryo UI" w:hAnsi="Segoe UI" w:cs="Segoe UI" w:hint="eastAsia"/>
        </w:rPr>
        <w:t>サーバと</w:t>
      </w:r>
      <w:r w:rsidRPr="00DF1A2F">
        <w:rPr>
          <w:rFonts w:ascii="Segoe UI" w:eastAsia="Meiryo UI" w:hAnsi="Segoe UI" w:cs="Segoe UI"/>
        </w:rPr>
        <w:t>MySQL</w:t>
      </w:r>
      <w:r w:rsidRPr="00DF1A2F">
        <w:rPr>
          <w:rFonts w:ascii="Segoe UI" w:eastAsia="Meiryo UI" w:hAnsi="Segoe UI" w:cs="Segoe UI" w:hint="eastAsia"/>
        </w:rPr>
        <w:t>サーバのインストール、セットアップ</w:t>
      </w:r>
    </w:p>
    <w:p w14:paraId="5D7E659A" w14:textId="77777777" w:rsidR="00434A9A" w:rsidRPr="00DF1A2F" w:rsidRDefault="00434A9A" w:rsidP="00434A9A">
      <w:pPr>
        <w:numPr>
          <w:ilvl w:val="0"/>
          <w:numId w:val="33"/>
        </w:numPr>
        <w:rPr>
          <w:rFonts w:ascii="Segoe UI" w:eastAsia="Meiryo UI" w:hAnsi="Segoe UI" w:cs="Segoe UI"/>
        </w:rPr>
      </w:pPr>
      <w:r w:rsidRPr="00DF1A2F">
        <w:rPr>
          <w:rFonts w:ascii="Segoe UI" w:eastAsia="Meiryo UI" w:hAnsi="Segoe UI" w:cs="Segoe UI"/>
        </w:rPr>
        <w:t>Zabbix</w:t>
      </w:r>
      <w:r w:rsidRPr="00DF1A2F">
        <w:rPr>
          <w:rFonts w:ascii="Segoe UI" w:eastAsia="Meiryo UI" w:hAnsi="Segoe UI" w:cs="Segoe UI" w:hint="eastAsia"/>
        </w:rPr>
        <w:t>サーバ、クライアントの</w:t>
      </w:r>
      <w:r w:rsidR="007D4F34" w:rsidRPr="00DF1A2F">
        <w:rPr>
          <w:rFonts w:ascii="Segoe UI" w:eastAsia="Meiryo UI" w:hAnsi="Segoe UI" w:cs="Segoe UI" w:hint="eastAsia"/>
        </w:rPr>
        <w:t>インストール</w:t>
      </w:r>
    </w:p>
    <w:p w14:paraId="550C9A36" w14:textId="77777777" w:rsidR="00201B6D" w:rsidRPr="00DF1A2F" w:rsidRDefault="007D4F34" w:rsidP="00895A1D">
      <w:pPr>
        <w:numPr>
          <w:ilvl w:val="0"/>
          <w:numId w:val="33"/>
        </w:numPr>
        <w:rPr>
          <w:rFonts w:ascii="Segoe UI" w:eastAsia="Meiryo UI" w:hAnsi="Segoe UI" w:cs="Segoe UI"/>
        </w:rPr>
      </w:pPr>
      <w:r w:rsidRPr="00DF1A2F">
        <w:rPr>
          <w:rFonts w:ascii="Segoe UI" w:eastAsia="Meiryo UI" w:hAnsi="Segoe UI" w:cs="Segoe UI"/>
        </w:rPr>
        <w:lastRenderedPageBreak/>
        <w:t>Zabbix</w:t>
      </w:r>
      <w:r w:rsidRPr="00DF1A2F">
        <w:rPr>
          <w:rFonts w:ascii="Segoe UI" w:eastAsia="Meiryo UI" w:hAnsi="Segoe UI" w:cs="Segoe UI" w:hint="eastAsia"/>
        </w:rPr>
        <w:t>サーバのセットアップ</w:t>
      </w:r>
    </w:p>
    <w:p w14:paraId="5F84FE94" w14:textId="77777777" w:rsidR="002B2273" w:rsidRPr="00DF1A2F" w:rsidRDefault="002B2273" w:rsidP="002B2273">
      <w:pPr>
        <w:rPr>
          <w:rFonts w:ascii="Segoe UI" w:eastAsia="Meiryo UI" w:hAnsi="Segoe UI" w:cs="Segoe UI"/>
        </w:rPr>
      </w:pPr>
    </w:p>
    <w:p w14:paraId="0C27625D" w14:textId="77777777" w:rsidR="001F259E" w:rsidRPr="00DF1A2F" w:rsidRDefault="002B2273" w:rsidP="002B2273">
      <w:pPr>
        <w:rPr>
          <w:rFonts w:ascii="Segoe UI" w:eastAsia="Meiryo UI" w:hAnsi="Segoe UI" w:cs="Segoe UI"/>
        </w:rPr>
      </w:pPr>
      <w:r w:rsidRPr="00DF1A2F">
        <w:rPr>
          <w:rFonts w:ascii="Segoe UI" w:eastAsia="Meiryo UI" w:hAnsi="Segoe UI" w:cs="Segoe UI"/>
        </w:rPr>
        <w:t>Provisioning Script</w:t>
      </w:r>
      <w:r w:rsidRPr="00DF1A2F">
        <w:rPr>
          <w:rFonts w:ascii="Segoe UI" w:eastAsia="Meiryo UI" w:hAnsi="Segoe UI" w:cs="Segoe UI" w:hint="eastAsia"/>
        </w:rPr>
        <w:t>でセットアップを行った場合は、すぐに</w:t>
      </w:r>
      <w:r w:rsidRPr="00DF1A2F">
        <w:rPr>
          <w:rFonts w:ascii="Segoe UI" w:eastAsia="Meiryo UI" w:hAnsi="Segoe UI" w:cs="Segoe UI"/>
        </w:rPr>
        <w:t>Zabbix</w:t>
      </w:r>
      <w:r w:rsidRPr="00DF1A2F">
        <w:rPr>
          <w:rFonts w:ascii="Segoe UI" w:eastAsia="Meiryo UI" w:hAnsi="Segoe UI" w:cs="Segoe UI" w:hint="eastAsia"/>
        </w:rPr>
        <w:t>を利用できる状態になっています。ブラウザから</w:t>
      </w:r>
      <w:r w:rsidRPr="00DF1A2F">
        <w:rPr>
          <w:rFonts w:ascii="Segoe UI" w:eastAsia="Meiryo UI" w:hAnsi="Segoe UI" w:cs="Segoe UI"/>
        </w:rPr>
        <w:t>Zabbix</w:t>
      </w:r>
      <w:r w:rsidRPr="00DF1A2F">
        <w:rPr>
          <w:rFonts w:ascii="Segoe UI" w:eastAsia="Meiryo UI" w:hAnsi="Segoe UI" w:cs="Segoe UI" w:hint="eastAsia"/>
        </w:rPr>
        <w:t>のセットアップを行って利用を開始しましょう。セットアップは以下の</w:t>
      </w:r>
      <w:r w:rsidRPr="00DF1A2F">
        <w:rPr>
          <w:rFonts w:ascii="Segoe UI" w:eastAsia="Meiryo UI" w:hAnsi="Segoe UI" w:cs="Segoe UI"/>
        </w:rPr>
        <w:t>URL</w:t>
      </w:r>
      <w:r w:rsidRPr="00DF1A2F">
        <w:rPr>
          <w:rFonts w:ascii="Segoe UI" w:eastAsia="Meiryo UI" w:hAnsi="Segoe UI" w:cs="Segoe UI" w:hint="eastAsia"/>
        </w:rPr>
        <w:t>から開始できます。</w:t>
      </w:r>
    </w:p>
    <w:p w14:paraId="5DF54128" w14:textId="77777777" w:rsidR="00D059B7" w:rsidRPr="00DF1A2F" w:rsidDel="0051443B" w:rsidRDefault="00D059B7" w:rsidP="002B2273">
      <w:pPr>
        <w:rPr>
          <w:del w:id="1162" w:author="Kitase" w:date="2015-07-26T05:17:00Z"/>
          <w:rFonts w:ascii="Segoe UI" w:eastAsia="Meiryo UI"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50"/>
      </w:tblGrid>
      <w:tr w:rsidR="001F259E" w:rsidRPr="00DF1A2F" w14:paraId="13E69FCC" w14:textId="77777777" w:rsidTr="00EA2D68">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24D17E4A" w14:textId="77777777" w:rsidR="001F259E" w:rsidRPr="00DF1A2F" w:rsidRDefault="00F60626" w:rsidP="001F259E">
            <w:pPr>
              <w:spacing w:line="300" w:lineRule="exact"/>
              <w:rPr>
                <w:rFonts w:ascii="Segoe UI" w:eastAsia="Meiryo UI" w:hAnsi="Segoe UI" w:cs="Segoe UI"/>
                <w:sz w:val="20"/>
                <w:szCs w:val="20"/>
              </w:rPr>
            </w:pPr>
            <w:r w:rsidRPr="00DF1A2F">
              <w:rPr>
                <w:rFonts w:ascii="Segoe UI" w:eastAsia="Meiryo UI" w:hAnsi="Segoe UI" w:cs="Segoe UI"/>
                <w:rPrChange w:id="1163" w:author="Kitase" w:date="2015-07-26T16:23:00Z">
                  <w:rPr/>
                </w:rPrChange>
              </w:rPr>
              <w:fldChar w:fldCharType="begin"/>
            </w:r>
            <w:r w:rsidRPr="00DF1A2F">
              <w:rPr>
                <w:rFonts w:ascii="Segoe UI" w:eastAsia="Meiryo UI" w:hAnsi="Segoe UI" w:cs="Segoe UI"/>
                <w:rPrChange w:id="1164" w:author="Kitase" w:date="2015-07-26T16:23:00Z">
                  <w:rPr/>
                </w:rPrChange>
              </w:rPr>
              <w:instrText xml:space="preserve"> HYPERLINK "http://Zabbix" </w:instrText>
            </w:r>
            <w:r w:rsidRPr="00DF1A2F">
              <w:rPr>
                <w:rPrChange w:id="1165" w:author="Kitase" w:date="2015-07-26T16:23:00Z">
                  <w:rPr>
                    <w:rStyle w:val="Hyperlink"/>
                    <w:rFonts w:ascii="Segoe UI" w:eastAsia="Meiryo UI" w:hAnsi="Segoe UI" w:cs="Segoe UI"/>
                    <w:sz w:val="20"/>
                    <w:szCs w:val="20"/>
                  </w:rPr>
                </w:rPrChange>
              </w:rPr>
              <w:fldChar w:fldCharType="separate"/>
            </w:r>
            <w:r w:rsidR="001F259E" w:rsidRPr="00DF1A2F">
              <w:rPr>
                <w:rStyle w:val="Hyperlink"/>
                <w:rFonts w:ascii="Segoe UI" w:eastAsia="Meiryo UI" w:hAnsi="Segoe UI" w:cs="Segoe UI"/>
                <w:sz w:val="20"/>
                <w:szCs w:val="20"/>
              </w:rPr>
              <w:t>http://Zabbix</w:t>
            </w:r>
            <w:r w:rsidRPr="00DF1A2F">
              <w:rPr>
                <w:rStyle w:val="Hyperlink"/>
                <w:rFonts w:ascii="Segoe UI" w:eastAsia="Meiryo UI" w:hAnsi="Segoe UI" w:cs="Segoe UI"/>
                <w:sz w:val="20"/>
                <w:szCs w:val="20"/>
                <w:rPrChange w:id="1166" w:author="Kitase" w:date="2015-07-26T16:23:00Z">
                  <w:rPr>
                    <w:rStyle w:val="Hyperlink"/>
                    <w:rFonts w:ascii="Segoe UI" w:eastAsia="Meiryo UI" w:hAnsi="Segoe UI" w:cs="Segoe UI"/>
                    <w:sz w:val="20"/>
                    <w:szCs w:val="20"/>
                  </w:rPr>
                </w:rPrChange>
              </w:rPr>
              <w:fldChar w:fldCharType="end"/>
            </w:r>
            <w:r w:rsidR="001F259E" w:rsidRPr="00DF1A2F">
              <w:rPr>
                <w:rFonts w:ascii="Segoe UI" w:eastAsia="Meiryo UI" w:hAnsi="Segoe UI" w:cs="Segoe UI" w:hint="eastAsia"/>
                <w:sz w:val="20"/>
                <w:szCs w:val="20"/>
              </w:rPr>
              <w:t>サーバの</w:t>
            </w:r>
            <w:r w:rsidR="001F259E" w:rsidRPr="00DF1A2F">
              <w:rPr>
                <w:rFonts w:ascii="Segoe UI" w:eastAsia="Meiryo UI" w:hAnsi="Segoe UI" w:cs="Segoe UI"/>
                <w:sz w:val="20"/>
                <w:szCs w:val="20"/>
              </w:rPr>
              <w:t>IP</w:t>
            </w:r>
            <w:r w:rsidR="001F259E" w:rsidRPr="00DF1A2F">
              <w:rPr>
                <w:rFonts w:ascii="Segoe UI" w:eastAsia="Meiryo UI" w:hAnsi="Segoe UI" w:cs="Segoe UI" w:hint="eastAsia"/>
                <w:sz w:val="20"/>
                <w:szCs w:val="20"/>
              </w:rPr>
              <w:t>アドレス</w:t>
            </w:r>
            <w:r w:rsidR="001F259E" w:rsidRPr="00DF1A2F">
              <w:rPr>
                <w:rFonts w:ascii="Segoe UI" w:eastAsia="Meiryo UI" w:hAnsi="Segoe UI" w:cs="Segoe UI"/>
                <w:sz w:val="20"/>
                <w:szCs w:val="20"/>
              </w:rPr>
              <w:t>/zabbix/</w:t>
            </w:r>
          </w:p>
        </w:tc>
      </w:tr>
    </w:tbl>
    <w:p w14:paraId="118D1075" w14:textId="77777777" w:rsidR="002B2273" w:rsidRPr="00DF1A2F" w:rsidRDefault="002B2273" w:rsidP="001F259E">
      <w:pPr>
        <w:rPr>
          <w:rFonts w:ascii="Segoe UI" w:eastAsia="Meiryo UI" w:hAnsi="Segoe UI" w:cs="Segoe UI"/>
        </w:rPr>
      </w:pPr>
    </w:p>
    <w:p w14:paraId="6BBD0695" w14:textId="77777777" w:rsidR="00D059B7" w:rsidRPr="00DF1A2F" w:rsidRDefault="00D059B7" w:rsidP="001F259E">
      <w:pPr>
        <w:rPr>
          <w:rFonts w:ascii="Segoe UI" w:eastAsia="Meiryo UI" w:hAnsi="Segoe UI" w:cs="Segoe UI"/>
        </w:rPr>
      </w:pPr>
      <w:r w:rsidRPr="00DF1A2F">
        <w:rPr>
          <w:rFonts w:ascii="Segoe UI" w:eastAsia="Meiryo UI" w:hAnsi="Segoe UI" w:cs="Segoe UI" w:hint="eastAsia"/>
        </w:rPr>
        <w:t>インストールはウィザード形式になっています。「</w:t>
      </w:r>
      <w:r w:rsidRPr="00DF1A2F">
        <w:rPr>
          <w:rFonts w:ascii="Segoe UI" w:eastAsia="Meiryo UI" w:hAnsi="Segoe UI" w:cs="Segoe UI"/>
        </w:rPr>
        <w:t>3: Configure DB co</w:t>
      </w:r>
      <w:ins w:id="1167" w:author="Kitase" w:date="2015-07-25T04:26:00Z">
        <w:r w:rsidR="000C68F4" w:rsidRPr="00DF1A2F">
          <w:rPr>
            <w:rFonts w:ascii="Segoe UI" w:eastAsia="Meiryo UI" w:hAnsi="Segoe UI" w:cs="Segoe UI"/>
          </w:rPr>
          <w:t>n</w:t>
        </w:r>
      </w:ins>
      <w:r w:rsidRPr="00DF1A2F">
        <w:rPr>
          <w:rFonts w:ascii="Segoe UI" w:eastAsia="Meiryo UI" w:hAnsi="Segoe UI" w:cs="Segoe UI"/>
        </w:rPr>
        <w:t>nection</w:t>
      </w:r>
      <w:r w:rsidRPr="00DF1A2F">
        <w:rPr>
          <w:rFonts w:ascii="Segoe UI" w:eastAsia="Meiryo UI" w:hAnsi="Segoe UI" w:cs="Segoe UI" w:hint="eastAsia"/>
        </w:rPr>
        <w:t>」では、</w:t>
      </w:r>
      <w:r w:rsidRPr="00DF1A2F">
        <w:rPr>
          <w:rFonts w:ascii="Segoe UI" w:eastAsia="Meiryo UI" w:hAnsi="Segoe UI" w:cs="Segoe UI"/>
        </w:rPr>
        <w:t>Database Name,User,Password</w:t>
      </w:r>
      <w:r w:rsidRPr="00DF1A2F">
        <w:rPr>
          <w:rFonts w:ascii="Segoe UI" w:eastAsia="Meiryo UI" w:hAnsi="Segoe UI" w:cs="Segoe UI" w:hint="eastAsia"/>
        </w:rPr>
        <w:t>の全てに</w:t>
      </w:r>
      <w:r w:rsidRPr="00DF1A2F">
        <w:rPr>
          <w:rFonts w:ascii="Segoe UI" w:eastAsia="Meiryo UI" w:hAnsi="Segoe UI" w:cs="Segoe UI"/>
        </w:rPr>
        <w:t>zabbix</w:t>
      </w:r>
      <w:r w:rsidRPr="00DF1A2F">
        <w:rPr>
          <w:rFonts w:ascii="Segoe UI" w:eastAsia="Meiryo UI" w:hAnsi="Segoe UI" w:cs="Segoe UI" w:hint="eastAsia"/>
        </w:rPr>
        <w:t>と入力してください。それ以外は全て右下の</w:t>
      </w:r>
      <w:r w:rsidRPr="00DF1A2F">
        <w:rPr>
          <w:rFonts w:ascii="Segoe UI" w:eastAsia="Meiryo UI" w:hAnsi="Segoe UI" w:cs="Segoe UI"/>
        </w:rPr>
        <w:t>Next</w:t>
      </w:r>
      <w:r w:rsidRPr="00DF1A2F">
        <w:rPr>
          <w:rFonts w:ascii="Segoe UI" w:eastAsia="Meiryo UI" w:hAnsi="Segoe UI" w:cs="Segoe UI" w:hint="eastAsia"/>
        </w:rPr>
        <w:t>をクリックし、ウィザードを進めてください。</w:t>
      </w:r>
    </w:p>
    <w:p w14:paraId="4DB2772B" w14:textId="77777777" w:rsidR="00D059B7" w:rsidRPr="00DF1A2F" w:rsidRDefault="00D059B7" w:rsidP="001F259E">
      <w:pPr>
        <w:rPr>
          <w:rFonts w:ascii="Segoe UI" w:eastAsia="Meiryo UI" w:hAnsi="Segoe UI" w:cs="Segoe UI"/>
        </w:rPr>
      </w:pPr>
    </w:p>
    <w:p w14:paraId="52927BF8" w14:textId="77777777" w:rsidR="00633833" w:rsidRPr="00DF1A2F" w:rsidRDefault="00633833" w:rsidP="001F259E">
      <w:pPr>
        <w:rPr>
          <w:rFonts w:ascii="Segoe UI" w:eastAsia="Meiryo UI" w:hAnsi="Segoe UI" w:cs="Segoe UI"/>
        </w:rPr>
      </w:pPr>
      <w:r w:rsidRPr="00DF1A2F">
        <w:rPr>
          <w:rFonts w:ascii="Segoe UI" w:eastAsia="Meiryo UI" w:hAnsi="Segoe UI" w:cs="Segoe UI" w:hint="eastAsia"/>
        </w:rPr>
        <w:t>インストールウィザードが終了したら、ログイン画面が表示されます。デフォルトのパスワードは</w:t>
      </w:r>
      <w:r w:rsidRPr="00DF1A2F">
        <w:rPr>
          <w:rFonts w:ascii="Segoe UI" w:eastAsia="Meiryo UI" w:hAnsi="Segoe UI" w:cs="Segoe UI"/>
        </w:rPr>
        <w:t>Admin/zabbix</w:t>
      </w:r>
      <w:r w:rsidRPr="00DF1A2F">
        <w:rPr>
          <w:rFonts w:ascii="Segoe UI" w:eastAsia="Meiryo UI" w:hAnsi="Segoe UI" w:cs="Segoe UI" w:hint="eastAsia"/>
        </w:rPr>
        <w:t>です。早速ログインしてみましょう。</w:t>
      </w:r>
    </w:p>
    <w:p w14:paraId="58AAC0A5" w14:textId="364C10F1" w:rsidR="00633833" w:rsidRPr="00DF1A2F" w:rsidRDefault="001A1358" w:rsidP="001F259E">
      <w:pPr>
        <w:rPr>
          <w:ins w:id="1168" w:author="Kitase" w:date="2015-07-26T05:51:00Z"/>
          <w:rFonts w:ascii="Segoe UI" w:eastAsia="Meiryo UI" w:hAnsi="Segoe UI" w:cs="Segoe UI"/>
        </w:rPr>
      </w:pPr>
      <w:commentRangeStart w:id="1169"/>
      <w:r w:rsidRPr="00DF1A2F">
        <w:rPr>
          <w:rFonts w:ascii="Segoe UI" w:eastAsia="Meiryo UI" w:hAnsi="Segoe UI" w:cs="Segoe UI"/>
          <w:noProof/>
          <w:rPrChange w:id="1170" w:author="Kitase" w:date="2015-07-26T16:23:00Z">
            <w:rPr>
              <w:rFonts w:ascii="Segoe UI" w:eastAsia="Meiryo UI" w:hAnsi="Segoe UI" w:cs="Segoe UI"/>
              <w:noProof/>
            </w:rPr>
          </w:rPrChange>
        </w:rPr>
        <w:drawing>
          <wp:inline distT="0" distB="0" distL="0" distR="0" wp14:anchorId="758656DF" wp14:editId="455A5A6E">
            <wp:extent cx="5734050" cy="2628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628900"/>
                    </a:xfrm>
                    <a:prstGeom prst="rect">
                      <a:avLst/>
                    </a:prstGeom>
                    <a:noFill/>
                    <a:ln>
                      <a:noFill/>
                    </a:ln>
                  </pic:spPr>
                </pic:pic>
              </a:graphicData>
            </a:graphic>
          </wp:inline>
        </w:drawing>
      </w:r>
      <w:commentRangeEnd w:id="1169"/>
      <w:r w:rsidR="00483DEB" w:rsidRPr="00DF1A2F">
        <w:rPr>
          <w:rStyle w:val="CommentReference"/>
          <w:rFonts w:ascii="Segoe UI" w:eastAsia="Meiryo UI" w:hAnsi="Segoe UI" w:cs="Segoe UI"/>
          <w:kern w:val="0"/>
          <w:szCs w:val="20"/>
          <w:rPrChange w:id="1171" w:author="Kitase" w:date="2015-07-26T16:23:00Z">
            <w:rPr>
              <w:rStyle w:val="CommentReference"/>
              <w:rFonts w:ascii="ＭＳ ゴシック" w:eastAsia="ＭＳ ゴシック"/>
              <w:kern w:val="0"/>
              <w:szCs w:val="20"/>
            </w:rPr>
          </w:rPrChange>
        </w:rPr>
        <w:commentReference w:id="1169"/>
      </w:r>
    </w:p>
    <w:p w14:paraId="29AD54D5" w14:textId="77777777" w:rsidR="00483DEB" w:rsidRPr="00DF1A2F" w:rsidRDefault="00483DEB" w:rsidP="001F259E">
      <w:pPr>
        <w:rPr>
          <w:ins w:id="1172" w:author="Kitase" w:date="2015-07-26T05:51:00Z"/>
          <w:rFonts w:ascii="Segoe UI" w:eastAsia="Meiryo UI" w:hAnsi="Segoe UI" w:cs="Segoe UI"/>
        </w:rPr>
      </w:pPr>
    </w:p>
    <w:p w14:paraId="799C2F84" w14:textId="77777777" w:rsidR="00483DEB" w:rsidRPr="00DF1A2F" w:rsidRDefault="00483DEB" w:rsidP="001F259E">
      <w:pPr>
        <w:rPr>
          <w:rFonts w:ascii="Segoe UI" w:eastAsia="Meiryo UI" w:hAnsi="Segoe UI" w:cs="Segoe UI"/>
        </w:rPr>
      </w:pPr>
    </w:p>
    <w:p w14:paraId="77D7C75F" w14:textId="0FAA6552" w:rsidR="00103654" w:rsidRPr="00DF1A2F" w:rsidRDefault="001A1358" w:rsidP="002060F1">
      <w:pPr>
        <w:pStyle w:val="NormalWeb"/>
        <w:spacing w:before="0" w:beforeAutospacing="0" w:after="0" w:afterAutospacing="0"/>
        <w:rPr>
          <w:rFonts w:ascii="Segoe UI" w:eastAsia="Meiryo UI" w:hAnsi="Segoe UI" w:cs="Segoe UI"/>
        </w:rPr>
      </w:pPr>
      <w:r w:rsidRPr="00DF1A2F">
        <w:rPr>
          <w:rFonts w:ascii="Segoe UI" w:eastAsia="Meiryo UI" w:hAnsi="Segoe UI" w:cs="Segoe UI"/>
          <w:noProof/>
          <w:rPrChange w:id="1173" w:author="Kitase" w:date="2015-07-26T16:23:00Z">
            <w:rPr>
              <w:rFonts w:ascii="Segoe UI" w:eastAsia="Meiryo UI" w:hAnsi="Segoe UI" w:cs="Segoe UI"/>
              <w:noProof/>
            </w:rPr>
          </w:rPrChange>
        </w:rPr>
        <w:lastRenderedPageBreak/>
        <w:drawing>
          <wp:inline distT="0" distB="0" distL="0" distR="0" wp14:anchorId="3DBF8CE4" wp14:editId="4E54360D">
            <wp:extent cx="5753100" cy="4429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4429125"/>
                    </a:xfrm>
                    <a:prstGeom prst="rect">
                      <a:avLst/>
                    </a:prstGeom>
                    <a:noFill/>
                    <a:ln>
                      <a:noFill/>
                    </a:ln>
                  </pic:spPr>
                </pic:pic>
              </a:graphicData>
            </a:graphic>
          </wp:inline>
        </w:drawing>
      </w:r>
    </w:p>
    <w:p w14:paraId="2C08816C" w14:textId="77777777" w:rsidR="00103654" w:rsidRPr="00DF1A2F" w:rsidRDefault="00103654" w:rsidP="002060F1">
      <w:pPr>
        <w:pStyle w:val="NormalWeb"/>
        <w:spacing w:before="0" w:beforeAutospacing="0" w:after="0" w:afterAutospacing="0"/>
        <w:rPr>
          <w:ins w:id="1174" w:author="Kitase" w:date="2015-07-26T06:12:00Z"/>
          <w:rFonts w:ascii="Segoe UI" w:eastAsia="Meiryo UI" w:hAnsi="Segoe UI" w:cs="Segoe UI"/>
          <w:sz w:val="21"/>
          <w:szCs w:val="21"/>
        </w:rPr>
      </w:pPr>
      <w:r w:rsidRPr="00DF1A2F">
        <w:rPr>
          <w:rFonts w:ascii="Segoe UI" w:eastAsia="Meiryo UI" w:hAnsi="Segoe UI" w:cs="Segoe UI"/>
          <w:sz w:val="21"/>
          <w:szCs w:val="21"/>
          <w:rPrChange w:id="1175" w:author="Kitase" w:date="2015-07-26T16:23:00Z">
            <w:rPr>
              <w:rFonts w:ascii="Segoe UI" w:eastAsia="Meiryo UI" w:hAnsi="Segoe UI" w:cs="Segoe UI"/>
            </w:rPr>
          </w:rPrChange>
        </w:rPr>
        <w:t>Zabbix</w:t>
      </w:r>
      <w:r w:rsidRPr="00DF1A2F">
        <w:rPr>
          <w:rFonts w:ascii="Segoe UI" w:eastAsia="Meiryo UI" w:hAnsi="Segoe UI" w:cs="Segoe UI" w:hint="eastAsia"/>
          <w:sz w:val="21"/>
          <w:szCs w:val="21"/>
          <w:rPrChange w:id="1176" w:author="Kitase" w:date="2015-07-26T16:23:00Z">
            <w:rPr>
              <w:rFonts w:ascii="Segoe UI" w:eastAsia="Meiryo UI" w:hAnsi="Segoe UI" w:cs="Segoe UI" w:hint="eastAsia"/>
            </w:rPr>
          </w:rPrChange>
        </w:rPr>
        <w:t>のセットアップは以上で完了です。引き続き他のノードをセットアップし、最後にそれらのノードを</w:t>
      </w:r>
      <w:r w:rsidRPr="00DF1A2F">
        <w:rPr>
          <w:rFonts w:ascii="Segoe UI" w:eastAsia="Meiryo UI" w:hAnsi="Segoe UI" w:cs="Segoe UI"/>
          <w:sz w:val="21"/>
          <w:szCs w:val="21"/>
          <w:rPrChange w:id="1177" w:author="Kitase" w:date="2015-07-26T16:23:00Z">
            <w:rPr>
              <w:rFonts w:ascii="Segoe UI" w:eastAsia="Meiryo UI" w:hAnsi="Segoe UI" w:cs="Segoe UI"/>
            </w:rPr>
          </w:rPrChange>
        </w:rPr>
        <w:t>Zabbix</w:t>
      </w:r>
      <w:r w:rsidRPr="00DF1A2F">
        <w:rPr>
          <w:rFonts w:ascii="Segoe UI" w:eastAsia="Meiryo UI" w:hAnsi="Segoe UI" w:cs="Segoe UI" w:hint="eastAsia"/>
          <w:sz w:val="21"/>
          <w:szCs w:val="21"/>
          <w:rPrChange w:id="1178" w:author="Kitase" w:date="2015-07-26T16:23:00Z">
            <w:rPr>
              <w:rFonts w:ascii="Segoe UI" w:eastAsia="Meiryo UI" w:hAnsi="Segoe UI" w:cs="Segoe UI" w:hint="eastAsia"/>
            </w:rPr>
          </w:rPrChange>
        </w:rPr>
        <w:t>を追加し、自動で監視を行</w:t>
      </w:r>
      <w:commentRangeStart w:id="1179"/>
      <w:r w:rsidRPr="00DF1A2F">
        <w:rPr>
          <w:rFonts w:ascii="Segoe UI" w:eastAsia="Meiryo UI" w:hAnsi="Segoe UI" w:cs="Segoe UI" w:hint="eastAsia"/>
          <w:sz w:val="21"/>
          <w:szCs w:val="21"/>
          <w:rPrChange w:id="1180" w:author="Kitase" w:date="2015-07-26T16:23:00Z">
            <w:rPr>
              <w:rFonts w:ascii="Segoe UI" w:eastAsia="Meiryo UI" w:hAnsi="Segoe UI" w:cs="Segoe UI" w:hint="eastAsia"/>
            </w:rPr>
          </w:rPrChange>
        </w:rPr>
        <w:t>います</w:t>
      </w:r>
      <w:commentRangeEnd w:id="1179"/>
      <w:r w:rsidR="001A1358" w:rsidRPr="00DF1A2F">
        <w:rPr>
          <w:rStyle w:val="CommentReference"/>
          <w:rFonts w:ascii="Segoe UI" w:eastAsia="Meiryo UI" w:hAnsi="Segoe UI" w:cs="Segoe UI"/>
          <w:szCs w:val="20"/>
          <w:rPrChange w:id="1181" w:author="Kitase" w:date="2015-07-26T16:23:00Z">
            <w:rPr>
              <w:rStyle w:val="CommentReference"/>
              <w:rFonts w:ascii="ＭＳ ゴシック" w:eastAsia="ＭＳ ゴシック" w:hAnsi="Century" w:cs="Times New Roman"/>
              <w:szCs w:val="20"/>
            </w:rPr>
          </w:rPrChange>
        </w:rPr>
        <w:commentReference w:id="1179"/>
      </w:r>
      <w:r w:rsidRPr="00DF1A2F">
        <w:rPr>
          <w:rFonts w:ascii="Segoe UI" w:eastAsia="Meiryo UI" w:hAnsi="Segoe UI" w:cs="Segoe UI" w:hint="eastAsia"/>
          <w:sz w:val="21"/>
          <w:szCs w:val="21"/>
          <w:rPrChange w:id="1182" w:author="Kitase" w:date="2015-07-26T16:23:00Z">
            <w:rPr>
              <w:rFonts w:ascii="Segoe UI" w:eastAsia="Meiryo UI" w:hAnsi="Segoe UI" w:cs="Segoe UI" w:hint="eastAsia"/>
            </w:rPr>
          </w:rPrChange>
        </w:rPr>
        <w:t>。</w:t>
      </w:r>
    </w:p>
    <w:p w14:paraId="5D59D417" w14:textId="77777777" w:rsidR="001A1358" w:rsidRPr="00DF1A2F" w:rsidRDefault="001A1358" w:rsidP="002060F1">
      <w:pPr>
        <w:pStyle w:val="NormalWeb"/>
        <w:spacing w:before="0" w:beforeAutospacing="0" w:after="0" w:afterAutospacing="0"/>
        <w:rPr>
          <w:rFonts w:ascii="Segoe UI" w:eastAsia="Meiryo UI" w:hAnsi="Segoe UI" w:cs="Segoe UI"/>
          <w:sz w:val="21"/>
          <w:szCs w:val="21"/>
          <w:rPrChange w:id="1183" w:author="Kitase" w:date="2015-07-26T16:23:00Z">
            <w:rPr>
              <w:rFonts w:ascii="Segoe UI" w:eastAsia="Meiryo UI" w:hAnsi="Segoe UI" w:cs="Segoe UI"/>
            </w:rPr>
          </w:rPrChange>
        </w:rPr>
      </w:pPr>
    </w:p>
    <w:p w14:paraId="5A2A579C" w14:textId="77777777" w:rsidR="002060F1" w:rsidRPr="00DF1A2F" w:rsidRDefault="00730126" w:rsidP="002060F1">
      <w:pPr>
        <w:pStyle w:val="NormalWeb"/>
        <w:spacing w:before="0" w:beforeAutospacing="0" w:after="0" w:afterAutospacing="0"/>
        <w:rPr>
          <w:rFonts w:ascii="Segoe UI" w:eastAsia="Meiryo UI" w:hAnsi="Segoe UI" w:cs="Segoe UI"/>
        </w:rPr>
      </w:pPr>
      <w:ins w:id="1184" w:author="Kitase" w:date="2015-07-25T05:22:00Z">
        <w:r w:rsidRPr="00DF1A2F">
          <w:rPr>
            <w:rFonts w:ascii="Segoe UI" w:eastAsia="Meiryo UI" w:hAnsi="Segoe UI" w:cs="Segoe UI"/>
          </w:rPr>
          <w:br w:type="page"/>
        </w:r>
      </w:ins>
    </w:p>
    <w:p w14:paraId="256FF309" w14:textId="77777777" w:rsidR="002060F1" w:rsidRPr="00DF1A2F" w:rsidRDefault="00C83D31" w:rsidP="008A5DA8">
      <w:pPr>
        <w:pStyle w:val="Heading2"/>
        <w:rPr>
          <w:rFonts w:ascii="Segoe UI" w:eastAsia="Meiryo UI" w:hAnsi="Segoe UI" w:cs="Segoe UI"/>
        </w:rPr>
      </w:pPr>
      <w:bookmarkStart w:id="1185" w:name="_Toc425691130"/>
      <w:r w:rsidRPr="00DF1A2F">
        <w:rPr>
          <w:rFonts w:ascii="Segoe UI" w:eastAsia="Meiryo UI" w:hAnsi="Segoe UI" w:cs="Segoe UI" w:hint="eastAsia"/>
        </w:rPr>
        <w:lastRenderedPageBreak/>
        <w:t>バックエンド</w:t>
      </w:r>
      <w:r w:rsidRPr="00DF1A2F">
        <w:rPr>
          <w:rFonts w:ascii="Segoe UI" w:eastAsia="Meiryo UI" w:hAnsi="Segoe UI" w:cs="Segoe UI"/>
        </w:rPr>
        <w:t>DB</w:t>
      </w:r>
      <w:r w:rsidRPr="00DF1A2F">
        <w:rPr>
          <w:rFonts w:ascii="Segoe UI" w:eastAsia="Meiryo UI" w:hAnsi="Segoe UI" w:cs="Segoe UI" w:hint="eastAsia"/>
        </w:rPr>
        <w:t>サーバ</w:t>
      </w:r>
      <w:bookmarkEnd w:id="1185"/>
    </w:p>
    <w:p w14:paraId="52CB614E" w14:textId="77777777" w:rsidR="00730126" w:rsidRPr="00DF1A2F" w:rsidRDefault="004A7AE5" w:rsidP="008A5DA8">
      <w:pPr>
        <w:rPr>
          <w:ins w:id="1186" w:author="Kitase" w:date="2015-07-25T05:24:00Z"/>
          <w:rFonts w:ascii="Segoe UI" w:eastAsia="Meiryo UI" w:hAnsi="Segoe UI" w:cs="Segoe UI"/>
        </w:rPr>
      </w:pPr>
      <w:r w:rsidRPr="00DF1A2F">
        <w:rPr>
          <w:rFonts w:ascii="Segoe UI" w:eastAsia="Meiryo UI" w:hAnsi="Segoe UI" w:cs="Segoe UI" w:hint="eastAsia"/>
        </w:rPr>
        <w:t>次はバックエンドの</w:t>
      </w:r>
      <w:r w:rsidRPr="00DF1A2F">
        <w:rPr>
          <w:rFonts w:ascii="Segoe UI" w:eastAsia="Meiryo UI" w:hAnsi="Segoe UI" w:cs="Segoe UI"/>
        </w:rPr>
        <w:t>DB</w:t>
      </w:r>
      <w:r w:rsidRPr="00DF1A2F">
        <w:rPr>
          <w:rFonts w:ascii="Segoe UI" w:eastAsia="Meiryo UI" w:hAnsi="Segoe UI" w:cs="Segoe UI" w:hint="eastAsia"/>
        </w:rPr>
        <w:t>サーバを構築します。</w:t>
      </w:r>
      <w:ins w:id="1187" w:author="Kitase" w:date="2015-07-25T05:23:00Z">
        <w:r w:rsidR="00730126" w:rsidRPr="00DF1A2F">
          <w:rPr>
            <w:rFonts w:ascii="Segoe UI" w:eastAsia="Meiryo UI" w:hAnsi="Segoe UI" w:cs="Segoe UI" w:hint="eastAsia"/>
          </w:rPr>
          <w:t>本来</w:t>
        </w:r>
      </w:ins>
      <w:r w:rsidRPr="00DF1A2F">
        <w:rPr>
          <w:rFonts w:ascii="Segoe UI" w:eastAsia="Meiryo UI" w:hAnsi="Segoe UI" w:cs="Segoe UI"/>
        </w:rPr>
        <w:t>DB</w:t>
      </w:r>
      <w:r w:rsidRPr="00DF1A2F">
        <w:rPr>
          <w:rFonts w:ascii="Segoe UI" w:eastAsia="Meiryo UI" w:hAnsi="Segoe UI" w:cs="Segoe UI" w:hint="eastAsia"/>
        </w:rPr>
        <w:t>サーバは多くのトランザクション</w:t>
      </w:r>
      <w:r w:rsidR="00203C63" w:rsidRPr="00DF1A2F">
        <w:rPr>
          <w:rFonts w:ascii="Segoe UI" w:eastAsia="Meiryo UI" w:hAnsi="Segoe UI" w:cs="Segoe UI" w:hint="eastAsia"/>
        </w:rPr>
        <w:t>への対応が予想されるため、仮想インスタンスではなくベアメタルインスタンスを利用</w:t>
      </w:r>
      <w:ins w:id="1188" w:author="Kitase" w:date="2015-07-25T05:23:00Z">
        <w:r w:rsidR="00730126" w:rsidRPr="00DF1A2F">
          <w:rPr>
            <w:rFonts w:ascii="Segoe UI" w:eastAsia="Meiryo UI" w:hAnsi="Segoe UI" w:cs="Segoe UI" w:hint="eastAsia"/>
          </w:rPr>
          <w:t>する事が多いですが、</w:t>
        </w:r>
      </w:ins>
      <w:ins w:id="1189" w:author="Kitase" w:date="2015-07-25T05:24:00Z">
        <w:r w:rsidR="00730126" w:rsidRPr="00DF1A2F">
          <w:rPr>
            <w:rFonts w:ascii="Segoe UI" w:eastAsia="Meiryo UI" w:hAnsi="Segoe UI" w:cs="Segoe UI" w:hint="eastAsia"/>
          </w:rPr>
          <w:t>本ハンズオンでは仮想インスタンスで代用します</w:t>
        </w:r>
      </w:ins>
      <w:del w:id="1190" w:author="Kitase" w:date="2015-07-25T05:23:00Z">
        <w:r w:rsidR="00203C63" w:rsidRPr="00DF1A2F" w:rsidDel="00730126">
          <w:rPr>
            <w:rFonts w:ascii="Segoe UI" w:eastAsia="Meiryo UI" w:hAnsi="Segoe UI" w:cs="Segoe UI" w:hint="eastAsia"/>
          </w:rPr>
          <w:delText>します</w:delText>
        </w:r>
      </w:del>
      <w:r w:rsidR="00203C63" w:rsidRPr="00DF1A2F">
        <w:rPr>
          <w:rFonts w:ascii="Segoe UI" w:eastAsia="Meiryo UI" w:hAnsi="Segoe UI" w:cs="Segoe UI" w:hint="eastAsia"/>
        </w:rPr>
        <w:t>。ベアメタルインスタンスでも同様に</w:t>
      </w:r>
      <w:r w:rsidR="009B7380" w:rsidRPr="00DF1A2F">
        <w:rPr>
          <w:rFonts w:ascii="Segoe UI" w:eastAsia="Meiryo UI" w:hAnsi="Segoe UI" w:cs="Segoe UI"/>
        </w:rPr>
        <w:t>SSH</w:t>
      </w:r>
      <w:r w:rsidR="009B7380" w:rsidRPr="00DF1A2F">
        <w:rPr>
          <w:rFonts w:ascii="Segoe UI" w:eastAsia="Meiryo UI" w:hAnsi="Segoe UI" w:cs="Segoe UI" w:hint="eastAsia"/>
        </w:rPr>
        <w:t>鍵の自動登録や</w:t>
      </w:r>
      <w:r w:rsidR="009B7380" w:rsidRPr="00DF1A2F">
        <w:rPr>
          <w:rFonts w:ascii="Segoe UI" w:eastAsia="Meiryo UI" w:hAnsi="Segoe UI" w:cs="Segoe UI"/>
        </w:rPr>
        <w:t>Provisioning Script</w:t>
      </w:r>
      <w:r w:rsidR="009B7380" w:rsidRPr="00DF1A2F">
        <w:rPr>
          <w:rFonts w:ascii="Segoe UI" w:eastAsia="Meiryo UI" w:hAnsi="Segoe UI" w:cs="Segoe UI" w:hint="eastAsia"/>
        </w:rPr>
        <w:t>を活用することができます。</w:t>
      </w:r>
    </w:p>
    <w:p w14:paraId="5F60E0A6" w14:textId="77777777" w:rsidR="000B1D8A" w:rsidRPr="00DF1A2F" w:rsidDel="00730126" w:rsidRDefault="009B7380" w:rsidP="008A5DA8">
      <w:pPr>
        <w:rPr>
          <w:del w:id="1191" w:author="Kitase" w:date="2015-07-25T05:24:00Z"/>
          <w:rFonts w:ascii="Segoe UI" w:eastAsia="Meiryo UI" w:hAnsi="Segoe UI" w:cs="Segoe UI"/>
        </w:rPr>
      </w:pPr>
      <w:del w:id="1192" w:author="Kitase" w:date="2015-07-25T05:24:00Z">
        <w:r w:rsidRPr="00DF1A2F" w:rsidDel="00730126">
          <w:rPr>
            <w:rFonts w:ascii="Segoe UI" w:eastAsia="Meiryo UI" w:hAnsi="Segoe UI" w:cs="Segoe UI" w:hint="eastAsia"/>
          </w:rPr>
          <w:delText>バックエンド</w:delText>
        </w:r>
        <w:r w:rsidRPr="00DF1A2F" w:rsidDel="00730126">
          <w:rPr>
            <w:rFonts w:ascii="Segoe UI" w:eastAsia="Meiryo UI" w:hAnsi="Segoe UI" w:cs="Segoe UI"/>
          </w:rPr>
          <w:delText>DB</w:delText>
        </w:r>
        <w:r w:rsidRPr="00DF1A2F" w:rsidDel="00730126">
          <w:rPr>
            <w:rFonts w:ascii="Segoe UI" w:eastAsia="Meiryo UI" w:hAnsi="Segoe UI" w:cs="Segoe UI" w:hint="eastAsia"/>
          </w:rPr>
          <w:delText>サーバ向けの</w:delText>
        </w:r>
        <w:r w:rsidRPr="00DF1A2F" w:rsidDel="00730126">
          <w:rPr>
            <w:rFonts w:ascii="Segoe UI" w:eastAsia="Meiryo UI" w:hAnsi="Segoe UI" w:cs="Segoe UI"/>
          </w:rPr>
          <w:delText>Provisioning Script</w:delText>
        </w:r>
        <w:r w:rsidRPr="00DF1A2F" w:rsidDel="00730126">
          <w:rPr>
            <w:rFonts w:ascii="Segoe UI" w:eastAsia="Meiryo UI" w:hAnsi="Segoe UI" w:cs="Segoe UI" w:hint="eastAsia"/>
          </w:rPr>
          <w:delText>は以下の</w:delText>
        </w:r>
        <w:r w:rsidRPr="00DF1A2F" w:rsidDel="00730126">
          <w:rPr>
            <w:rFonts w:ascii="Segoe UI" w:eastAsia="Meiryo UI" w:hAnsi="Segoe UI" w:cs="Segoe UI"/>
          </w:rPr>
          <w:delText>URL</w:delText>
        </w:r>
        <w:r w:rsidRPr="00DF1A2F" w:rsidDel="00730126">
          <w:rPr>
            <w:rFonts w:ascii="Segoe UI" w:eastAsia="Meiryo UI" w:hAnsi="Segoe UI" w:cs="Segoe UI" w:hint="eastAsia"/>
          </w:rPr>
          <w:delText>で公開されています。</w:delText>
        </w:r>
      </w:del>
    </w:p>
    <w:p w14:paraId="22972F0D" w14:textId="77777777" w:rsidR="009B7380" w:rsidRPr="00DF1A2F" w:rsidDel="00730126" w:rsidRDefault="009B7380" w:rsidP="009B7380">
      <w:pPr>
        <w:rPr>
          <w:del w:id="1193" w:author="Kitase" w:date="2015-07-25T05:24:00Z"/>
          <w:rFonts w:ascii="Segoe UI" w:eastAsia="Meiryo UI"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6"/>
      </w:tblGrid>
      <w:tr w:rsidR="009B7380" w:rsidRPr="00DF1A2F" w:rsidDel="00730126" w14:paraId="761DCC6B" w14:textId="77777777" w:rsidTr="00EA2D68">
        <w:trPr>
          <w:del w:id="1194" w:author="Kitase" w:date="2015-07-25T05:24:00Z"/>
        </w:trPr>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1CF4CB09" w14:textId="77777777" w:rsidR="009B7380" w:rsidRPr="00DF1A2F" w:rsidDel="00730126" w:rsidRDefault="00314910" w:rsidP="00EA2D68">
            <w:pPr>
              <w:spacing w:line="300" w:lineRule="exact"/>
              <w:rPr>
                <w:del w:id="1195" w:author="Kitase" w:date="2015-07-25T05:24:00Z"/>
                <w:rFonts w:ascii="Segoe UI" w:eastAsia="Meiryo UI" w:hAnsi="Segoe UI" w:cs="Segoe UI"/>
                <w:sz w:val="20"/>
                <w:szCs w:val="20"/>
              </w:rPr>
            </w:pPr>
            <w:del w:id="1196" w:author="Kitase" w:date="2015-07-25T05:24:00Z">
              <w:r w:rsidRPr="00DF1A2F" w:rsidDel="00730126">
                <w:rPr>
                  <w:rFonts w:ascii="Segoe UI" w:eastAsia="Meiryo UI" w:hAnsi="Segoe UI" w:cs="Segoe UI"/>
                  <w:sz w:val="20"/>
                  <w:szCs w:val="20"/>
                  <w:rPrChange w:id="1197" w:author="Kitase" w:date="2015-07-26T16:23:00Z">
                    <w:rPr>
                      <w:rFonts w:ascii="Segoe UI" w:eastAsia="Meiryo UI" w:hAnsi="Segoe UI" w:cs="Segoe UI"/>
                      <w:sz w:val="20"/>
                      <w:szCs w:val="20"/>
                    </w:rPr>
                  </w:rPrChange>
                </w:rPr>
                <w:fldChar w:fldCharType="begin"/>
              </w:r>
              <w:r w:rsidRPr="00DF1A2F" w:rsidDel="00730126">
                <w:rPr>
                  <w:rFonts w:ascii="Segoe UI" w:eastAsia="Meiryo UI" w:hAnsi="Segoe UI" w:cs="Segoe UI"/>
                  <w:sz w:val="20"/>
                  <w:szCs w:val="20"/>
                </w:rPr>
                <w:delInstrText xml:space="preserve"> HYPERLINK "https://shiro.ma/sl/db.sh" </w:delInstrText>
              </w:r>
              <w:r w:rsidRPr="00DF1A2F" w:rsidDel="00730126">
                <w:rPr>
                  <w:rFonts w:ascii="Segoe UI" w:eastAsia="Meiryo UI" w:hAnsi="Segoe UI" w:cs="Segoe UI"/>
                  <w:sz w:val="20"/>
                  <w:szCs w:val="20"/>
                  <w:rPrChange w:id="1198" w:author="Kitase" w:date="2015-07-26T16:23:00Z">
                    <w:rPr>
                      <w:rFonts w:ascii="Segoe UI" w:eastAsia="Meiryo UI" w:hAnsi="Segoe UI" w:cs="Segoe UI"/>
                      <w:sz w:val="20"/>
                      <w:szCs w:val="20"/>
                    </w:rPr>
                  </w:rPrChange>
                </w:rPr>
                <w:fldChar w:fldCharType="separate"/>
              </w:r>
              <w:r w:rsidRPr="00DF1A2F" w:rsidDel="00730126">
                <w:rPr>
                  <w:rStyle w:val="Hyperlink"/>
                  <w:rFonts w:ascii="Segoe UI" w:eastAsia="Meiryo UI" w:hAnsi="Segoe UI" w:cs="Segoe UI"/>
                  <w:sz w:val="20"/>
                  <w:szCs w:val="20"/>
                </w:rPr>
                <w:delText>https://shiro.ma/sl/db.sh</w:delText>
              </w:r>
              <w:r w:rsidRPr="00DF1A2F" w:rsidDel="00730126">
                <w:rPr>
                  <w:rFonts w:ascii="Segoe UI" w:eastAsia="Meiryo UI" w:hAnsi="Segoe UI" w:cs="Segoe UI"/>
                  <w:sz w:val="20"/>
                  <w:szCs w:val="20"/>
                  <w:rPrChange w:id="1199" w:author="Kitase" w:date="2015-07-26T16:23:00Z">
                    <w:rPr>
                      <w:rFonts w:ascii="Segoe UI" w:eastAsia="Meiryo UI" w:hAnsi="Segoe UI" w:cs="Segoe UI"/>
                      <w:sz w:val="20"/>
                      <w:szCs w:val="20"/>
                    </w:rPr>
                  </w:rPrChange>
                </w:rPr>
                <w:fldChar w:fldCharType="end"/>
              </w:r>
            </w:del>
          </w:p>
        </w:tc>
      </w:tr>
    </w:tbl>
    <w:p w14:paraId="70380EE4" w14:textId="77777777" w:rsidR="00730126" w:rsidRPr="00DF1A2F" w:rsidRDefault="00730126" w:rsidP="00730126">
      <w:pPr>
        <w:rPr>
          <w:ins w:id="1200" w:author="Kitase" w:date="2015-07-25T05:24:00Z"/>
          <w:rFonts w:ascii="Segoe UI" w:eastAsia="Meiryo UI" w:hAnsi="Segoe UI" w:cs="Segoe UI"/>
        </w:rPr>
      </w:pPr>
      <w:ins w:id="1201" w:author="Kitase" w:date="2015-07-25T05:24:00Z">
        <w:r w:rsidRPr="00DF1A2F">
          <w:rPr>
            <w:rFonts w:ascii="Segoe UI" w:eastAsia="Meiryo UI" w:hAnsi="Segoe UI" w:cs="Segoe UI" w:hint="eastAsia"/>
          </w:rPr>
          <w:t>管理ポータルより、下記スペックの時間課金仮想インスタンス（</w:t>
        </w:r>
        <w:r w:rsidRPr="00DF1A2F">
          <w:rPr>
            <w:rFonts w:ascii="Segoe UI" w:eastAsia="Meiryo UI" w:hAnsi="Segoe UI" w:cs="Segoe UI"/>
            <w:b/>
          </w:rPr>
          <w:t>Virtual Server (public node) - Hourly</w:t>
        </w:r>
        <w:r w:rsidRPr="00DF1A2F">
          <w:rPr>
            <w:rFonts w:ascii="Segoe UI" w:eastAsia="Meiryo UI" w:hAnsi="Segoe UI" w:cs="Segoe UI" w:hint="eastAsia"/>
          </w:rPr>
          <w:t>）を作成してください。</w:t>
        </w:r>
      </w:ins>
    </w:p>
    <w:tbl>
      <w:tblPr>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1E0" w:firstRow="1" w:lastRow="1" w:firstColumn="1" w:lastColumn="1" w:noHBand="0" w:noVBand="0"/>
        <w:tblPrChange w:id="1202" w:author="Kitase" w:date="2015-07-26T16:20:00Z">
          <w:tblPr>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1E0" w:firstRow="1" w:lastRow="1" w:firstColumn="1" w:lastColumn="1" w:noHBand="0" w:noVBand="0"/>
          </w:tblPr>
        </w:tblPrChange>
      </w:tblPr>
      <w:tblGrid>
        <w:gridCol w:w="1833"/>
        <w:gridCol w:w="7217"/>
        <w:tblGridChange w:id="1203">
          <w:tblGrid>
            <w:gridCol w:w="1761"/>
            <w:gridCol w:w="214"/>
            <w:gridCol w:w="7075"/>
          </w:tblGrid>
        </w:tblGridChange>
      </w:tblGrid>
      <w:tr w:rsidR="00730126" w:rsidRPr="00DF1A2F" w14:paraId="74F25AB6" w14:textId="77777777" w:rsidTr="007C7EE7">
        <w:trPr>
          <w:ins w:id="1204" w:author="Kitase" w:date="2015-07-25T05:24:00Z"/>
        </w:trPr>
        <w:tc>
          <w:tcPr>
            <w:tcW w:w="1833" w:type="dxa"/>
            <w:shd w:val="clear" w:color="auto" w:fill="E6E6E6"/>
            <w:tcPrChange w:id="1205" w:author="Kitase" w:date="2015-07-26T16:20:00Z">
              <w:tcPr>
                <w:tcW w:w="1761" w:type="dxa"/>
                <w:shd w:val="clear" w:color="auto" w:fill="E6E6E6"/>
              </w:tcPr>
            </w:tcPrChange>
          </w:tcPr>
          <w:p w14:paraId="31A041EE" w14:textId="77777777" w:rsidR="00730126" w:rsidRPr="00DF1A2F" w:rsidRDefault="00730126" w:rsidP="006764FB">
            <w:pPr>
              <w:spacing w:line="300" w:lineRule="exact"/>
              <w:rPr>
                <w:ins w:id="1206" w:author="Kitase" w:date="2015-07-25T05:24:00Z"/>
                <w:rFonts w:ascii="Segoe UI" w:eastAsia="Meiryo UI" w:hAnsi="Segoe UI" w:cs="Segoe UI"/>
                <w:sz w:val="18"/>
                <w:szCs w:val="18"/>
              </w:rPr>
            </w:pPr>
            <w:ins w:id="1207" w:author="Kitase" w:date="2015-07-25T05:24:00Z">
              <w:r w:rsidRPr="00DF1A2F">
                <w:rPr>
                  <w:rFonts w:ascii="Segoe UI" w:eastAsia="Meiryo UI" w:hAnsi="Segoe UI" w:cs="Segoe UI"/>
                  <w:sz w:val="18"/>
                  <w:szCs w:val="18"/>
                </w:rPr>
                <w:t>Data Center</w:t>
              </w:r>
            </w:ins>
          </w:p>
        </w:tc>
        <w:tc>
          <w:tcPr>
            <w:tcW w:w="7217" w:type="dxa"/>
            <w:shd w:val="clear" w:color="auto" w:fill="E6E6E6"/>
            <w:tcPrChange w:id="1208" w:author="Kitase" w:date="2015-07-26T16:20:00Z">
              <w:tcPr>
                <w:tcW w:w="7289" w:type="dxa"/>
                <w:gridSpan w:val="2"/>
                <w:shd w:val="clear" w:color="auto" w:fill="E6E6E6"/>
              </w:tcPr>
            </w:tcPrChange>
          </w:tcPr>
          <w:p w14:paraId="6C0E2019" w14:textId="77777777" w:rsidR="00730126" w:rsidRPr="00DF1A2F" w:rsidRDefault="00730126" w:rsidP="006764FB">
            <w:pPr>
              <w:spacing w:line="300" w:lineRule="exact"/>
              <w:rPr>
                <w:ins w:id="1209" w:author="Kitase" w:date="2015-07-25T05:24:00Z"/>
                <w:rFonts w:ascii="Segoe UI" w:eastAsia="Meiryo UI" w:hAnsi="Segoe UI" w:cs="Segoe UI"/>
                <w:sz w:val="18"/>
                <w:szCs w:val="18"/>
              </w:rPr>
            </w:pPr>
            <w:ins w:id="1210" w:author="Kitase" w:date="2015-07-25T05:24:00Z">
              <w:r w:rsidRPr="00DF1A2F">
                <w:rPr>
                  <w:rFonts w:ascii="Segoe UI" w:eastAsia="Meiryo UI" w:hAnsi="Segoe UI" w:cs="Segoe UI"/>
                  <w:sz w:val="18"/>
                  <w:szCs w:val="18"/>
                </w:rPr>
                <w:t>San Jose 1</w:t>
              </w:r>
            </w:ins>
          </w:p>
        </w:tc>
      </w:tr>
      <w:tr w:rsidR="00730126" w:rsidRPr="00DF1A2F" w14:paraId="01E5B750" w14:textId="77777777" w:rsidTr="007C7EE7">
        <w:trPr>
          <w:ins w:id="1211" w:author="Kitase" w:date="2015-07-25T05:24:00Z"/>
        </w:trPr>
        <w:tc>
          <w:tcPr>
            <w:tcW w:w="1833" w:type="dxa"/>
            <w:shd w:val="clear" w:color="auto" w:fill="E6E6E6"/>
            <w:tcPrChange w:id="1212" w:author="Kitase" w:date="2015-07-26T16:20:00Z">
              <w:tcPr>
                <w:tcW w:w="1761" w:type="dxa"/>
                <w:shd w:val="clear" w:color="auto" w:fill="E6E6E6"/>
              </w:tcPr>
            </w:tcPrChange>
          </w:tcPr>
          <w:p w14:paraId="108EED3C" w14:textId="77777777" w:rsidR="00730126" w:rsidRPr="00DF1A2F" w:rsidRDefault="00730126" w:rsidP="006764FB">
            <w:pPr>
              <w:spacing w:line="300" w:lineRule="exact"/>
              <w:rPr>
                <w:ins w:id="1213" w:author="Kitase" w:date="2015-07-25T05:24:00Z"/>
                <w:rFonts w:ascii="Segoe UI" w:eastAsia="Meiryo UI" w:hAnsi="Segoe UI" w:cs="Segoe UI"/>
                <w:sz w:val="18"/>
                <w:szCs w:val="18"/>
              </w:rPr>
            </w:pPr>
            <w:ins w:id="1214" w:author="Kitase" w:date="2015-07-25T05:24:00Z">
              <w:r w:rsidRPr="00DF1A2F">
                <w:rPr>
                  <w:rFonts w:ascii="Segoe UI" w:eastAsia="Meiryo UI" w:hAnsi="Segoe UI" w:cs="Segoe UI"/>
                  <w:sz w:val="18"/>
                  <w:szCs w:val="18"/>
                </w:rPr>
                <w:t>Operating System</w:t>
              </w:r>
            </w:ins>
          </w:p>
        </w:tc>
        <w:tc>
          <w:tcPr>
            <w:tcW w:w="7217" w:type="dxa"/>
            <w:shd w:val="clear" w:color="auto" w:fill="E6E6E6"/>
            <w:tcPrChange w:id="1215" w:author="Kitase" w:date="2015-07-26T16:20:00Z">
              <w:tcPr>
                <w:tcW w:w="7289" w:type="dxa"/>
                <w:gridSpan w:val="2"/>
                <w:shd w:val="clear" w:color="auto" w:fill="E6E6E6"/>
              </w:tcPr>
            </w:tcPrChange>
          </w:tcPr>
          <w:p w14:paraId="562FC6AD" w14:textId="77777777" w:rsidR="00730126" w:rsidRPr="00DF1A2F" w:rsidRDefault="00730126" w:rsidP="006764FB">
            <w:pPr>
              <w:spacing w:line="300" w:lineRule="exact"/>
              <w:rPr>
                <w:ins w:id="1216" w:author="Kitase" w:date="2015-07-25T05:24:00Z"/>
                <w:rFonts w:ascii="Segoe UI" w:eastAsia="Meiryo UI" w:hAnsi="Segoe UI" w:cs="Segoe UI"/>
                <w:sz w:val="18"/>
                <w:szCs w:val="18"/>
              </w:rPr>
            </w:pPr>
            <w:ins w:id="1217" w:author="Kitase" w:date="2015-07-25T05:24:00Z">
              <w:r w:rsidRPr="00DF1A2F">
                <w:rPr>
                  <w:rFonts w:ascii="Segoe UI" w:eastAsia="Meiryo UI" w:hAnsi="Segoe UI" w:cs="Segoe UI"/>
                  <w:sz w:val="18"/>
                  <w:szCs w:val="18"/>
                </w:rPr>
                <w:t>CentOS 6.x - Minimal Install (64 bit)</w:t>
              </w:r>
            </w:ins>
          </w:p>
        </w:tc>
      </w:tr>
      <w:tr w:rsidR="00730126" w:rsidRPr="00DF1A2F" w14:paraId="75525122" w14:textId="77777777" w:rsidTr="007C7EE7">
        <w:trPr>
          <w:ins w:id="1218" w:author="Kitase" w:date="2015-07-25T05:24:00Z"/>
        </w:trPr>
        <w:tc>
          <w:tcPr>
            <w:tcW w:w="1833" w:type="dxa"/>
            <w:shd w:val="clear" w:color="auto" w:fill="E6E6E6"/>
            <w:tcPrChange w:id="1219" w:author="Kitase" w:date="2015-07-26T16:20:00Z">
              <w:tcPr>
                <w:tcW w:w="1761" w:type="dxa"/>
                <w:shd w:val="clear" w:color="auto" w:fill="E6E6E6"/>
              </w:tcPr>
            </w:tcPrChange>
          </w:tcPr>
          <w:p w14:paraId="64B63115" w14:textId="77777777" w:rsidR="00730126" w:rsidRPr="00DF1A2F" w:rsidRDefault="00730126" w:rsidP="006764FB">
            <w:pPr>
              <w:spacing w:line="300" w:lineRule="exact"/>
              <w:rPr>
                <w:ins w:id="1220" w:author="Kitase" w:date="2015-07-25T05:24:00Z"/>
                <w:rFonts w:ascii="Segoe UI" w:eastAsia="Meiryo UI" w:hAnsi="Segoe UI" w:cs="Segoe UI"/>
                <w:sz w:val="18"/>
                <w:szCs w:val="18"/>
              </w:rPr>
            </w:pPr>
            <w:ins w:id="1221" w:author="Kitase" w:date="2015-07-25T05:24:00Z">
              <w:r w:rsidRPr="00DF1A2F">
                <w:rPr>
                  <w:rFonts w:ascii="Segoe UI" w:eastAsia="Meiryo UI" w:hAnsi="Segoe UI" w:cs="Segoe UI"/>
                  <w:sz w:val="18"/>
                  <w:szCs w:val="18"/>
                </w:rPr>
                <w:t>Advanced Monitoring</w:t>
              </w:r>
            </w:ins>
          </w:p>
        </w:tc>
        <w:tc>
          <w:tcPr>
            <w:tcW w:w="7217" w:type="dxa"/>
            <w:shd w:val="clear" w:color="auto" w:fill="E6E6E6"/>
            <w:tcPrChange w:id="1222" w:author="Kitase" w:date="2015-07-26T16:20:00Z">
              <w:tcPr>
                <w:tcW w:w="7289" w:type="dxa"/>
                <w:gridSpan w:val="2"/>
                <w:shd w:val="clear" w:color="auto" w:fill="E6E6E6"/>
              </w:tcPr>
            </w:tcPrChange>
          </w:tcPr>
          <w:p w14:paraId="3C85D53D" w14:textId="77777777" w:rsidR="00730126" w:rsidRPr="00DF1A2F" w:rsidRDefault="00730126" w:rsidP="006764FB">
            <w:pPr>
              <w:spacing w:line="300" w:lineRule="exact"/>
              <w:rPr>
                <w:ins w:id="1223" w:author="Kitase" w:date="2015-07-25T05:24:00Z"/>
                <w:rFonts w:ascii="Segoe UI" w:eastAsia="Meiryo UI" w:hAnsi="Segoe UI" w:cs="Segoe UI"/>
                <w:sz w:val="18"/>
                <w:szCs w:val="18"/>
              </w:rPr>
            </w:pPr>
            <w:ins w:id="1224" w:author="Kitase" w:date="2015-07-25T05:24:00Z">
              <w:r w:rsidRPr="00DF1A2F">
                <w:rPr>
                  <w:rFonts w:ascii="Segoe UI" w:eastAsia="Meiryo UI" w:hAnsi="Segoe UI" w:cs="Segoe UI"/>
                  <w:sz w:val="18"/>
                  <w:szCs w:val="18"/>
                </w:rPr>
                <w:t>None</w:t>
              </w:r>
            </w:ins>
          </w:p>
        </w:tc>
      </w:tr>
      <w:tr w:rsidR="00730126" w:rsidRPr="00DF1A2F" w14:paraId="65DE0108" w14:textId="77777777" w:rsidTr="007C7EE7">
        <w:trPr>
          <w:ins w:id="1225" w:author="Kitase" w:date="2015-07-25T05:24:00Z"/>
        </w:trPr>
        <w:tc>
          <w:tcPr>
            <w:tcW w:w="1833" w:type="dxa"/>
            <w:shd w:val="clear" w:color="auto" w:fill="E6E6E6"/>
            <w:tcPrChange w:id="1226" w:author="Kitase" w:date="2015-07-26T16:20:00Z">
              <w:tcPr>
                <w:tcW w:w="1761" w:type="dxa"/>
                <w:shd w:val="clear" w:color="auto" w:fill="E6E6E6"/>
              </w:tcPr>
            </w:tcPrChange>
          </w:tcPr>
          <w:p w14:paraId="71FF8C98" w14:textId="77777777" w:rsidR="00730126" w:rsidRPr="00DF1A2F" w:rsidRDefault="00730126" w:rsidP="006764FB">
            <w:pPr>
              <w:spacing w:line="300" w:lineRule="exact"/>
              <w:rPr>
                <w:ins w:id="1227" w:author="Kitase" w:date="2015-07-25T05:24:00Z"/>
                <w:rFonts w:ascii="Segoe UI" w:eastAsia="Meiryo UI" w:hAnsi="Segoe UI" w:cs="Segoe UI"/>
                <w:sz w:val="18"/>
                <w:szCs w:val="18"/>
              </w:rPr>
            </w:pPr>
            <w:ins w:id="1228" w:author="Kitase" w:date="2015-07-25T05:24:00Z">
              <w:r w:rsidRPr="00DF1A2F">
                <w:rPr>
                  <w:rFonts w:ascii="Segoe UI" w:eastAsia="Meiryo UI" w:hAnsi="Segoe UI" w:cs="Segoe UI"/>
                  <w:sz w:val="18"/>
                  <w:szCs w:val="18"/>
                </w:rPr>
                <w:t>Hardware &amp; Software Firewalls</w:t>
              </w:r>
            </w:ins>
          </w:p>
        </w:tc>
        <w:tc>
          <w:tcPr>
            <w:tcW w:w="7217" w:type="dxa"/>
            <w:shd w:val="clear" w:color="auto" w:fill="E6E6E6"/>
            <w:tcPrChange w:id="1229" w:author="Kitase" w:date="2015-07-26T16:20:00Z">
              <w:tcPr>
                <w:tcW w:w="7289" w:type="dxa"/>
                <w:gridSpan w:val="2"/>
                <w:shd w:val="clear" w:color="auto" w:fill="E6E6E6"/>
              </w:tcPr>
            </w:tcPrChange>
          </w:tcPr>
          <w:p w14:paraId="73C19E2C" w14:textId="77777777" w:rsidR="00730126" w:rsidRPr="00DF1A2F" w:rsidRDefault="00730126" w:rsidP="006764FB">
            <w:pPr>
              <w:spacing w:line="300" w:lineRule="exact"/>
              <w:rPr>
                <w:ins w:id="1230" w:author="Kitase" w:date="2015-07-25T05:24:00Z"/>
                <w:rFonts w:ascii="Segoe UI" w:eastAsia="Meiryo UI" w:hAnsi="Segoe UI" w:cs="Segoe UI"/>
                <w:sz w:val="18"/>
                <w:szCs w:val="18"/>
              </w:rPr>
            </w:pPr>
            <w:ins w:id="1231" w:author="Kitase" w:date="2015-07-25T05:24:00Z">
              <w:r w:rsidRPr="00DF1A2F">
                <w:rPr>
                  <w:rFonts w:ascii="Segoe UI" w:eastAsia="Meiryo UI" w:hAnsi="Segoe UI" w:cs="Segoe UI"/>
                  <w:sz w:val="18"/>
                  <w:szCs w:val="18"/>
                </w:rPr>
                <w:t>None</w:t>
              </w:r>
            </w:ins>
          </w:p>
        </w:tc>
      </w:tr>
      <w:tr w:rsidR="00730126" w:rsidRPr="00DF1A2F" w14:paraId="6F430422" w14:textId="77777777" w:rsidTr="007C7EE7">
        <w:trPr>
          <w:ins w:id="1232" w:author="Kitase" w:date="2015-07-25T05:24:00Z"/>
        </w:trPr>
        <w:tc>
          <w:tcPr>
            <w:tcW w:w="1833" w:type="dxa"/>
            <w:shd w:val="clear" w:color="auto" w:fill="E6E6E6"/>
            <w:tcPrChange w:id="1233" w:author="Kitase" w:date="2015-07-26T16:20:00Z">
              <w:tcPr>
                <w:tcW w:w="1761" w:type="dxa"/>
                <w:shd w:val="clear" w:color="auto" w:fill="E6E6E6"/>
              </w:tcPr>
            </w:tcPrChange>
          </w:tcPr>
          <w:p w14:paraId="10DA8446" w14:textId="77777777" w:rsidR="00730126" w:rsidRPr="00DF1A2F" w:rsidRDefault="00730126" w:rsidP="006764FB">
            <w:pPr>
              <w:spacing w:line="300" w:lineRule="exact"/>
              <w:rPr>
                <w:ins w:id="1234" w:author="Kitase" w:date="2015-07-25T05:24:00Z"/>
                <w:rFonts w:ascii="Segoe UI" w:eastAsia="Meiryo UI" w:hAnsi="Segoe UI" w:cs="Segoe UI"/>
                <w:sz w:val="18"/>
                <w:szCs w:val="18"/>
              </w:rPr>
            </w:pPr>
            <w:ins w:id="1235" w:author="Kitase" w:date="2015-07-25T05:24:00Z">
              <w:r w:rsidRPr="00DF1A2F">
                <w:rPr>
                  <w:rFonts w:ascii="Segoe UI" w:eastAsia="Meiryo UI" w:hAnsi="Segoe UI" w:cs="Segoe UI"/>
                  <w:sz w:val="18"/>
                  <w:szCs w:val="18"/>
                </w:rPr>
                <w:t>Monitoring</w:t>
              </w:r>
            </w:ins>
          </w:p>
        </w:tc>
        <w:tc>
          <w:tcPr>
            <w:tcW w:w="7217" w:type="dxa"/>
            <w:shd w:val="clear" w:color="auto" w:fill="E6E6E6"/>
            <w:tcPrChange w:id="1236" w:author="Kitase" w:date="2015-07-26T16:20:00Z">
              <w:tcPr>
                <w:tcW w:w="7289" w:type="dxa"/>
                <w:gridSpan w:val="2"/>
                <w:shd w:val="clear" w:color="auto" w:fill="E6E6E6"/>
              </w:tcPr>
            </w:tcPrChange>
          </w:tcPr>
          <w:p w14:paraId="2A112847" w14:textId="77777777" w:rsidR="00730126" w:rsidRPr="00DF1A2F" w:rsidRDefault="00730126" w:rsidP="006764FB">
            <w:pPr>
              <w:spacing w:line="300" w:lineRule="exact"/>
              <w:rPr>
                <w:ins w:id="1237" w:author="Kitase" w:date="2015-07-25T05:24:00Z"/>
                <w:rFonts w:ascii="Segoe UI" w:eastAsia="Meiryo UI" w:hAnsi="Segoe UI" w:cs="Segoe UI"/>
                <w:sz w:val="18"/>
                <w:szCs w:val="18"/>
              </w:rPr>
            </w:pPr>
            <w:ins w:id="1238" w:author="Kitase" w:date="2015-07-25T05:24:00Z">
              <w:r w:rsidRPr="00DF1A2F">
                <w:rPr>
                  <w:rFonts w:ascii="Segoe UI" w:eastAsia="Meiryo UI" w:hAnsi="Segoe UI" w:cs="Segoe UI"/>
                  <w:sz w:val="18"/>
                  <w:szCs w:val="18"/>
                </w:rPr>
                <w:t>Host Ping</w:t>
              </w:r>
            </w:ins>
          </w:p>
        </w:tc>
      </w:tr>
      <w:tr w:rsidR="00730126" w:rsidRPr="00DF1A2F" w14:paraId="59786386" w14:textId="77777777" w:rsidTr="007C7EE7">
        <w:trPr>
          <w:ins w:id="1239" w:author="Kitase" w:date="2015-07-25T05:24:00Z"/>
        </w:trPr>
        <w:tc>
          <w:tcPr>
            <w:tcW w:w="1833" w:type="dxa"/>
            <w:shd w:val="clear" w:color="auto" w:fill="E6E6E6"/>
            <w:tcPrChange w:id="1240" w:author="Kitase" w:date="2015-07-26T16:20:00Z">
              <w:tcPr>
                <w:tcW w:w="1761" w:type="dxa"/>
                <w:shd w:val="clear" w:color="auto" w:fill="E6E6E6"/>
              </w:tcPr>
            </w:tcPrChange>
          </w:tcPr>
          <w:p w14:paraId="79026C1B" w14:textId="77777777" w:rsidR="00730126" w:rsidRPr="00DF1A2F" w:rsidRDefault="00730126" w:rsidP="006764FB">
            <w:pPr>
              <w:spacing w:line="300" w:lineRule="exact"/>
              <w:rPr>
                <w:ins w:id="1241" w:author="Kitase" w:date="2015-07-25T05:24:00Z"/>
                <w:rFonts w:ascii="Segoe UI" w:eastAsia="Meiryo UI" w:hAnsi="Segoe UI" w:cs="Segoe UI"/>
                <w:sz w:val="18"/>
                <w:szCs w:val="18"/>
              </w:rPr>
            </w:pPr>
            <w:ins w:id="1242" w:author="Kitase" w:date="2015-07-25T05:24:00Z">
              <w:r w:rsidRPr="00DF1A2F">
                <w:rPr>
                  <w:rFonts w:ascii="Segoe UI" w:eastAsia="Meiryo UI" w:hAnsi="Segoe UI" w:cs="Segoe UI"/>
                  <w:sz w:val="18"/>
                  <w:szCs w:val="18"/>
                </w:rPr>
                <w:t>Response</w:t>
              </w:r>
            </w:ins>
          </w:p>
        </w:tc>
        <w:tc>
          <w:tcPr>
            <w:tcW w:w="7217" w:type="dxa"/>
            <w:shd w:val="clear" w:color="auto" w:fill="E6E6E6"/>
            <w:tcPrChange w:id="1243" w:author="Kitase" w:date="2015-07-26T16:20:00Z">
              <w:tcPr>
                <w:tcW w:w="7289" w:type="dxa"/>
                <w:gridSpan w:val="2"/>
                <w:shd w:val="clear" w:color="auto" w:fill="E6E6E6"/>
              </w:tcPr>
            </w:tcPrChange>
          </w:tcPr>
          <w:p w14:paraId="6CFA4D67" w14:textId="77777777" w:rsidR="00730126" w:rsidRPr="00DF1A2F" w:rsidRDefault="00730126" w:rsidP="006764FB">
            <w:pPr>
              <w:spacing w:line="300" w:lineRule="exact"/>
              <w:rPr>
                <w:ins w:id="1244" w:author="Kitase" w:date="2015-07-25T05:24:00Z"/>
                <w:rFonts w:ascii="Segoe UI" w:eastAsia="Meiryo UI" w:hAnsi="Segoe UI" w:cs="Segoe UI"/>
                <w:sz w:val="18"/>
                <w:szCs w:val="18"/>
              </w:rPr>
            </w:pPr>
            <w:ins w:id="1245" w:author="Kitase" w:date="2015-07-25T05:24:00Z">
              <w:r w:rsidRPr="00DF1A2F">
                <w:rPr>
                  <w:rFonts w:ascii="Segoe UI" w:eastAsia="Meiryo UI" w:hAnsi="Segoe UI" w:cs="Segoe UI"/>
                  <w:sz w:val="18"/>
                  <w:szCs w:val="18"/>
                </w:rPr>
                <w:t>Automated Notification</w:t>
              </w:r>
            </w:ins>
          </w:p>
        </w:tc>
      </w:tr>
      <w:tr w:rsidR="00730126" w:rsidRPr="00DF1A2F" w14:paraId="37C65392" w14:textId="77777777" w:rsidTr="007C7EE7">
        <w:trPr>
          <w:ins w:id="1246" w:author="Kitase" w:date="2015-07-25T05:24:00Z"/>
        </w:trPr>
        <w:tc>
          <w:tcPr>
            <w:tcW w:w="1833" w:type="dxa"/>
            <w:shd w:val="clear" w:color="auto" w:fill="E6E6E6"/>
            <w:tcPrChange w:id="1247" w:author="Kitase" w:date="2015-07-26T16:20:00Z">
              <w:tcPr>
                <w:tcW w:w="1761" w:type="dxa"/>
                <w:shd w:val="clear" w:color="auto" w:fill="E6E6E6"/>
              </w:tcPr>
            </w:tcPrChange>
          </w:tcPr>
          <w:p w14:paraId="7A8EF64D" w14:textId="77777777" w:rsidR="00730126" w:rsidRPr="00DF1A2F" w:rsidRDefault="00730126" w:rsidP="006764FB">
            <w:pPr>
              <w:spacing w:line="300" w:lineRule="exact"/>
              <w:rPr>
                <w:ins w:id="1248" w:author="Kitase" w:date="2015-07-25T05:24:00Z"/>
                <w:rFonts w:ascii="Segoe UI" w:eastAsia="Meiryo UI" w:hAnsi="Segoe UI" w:cs="Segoe UI"/>
                <w:sz w:val="18"/>
                <w:szCs w:val="18"/>
              </w:rPr>
            </w:pPr>
            <w:ins w:id="1249" w:author="Kitase" w:date="2015-07-25T05:24:00Z">
              <w:r w:rsidRPr="00DF1A2F">
                <w:rPr>
                  <w:rFonts w:ascii="Segoe UI" w:eastAsia="Meiryo UI" w:hAnsi="Segoe UI" w:cs="Segoe UI"/>
                  <w:sz w:val="18"/>
                  <w:szCs w:val="18"/>
                </w:rPr>
                <w:t>Provisioning Scripts</w:t>
              </w:r>
            </w:ins>
          </w:p>
          <w:p w14:paraId="598BD405" w14:textId="77777777" w:rsidR="00730126" w:rsidRPr="00DF1A2F" w:rsidRDefault="00730126" w:rsidP="006764FB">
            <w:pPr>
              <w:spacing w:line="300" w:lineRule="exact"/>
              <w:rPr>
                <w:ins w:id="1250" w:author="Kitase" w:date="2015-07-25T05:24:00Z"/>
                <w:rFonts w:ascii="Segoe UI" w:eastAsia="Meiryo UI" w:hAnsi="Segoe UI" w:cs="Segoe UI"/>
                <w:sz w:val="18"/>
                <w:szCs w:val="18"/>
              </w:rPr>
            </w:pPr>
            <w:ins w:id="1251" w:author="Kitase" w:date="2015-07-25T05:24:00Z">
              <w:r w:rsidRPr="00DF1A2F">
                <w:rPr>
                  <w:rFonts w:ascii="Segoe UI" w:eastAsia="Meiryo UI" w:hAnsi="Segoe UI" w:cs="Segoe UI"/>
                  <w:sz w:val="18"/>
                  <w:szCs w:val="18"/>
                </w:rPr>
                <w:t>Existing Script:</w:t>
              </w:r>
            </w:ins>
          </w:p>
          <w:p w14:paraId="64519AF5" w14:textId="77777777" w:rsidR="00730126" w:rsidRPr="00DF1A2F" w:rsidRDefault="00730126" w:rsidP="006764FB">
            <w:pPr>
              <w:spacing w:line="300" w:lineRule="exact"/>
              <w:rPr>
                <w:ins w:id="1252" w:author="Kitase" w:date="2015-07-25T05:24:00Z"/>
                <w:rFonts w:ascii="Segoe UI" w:eastAsia="Meiryo UI" w:hAnsi="Segoe UI" w:cs="Segoe UI"/>
                <w:sz w:val="18"/>
                <w:szCs w:val="18"/>
              </w:rPr>
            </w:pPr>
            <w:ins w:id="1253" w:author="Kitase" w:date="2015-07-25T05:24:00Z">
              <w:r w:rsidRPr="00DF1A2F">
                <w:rPr>
                  <w:rFonts w:ascii="Segoe UI" w:eastAsia="Meiryo UI" w:hAnsi="Segoe UI" w:cs="Segoe UI"/>
                  <w:sz w:val="18"/>
                  <w:szCs w:val="18"/>
                </w:rPr>
                <w:t>URL 1:</w:t>
              </w:r>
            </w:ins>
          </w:p>
        </w:tc>
        <w:tc>
          <w:tcPr>
            <w:tcW w:w="7217" w:type="dxa"/>
            <w:shd w:val="clear" w:color="auto" w:fill="E6E6E6"/>
            <w:tcPrChange w:id="1254" w:author="Kitase" w:date="2015-07-26T16:20:00Z">
              <w:tcPr>
                <w:tcW w:w="7289" w:type="dxa"/>
                <w:gridSpan w:val="2"/>
                <w:shd w:val="clear" w:color="auto" w:fill="E6E6E6"/>
              </w:tcPr>
            </w:tcPrChange>
          </w:tcPr>
          <w:p w14:paraId="29B28C5C" w14:textId="77777777" w:rsidR="00730126" w:rsidRPr="00DF1A2F" w:rsidRDefault="00730126" w:rsidP="006764FB">
            <w:pPr>
              <w:spacing w:line="300" w:lineRule="exact"/>
              <w:rPr>
                <w:ins w:id="1255" w:author="Kitase" w:date="2015-07-25T05:24:00Z"/>
                <w:rFonts w:ascii="Segoe UI" w:eastAsia="Meiryo UI" w:hAnsi="Segoe UI" w:cs="Segoe UI"/>
                <w:sz w:val="18"/>
                <w:szCs w:val="18"/>
              </w:rPr>
            </w:pPr>
          </w:p>
          <w:p w14:paraId="41BF79B7" w14:textId="77777777" w:rsidR="00730126" w:rsidRPr="00DF1A2F" w:rsidRDefault="00730126" w:rsidP="006764FB">
            <w:pPr>
              <w:spacing w:line="300" w:lineRule="exact"/>
              <w:rPr>
                <w:ins w:id="1256" w:author="Kitase" w:date="2015-07-25T05:24:00Z"/>
                <w:rFonts w:ascii="Segoe UI" w:eastAsia="Meiryo UI" w:hAnsi="Segoe UI" w:cs="Segoe UI"/>
                <w:sz w:val="18"/>
                <w:szCs w:val="18"/>
              </w:rPr>
            </w:pPr>
            <w:ins w:id="1257" w:author="Kitase" w:date="2015-07-25T05:24:00Z">
              <w:r w:rsidRPr="00DF1A2F">
                <w:rPr>
                  <w:rFonts w:ascii="Segoe UI" w:eastAsia="Meiryo UI" w:hAnsi="Segoe UI" w:cs="Segoe UI"/>
                  <w:sz w:val="18"/>
                  <w:szCs w:val="18"/>
                </w:rPr>
                <w:t>(new URL)</w:t>
              </w:r>
            </w:ins>
          </w:p>
          <w:p w14:paraId="69AD4894" w14:textId="331DE284" w:rsidR="00730126" w:rsidRPr="00DF1A2F" w:rsidRDefault="007C7EE7" w:rsidP="006764FB">
            <w:pPr>
              <w:spacing w:line="300" w:lineRule="exact"/>
              <w:rPr>
                <w:ins w:id="1258" w:author="Kitase" w:date="2015-07-25T05:24:00Z"/>
                <w:rFonts w:ascii="Segoe UI" w:eastAsia="Meiryo UI" w:hAnsi="Segoe UI" w:cs="Segoe UI"/>
                <w:sz w:val="18"/>
                <w:szCs w:val="18"/>
              </w:rPr>
            </w:pPr>
            <w:ins w:id="1259" w:author="Kitase" w:date="2015-07-26T16:20:00Z">
              <w:r w:rsidRPr="00DF1A2F">
                <w:rPr>
                  <w:rFonts w:ascii="Segoe UI" w:eastAsia="Meiryo UI" w:hAnsi="Segoe UI" w:cs="Segoe UI"/>
                  <w:sz w:val="20"/>
                  <w:szCs w:val="20"/>
                </w:rPr>
                <w:t>https://raw.githubusercontent.com/kkitase/handson/master/db.sh</w:t>
              </w:r>
            </w:ins>
          </w:p>
        </w:tc>
      </w:tr>
      <w:tr w:rsidR="005B3715" w:rsidRPr="00DF1A2F" w14:paraId="47D74AAC" w14:textId="77777777" w:rsidTr="007C7EE7">
        <w:trPr>
          <w:ins w:id="1260" w:author="Kitase" w:date="2015-07-26T14:09:00Z"/>
        </w:trPr>
        <w:tc>
          <w:tcPr>
            <w:tcW w:w="1833" w:type="dxa"/>
            <w:shd w:val="clear" w:color="auto" w:fill="E6E6E6"/>
            <w:tcPrChange w:id="1261" w:author="Kitase" w:date="2015-07-26T16:20:00Z">
              <w:tcPr>
                <w:tcW w:w="1975" w:type="dxa"/>
                <w:gridSpan w:val="2"/>
                <w:shd w:val="clear" w:color="auto" w:fill="E6E6E6"/>
              </w:tcPr>
            </w:tcPrChange>
          </w:tcPr>
          <w:p w14:paraId="0AEC7701" w14:textId="77777777" w:rsidR="005B3715" w:rsidRPr="00DF1A2F" w:rsidRDefault="005B3715" w:rsidP="00837103">
            <w:pPr>
              <w:spacing w:line="300" w:lineRule="exact"/>
              <w:rPr>
                <w:ins w:id="1262" w:author="Kitase" w:date="2015-07-26T14:09:00Z"/>
                <w:rFonts w:ascii="Segoe UI" w:eastAsia="Meiryo UI" w:hAnsi="Segoe UI" w:cs="Segoe UI"/>
                <w:sz w:val="18"/>
                <w:szCs w:val="18"/>
              </w:rPr>
            </w:pPr>
            <w:ins w:id="1263" w:author="Kitase" w:date="2015-07-26T14:09:00Z">
              <w:r w:rsidRPr="00DF1A2F">
                <w:rPr>
                  <w:rFonts w:ascii="Segoe UI" w:eastAsia="Meiryo UI" w:hAnsi="Segoe UI" w:cs="Segoe UI"/>
                  <w:sz w:val="18"/>
                  <w:szCs w:val="18"/>
                </w:rPr>
                <w:t>SSH Key</w:t>
              </w:r>
            </w:ins>
          </w:p>
        </w:tc>
        <w:tc>
          <w:tcPr>
            <w:tcW w:w="7217" w:type="dxa"/>
            <w:shd w:val="clear" w:color="auto" w:fill="E6E6E6"/>
            <w:tcPrChange w:id="1264" w:author="Kitase" w:date="2015-07-26T16:20:00Z">
              <w:tcPr>
                <w:tcW w:w="7075" w:type="dxa"/>
                <w:shd w:val="clear" w:color="auto" w:fill="E6E6E6"/>
              </w:tcPr>
            </w:tcPrChange>
          </w:tcPr>
          <w:p w14:paraId="2C9E16A4" w14:textId="77777777" w:rsidR="005B3715" w:rsidRPr="00DF1A2F" w:rsidRDefault="005B3715" w:rsidP="00837103">
            <w:pPr>
              <w:spacing w:line="300" w:lineRule="exact"/>
              <w:rPr>
                <w:ins w:id="1265" w:author="Kitase" w:date="2015-07-26T14:09:00Z"/>
                <w:rFonts w:ascii="Segoe UI" w:eastAsia="Meiryo UI" w:hAnsi="Segoe UI" w:cs="Segoe UI"/>
                <w:sz w:val="18"/>
                <w:szCs w:val="18"/>
              </w:rPr>
            </w:pPr>
            <w:ins w:id="1266" w:author="Kitase" w:date="2015-07-26T14:09:00Z">
              <w:r w:rsidRPr="00DF1A2F">
                <w:rPr>
                  <w:rFonts w:ascii="Segoe UI" w:eastAsia="Meiryo UI" w:hAnsi="Segoe UI" w:cs="Segoe UI" w:hint="eastAsia"/>
                  <w:sz w:val="18"/>
                  <w:szCs w:val="18"/>
                </w:rPr>
                <w:t>登録した</w:t>
              </w:r>
              <w:r w:rsidRPr="00DF1A2F">
                <w:rPr>
                  <w:rFonts w:ascii="Segoe UI" w:eastAsia="Meiryo UI" w:hAnsi="Segoe UI" w:cs="Segoe UI"/>
                  <w:sz w:val="18"/>
                  <w:szCs w:val="18"/>
                </w:rPr>
                <w:t>SSH key</w:t>
              </w:r>
              <w:r w:rsidRPr="00DF1A2F">
                <w:rPr>
                  <w:rFonts w:ascii="Segoe UI" w:eastAsia="Meiryo UI" w:hAnsi="Segoe UI" w:cs="Segoe UI" w:hint="eastAsia"/>
                  <w:sz w:val="18"/>
                  <w:szCs w:val="18"/>
                </w:rPr>
                <w:t>のラベルを選択</w:t>
              </w:r>
              <w:r w:rsidRPr="00DF1A2F">
                <w:rPr>
                  <w:rFonts w:ascii="Segoe UI" w:eastAsia="Meiryo UI" w:hAnsi="Segoe UI" w:cs="Segoe UI"/>
                  <w:sz w:val="18"/>
                  <w:szCs w:val="18"/>
                </w:rPr>
                <w:t xml:space="preserve"> </w:t>
              </w:r>
              <w:r w:rsidRPr="00DF1A2F">
                <w:rPr>
                  <w:rFonts w:ascii="Segoe UI" w:eastAsia="Meiryo UI" w:hAnsi="Segoe UI" w:cs="Segoe UI" w:hint="eastAsia"/>
                  <w:sz w:val="18"/>
                  <w:szCs w:val="18"/>
                </w:rPr>
                <w:t>例</w:t>
              </w:r>
              <w:r w:rsidRPr="00DF1A2F">
                <w:rPr>
                  <w:rFonts w:ascii="Segoe UI" w:eastAsia="Meiryo UI" w:hAnsi="Segoe UI" w:cs="Segoe UI"/>
                  <w:sz w:val="18"/>
                  <w:szCs w:val="18"/>
                </w:rPr>
                <w:t>: student1031</w:t>
              </w:r>
            </w:ins>
          </w:p>
        </w:tc>
      </w:tr>
      <w:tr w:rsidR="00730126" w:rsidRPr="00DF1A2F" w14:paraId="1CBC5A5C" w14:textId="77777777" w:rsidTr="007C7EE7">
        <w:trPr>
          <w:ins w:id="1267" w:author="Kitase" w:date="2015-07-25T05:24:00Z"/>
        </w:trPr>
        <w:tc>
          <w:tcPr>
            <w:tcW w:w="1833" w:type="dxa"/>
            <w:shd w:val="clear" w:color="auto" w:fill="E6E6E6"/>
            <w:tcPrChange w:id="1268" w:author="Kitase" w:date="2015-07-26T16:20:00Z">
              <w:tcPr>
                <w:tcW w:w="1761" w:type="dxa"/>
                <w:shd w:val="clear" w:color="auto" w:fill="E6E6E6"/>
              </w:tcPr>
            </w:tcPrChange>
          </w:tcPr>
          <w:p w14:paraId="4E80E0E7" w14:textId="77777777" w:rsidR="00730126" w:rsidRPr="00DF1A2F" w:rsidRDefault="00730126" w:rsidP="006764FB">
            <w:pPr>
              <w:spacing w:line="300" w:lineRule="exact"/>
              <w:rPr>
                <w:ins w:id="1269" w:author="Kitase" w:date="2015-07-25T05:24:00Z"/>
                <w:rFonts w:ascii="Segoe UI" w:eastAsia="Meiryo UI" w:hAnsi="Segoe UI" w:cs="Segoe UI"/>
                <w:sz w:val="18"/>
                <w:szCs w:val="18"/>
              </w:rPr>
            </w:pPr>
            <w:ins w:id="1270" w:author="Kitase" w:date="2015-07-25T05:24:00Z">
              <w:r w:rsidRPr="00DF1A2F">
                <w:rPr>
                  <w:rFonts w:ascii="Segoe UI" w:eastAsia="Meiryo UI" w:hAnsi="Segoe UI" w:cs="Segoe UI"/>
                  <w:sz w:val="18"/>
                  <w:szCs w:val="18"/>
                </w:rPr>
                <w:t>Host Name</w:t>
              </w:r>
            </w:ins>
          </w:p>
        </w:tc>
        <w:tc>
          <w:tcPr>
            <w:tcW w:w="7217" w:type="dxa"/>
            <w:shd w:val="clear" w:color="auto" w:fill="E6E6E6"/>
            <w:tcPrChange w:id="1271" w:author="Kitase" w:date="2015-07-26T16:20:00Z">
              <w:tcPr>
                <w:tcW w:w="7289" w:type="dxa"/>
                <w:gridSpan w:val="2"/>
                <w:shd w:val="clear" w:color="auto" w:fill="E6E6E6"/>
              </w:tcPr>
            </w:tcPrChange>
          </w:tcPr>
          <w:p w14:paraId="4140E817" w14:textId="77777777" w:rsidR="00730126" w:rsidRPr="00DF1A2F" w:rsidRDefault="00730126" w:rsidP="006764FB">
            <w:pPr>
              <w:spacing w:line="300" w:lineRule="exact"/>
              <w:rPr>
                <w:ins w:id="1272" w:author="Kitase" w:date="2015-07-25T05:24:00Z"/>
                <w:rFonts w:ascii="Segoe UI" w:eastAsia="Meiryo UI" w:hAnsi="Segoe UI" w:cs="Segoe UI"/>
                <w:sz w:val="18"/>
                <w:szCs w:val="18"/>
              </w:rPr>
            </w:pPr>
            <w:ins w:id="1273" w:author="Kitase" w:date="2015-07-25T05:24:00Z">
              <w:r w:rsidRPr="00DF1A2F">
                <w:rPr>
                  <w:rFonts w:ascii="Segoe UI" w:eastAsia="Meiryo UI" w:hAnsi="Segoe UI" w:cs="Segoe UI" w:hint="eastAsia"/>
                  <w:sz w:val="18"/>
                  <w:szCs w:val="18"/>
                </w:rPr>
                <w:t>ご自身のアカウントを利用している方</w:t>
              </w:r>
              <w:r w:rsidRPr="00DF1A2F">
                <w:rPr>
                  <w:rFonts w:ascii="Segoe UI" w:eastAsia="Meiryo UI" w:hAnsi="Segoe UI" w:cs="Segoe UI"/>
                  <w:sz w:val="18"/>
                  <w:szCs w:val="18"/>
                </w:rPr>
                <w:t xml:space="preserve">: </w:t>
              </w:r>
              <w:r w:rsidRPr="00DF1A2F">
                <w:rPr>
                  <w:rFonts w:ascii="Segoe UI" w:eastAsia="Meiryo UI" w:hAnsi="Segoe UI" w:cs="Segoe UI" w:hint="eastAsia"/>
                  <w:sz w:val="18"/>
                  <w:szCs w:val="18"/>
                </w:rPr>
                <w:t>任意</w:t>
              </w:r>
            </w:ins>
          </w:p>
          <w:p w14:paraId="7214A2F4" w14:textId="77777777" w:rsidR="00730126" w:rsidRPr="00DF1A2F" w:rsidRDefault="00730126" w:rsidP="006764FB">
            <w:pPr>
              <w:spacing w:line="300" w:lineRule="exact"/>
              <w:rPr>
                <w:ins w:id="1274" w:author="Kitase" w:date="2015-07-25T05:24:00Z"/>
                <w:rFonts w:ascii="Segoe UI" w:eastAsia="Meiryo UI" w:hAnsi="Segoe UI" w:cs="Segoe UI"/>
                <w:b/>
                <w:sz w:val="18"/>
                <w:szCs w:val="18"/>
              </w:rPr>
            </w:pPr>
            <w:ins w:id="1275" w:author="Kitase" w:date="2015-07-25T05:24:00Z">
              <w:r w:rsidRPr="00DF1A2F">
                <w:rPr>
                  <w:rFonts w:ascii="Segoe UI" w:eastAsia="Meiryo UI" w:hAnsi="Segoe UI" w:cs="Segoe UI"/>
                  <w:b/>
                  <w:sz w:val="18"/>
                  <w:szCs w:val="18"/>
                </w:rPr>
                <w:t>IBM</w:t>
              </w:r>
              <w:r w:rsidRPr="00DF1A2F">
                <w:rPr>
                  <w:rFonts w:ascii="Segoe UI" w:eastAsia="Meiryo UI" w:hAnsi="Segoe UI" w:cs="Segoe UI" w:hint="eastAsia"/>
                  <w:b/>
                  <w:sz w:val="18"/>
                  <w:szCs w:val="18"/>
                </w:rPr>
                <w:t>から貸与したアカウントを利用している方</w:t>
              </w:r>
              <w:r w:rsidRPr="00DF1A2F">
                <w:rPr>
                  <w:rFonts w:ascii="Segoe UI" w:eastAsia="Meiryo UI" w:hAnsi="Segoe UI" w:cs="Segoe UI"/>
                  <w:b/>
                  <w:sz w:val="18"/>
                  <w:szCs w:val="18"/>
                </w:rPr>
                <w:t xml:space="preserve">: </w:t>
              </w:r>
              <w:r w:rsidRPr="00DF1A2F">
                <w:rPr>
                  <w:rFonts w:ascii="Segoe UI" w:eastAsia="Meiryo UI" w:hAnsi="Segoe UI" w:cs="Segoe UI" w:hint="eastAsia"/>
                  <w:b/>
                  <w:sz w:val="18"/>
                  <w:szCs w:val="18"/>
                </w:rPr>
                <w:t>アカウント名</w:t>
              </w:r>
              <w:r w:rsidRPr="00DF1A2F">
                <w:rPr>
                  <w:rFonts w:ascii="Segoe UI" w:eastAsia="Meiryo UI" w:hAnsi="Segoe UI" w:cs="Segoe UI"/>
                  <w:b/>
                  <w:sz w:val="18"/>
                  <w:szCs w:val="18"/>
                </w:rPr>
                <w:t>-</w:t>
              </w:r>
            </w:ins>
            <w:ins w:id="1276" w:author="Kitase" w:date="2015-07-25T05:27:00Z">
              <w:r w:rsidR="00E60BD9" w:rsidRPr="00DF1A2F">
                <w:rPr>
                  <w:rFonts w:ascii="Segoe UI" w:eastAsia="Meiryo UI" w:hAnsi="Segoe UI" w:cs="Segoe UI"/>
                  <w:b/>
                  <w:sz w:val="18"/>
                  <w:szCs w:val="18"/>
                </w:rPr>
                <w:t>db</w:t>
              </w:r>
            </w:ins>
          </w:p>
        </w:tc>
      </w:tr>
      <w:tr w:rsidR="00730126" w:rsidRPr="00DF1A2F" w14:paraId="3D37B791" w14:textId="77777777" w:rsidTr="007C7EE7">
        <w:trPr>
          <w:ins w:id="1277" w:author="Kitase" w:date="2015-07-25T05:24:00Z"/>
        </w:trPr>
        <w:tc>
          <w:tcPr>
            <w:tcW w:w="1833" w:type="dxa"/>
            <w:shd w:val="clear" w:color="auto" w:fill="E6E6E6"/>
            <w:tcPrChange w:id="1278" w:author="Kitase" w:date="2015-07-26T16:20:00Z">
              <w:tcPr>
                <w:tcW w:w="1761" w:type="dxa"/>
                <w:shd w:val="clear" w:color="auto" w:fill="E6E6E6"/>
              </w:tcPr>
            </w:tcPrChange>
          </w:tcPr>
          <w:p w14:paraId="00E34EAC" w14:textId="77777777" w:rsidR="00730126" w:rsidRPr="00DF1A2F" w:rsidRDefault="00730126" w:rsidP="006764FB">
            <w:pPr>
              <w:spacing w:line="300" w:lineRule="exact"/>
              <w:rPr>
                <w:ins w:id="1279" w:author="Kitase" w:date="2015-07-25T05:24:00Z"/>
                <w:rFonts w:ascii="Segoe UI" w:eastAsia="Meiryo UI" w:hAnsi="Segoe UI" w:cs="Segoe UI"/>
                <w:sz w:val="18"/>
                <w:szCs w:val="18"/>
              </w:rPr>
            </w:pPr>
            <w:ins w:id="1280" w:author="Kitase" w:date="2015-07-25T05:24:00Z">
              <w:r w:rsidRPr="00DF1A2F">
                <w:rPr>
                  <w:rFonts w:ascii="Segoe UI" w:eastAsia="Meiryo UI" w:hAnsi="Segoe UI" w:cs="Segoe UI"/>
                  <w:sz w:val="18"/>
                  <w:szCs w:val="18"/>
                </w:rPr>
                <w:t>Domain Name</w:t>
              </w:r>
            </w:ins>
          </w:p>
        </w:tc>
        <w:tc>
          <w:tcPr>
            <w:tcW w:w="7217" w:type="dxa"/>
            <w:shd w:val="clear" w:color="auto" w:fill="E6E6E6"/>
            <w:tcPrChange w:id="1281" w:author="Kitase" w:date="2015-07-26T16:20:00Z">
              <w:tcPr>
                <w:tcW w:w="7289" w:type="dxa"/>
                <w:gridSpan w:val="2"/>
                <w:shd w:val="clear" w:color="auto" w:fill="E6E6E6"/>
              </w:tcPr>
            </w:tcPrChange>
          </w:tcPr>
          <w:p w14:paraId="2B4DC865" w14:textId="77777777" w:rsidR="00730126" w:rsidRPr="00DF1A2F" w:rsidRDefault="00730126" w:rsidP="006764FB">
            <w:pPr>
              <w:spacing w:line="300" w:lineRule="exact"/>
              <w:rPr>
                <w:ins w:id="1282" w:author="Kitase" w:date="2015-07-25T05:24:00Z"/>
                <w:rFonts w:ascii="Segoe UI" w:eastAsia="Meiryo UI" w:hAnsi="Segoe UI" w:cs="Segoe UI"/>
                <w:sz w:val="18"/>
                <w:szCs w:val="18"/>
              </w:rPr>
            </w:pPr>
            <w:ins w:id="1283" w:author="Kitase" w:date="2015-07-25T05:24:00Z">
              <w:r w:rsidRPr="00DF1A2F">
                <w:rPr>
                  <w:rFonts w:ascii="Segoe UI" w:eastAsia="Meiryo UI" w:hAnsi="Segoe UI" w:cs="Segoe UI" w:hint="eastAsia"/>
                  <w:sz w:val="18"/>
                  <w:szCs w:val="18"/>
                </w:rPr>
                <w:t>ご自身のアカウントを利用している方</w:t>
              </w:r>
              <w:r w:rsidRPr="00DF1A2F">
                <w:rPr>
                  <w:rFonts w:ascii="Segoe UI" w:eastAsia="Meiryo UI" w:hAnsi="Segoe UI" w:cs="Segoe UI"/>
                  <w:sz w:val="18"/>
                  <w:szCs w:val="18"/>
                </w:rPr>
                <w:t xml:space="preserve">: </w:t>
              </w:r>
              <w:r w:rsidRPr="00DF1A2F">
                <w:rPr>
                  <w:rFonts w:ascii="Segoe UI" w:eastAsia="Meiryo UI" w:hAnsi="Segoe UI" w:cs="Segoe UI" w:hint="eastAsia"/>
                  <w:sz w:val="18"/>
                  <w:szCs w:val="18"/>
                </w:rPr>
                <w:t>任意</w:t>
              </w:r>
            </w:ins>
          </w:p>
          <w:p w14:paraId="620D8F1A" w14:textId="77777777" w:rsidR="00730126" w:rsidRPr="00DF1A2F" w:rsidRDefault="00730126" w:rsidP="006764FB">
            <w:pPr>
              <w:spacing w:line="300" w:lineRule="exact"/>
              <w:rPr>
                <w:ins w:id="1284" w:author="Kitase" w:date="2015-07-25T05:24:00Z"/>
                <w:rFonts w:ascii="Segoe UI" w:eastAsia="Meiryo UI" w:hAnsi="Segoe UI" w:cs="Segoe UI"/>
                <w:b/>
                <w:sz w:val="18"/>
                <w:szCs w:val="18"/>
              </w:rPr>
            </w:pPr>
            <w:ins w:id="1285" w:author="Kitase" w:date="2015-07-25T05:24:00Z">
              <w:r w:rsidRPr="00DF1A2F">
                <w:rPr>
                  <w:rFonts w:ascii="Segoe UI" w:eastAsia="Meiryo UI" w:hAnsi="Segoe UI" w:cs="Segoe UI"/>
                  <w:b/>
                  <w:sz w:val="18"/>
                  <w:szCs w:val="18"/>
                </w:rPr>
                <w:t>IBM</w:t>
              </w:r>
              <w:r w:rsidRPr="00DF1A2F">
                <w:rPr>
                  <w:rFonts w:ascii="Segoe UI" w:eastAsia="Meiryo UI" w:hAnsi="Segoe UI" w:cs="Segoe UI" w:hint="eastAsia"/>
                  <w:b/>
                  <w:sz w:val="18"/>
                  <w:szCs w:val="18"/>
                </w:rPr>
                <w:t>から貸与したアカウントを利用している方</w:t>
              </w:r>
              <w:r w:rsidRPr="00DF1A2F">
                <w:rPr>
                  <w:rFonts w:ascii="Segoe UI" w:eastAsia="Meiryo UI" w:hAnsi="Segoe UI" w:cs="Segoe UI"/>
                  <w:b/>
                  <w:sz w:val="18"/>
                  <w:szCs w:val="18"/>
                </w:rPr>
                <w:t>: handson.jp</w:t>
              </w:r>
            </w:ins>
          </w:p>
        </w:tc>
      </w:tr>
    </w:tbl>
    <w:p w14:paraId="1D8A130A" w14:textId="77777777" w:rsidR="00730126" w:rsidRPr="00DF1A2F" w:rsidRDefault="004B646E">
      <w:pPr>
        <w:rPr>
          <w:ins w:id="1286" w:author="Kitase" w:date="2015-07-25T05:24:00Z"/>
          <w:rFonts w:ascii="Segoe UI" w:eastAsia="Meiryo UI" w:hAnsi="Segoe UI" w:cs="Segoe UI"/>
          <w:sz w:val="20"/>
          <w:szCs w:val="20"/>
        </w:rPr>
        <w:pPrChange w:id="1287" w:author="Kitase" w:date="2015-07-25T06:42:00Z">
          <w:pPr>
            <w:numPr>
              <w:numId w:val="28"/>
            </w:numPr>
            <w:tabs>
              <w:tab w:val="num" w:pos="360"/>
            </w:tabs>
            <w:ind w:left="360" w:hanging="360"/>
          </w:pPr>
        </w:pPrChange>
      </w:pPr>
      <w:ins w:id="1288" w:author="Kitase" w:date="2015-07-25T06:42:00Z">
        <w:r w:rsidRPr="00DF1A2F">
          <w:rPr>
            <w:rFonts w:ascii="ＭＳ ゴシック" w:eastAsia="Meiryo UI" w:hAnsi="ＭＳ ゴシック" w:cs="ＭＳ ゴシック" w:hint="eastAsia"/>
            <w:sz w:val="20"/>
            <w:szCs w:val="20"/>
            <w:rPrChange w:id="1289" w:author="Kitase" w:date="2015-07-26T16:23:00Z">
              <w:rPr>
                <w:rFonts w:ascii="Segoe UI" w:eastAsia="Meiryo UI" w:hAnsi="Segoe UI" w:cs="Segoe UI" w:hint="eastAsia"/>
                <w:sz w:val="20"/>
                <w:szCs w:val="20"/>
              </w:rPr>
            </w:rPrChange>
          </w:rPr>
          <w:t>※</w:t>
        </w:r>
      </w:ins>
      <w:ins w:id="1290" w:author="Kitase" w:date="2015-07-25T05:24:00Z">
        <w:r w:rsidR="00730126" w:rsidRPr="00DF1A2F">
          <w:rPr>
            <w:rFonts w:ascii="Segoe UI" w:eastAsia="Meiryo UI" w:hAnsi="Segoe UI" w:cs="Segoe UI" w:hint="eastAsia"/>
            <w:sz w:val="20"/>
            <w:szCs w:val="20"/>
          </w:rPr>
          <w:t>他はデフォルト設定、講師から何か指定がある場合はそちらに従ってください。</w:t>
        </w:r>
      </w:ins>
    </w:p>
    <w:p w14:paraId="5509268C" w14:textId="77777777" w:rsidR="009B7380" w:rsidRPr="00DF1A2F" w:rsidRDefault="009B7380" w:rsidP="009B7380">
      <w:pPr>
        <w:rPr>
          <w:rFonts w:ascii="Segoe UI" w:eastAsia="Meiryo UI" w:hAnsi="Segoe UI" w:cs="Segoe UI"/>
        </w:rPr>
      </w:pPr>
    </w:p>
    <w:p w14:paraId="5B18A060" w14:textId="77777777" w:rsidR="009B7380" w:rsidRPr="00DF1A2F" w:rsidRDefault="00147B77" w:rsidP="008A5DA8">
      <w:pPr>
        <w:rPr>
          <w:rFonts w:ascii="Segoe UI" w:eastAsia="Meiryo UI" w:hAnsi="Segoe UI" w:cs="Segoe UI"/>
        </w:rPr>
      </w:pPr>
      <w:r w:rsidRPr="00DF1A2F">
        <w:rPr>
          <w:rFonts w:ascii="Segoe UI" w:eastAsia="Meiryo UI" w:hAnsi="Segoe UI" w:cs="Segoe UI"/>
        </w:rPr>
        <w:t>Provisioning Script</w:t>
      </w:r>
      <w:r w:rsidRPr="00DF1A2F">
        <w:rPr>
          <w:rFonts w:ascii="Segoe UI" w:eastAsia="Meiryo UI" w:hAnsi="Segoe UI" w:cs="Segoe UI" w:hint="eastAsia"/>
        </w:rPr>
        <w:t>では主に以下の</w:t>
      </w:r>
      <w:r w:rsidRPr="00DF1A2F">
        <w:rPr>
          <w:rFonts w:ascii="Segoe UI" w:eastAsia="Meiryo UI" w:hAnsi="Segoe UI" w:cs="Segoe UI"/>
        </w:rPr>
        <w:t>3</w:t>
      </w:r>
      <w:r w:rsidRPr="00DF1A2F">
        <w:rPr>
          <w:rFonts w:ascii="Segoe UI" w:eastAsia="Meiryo UI" w:hAnsi="Segoe UI" w:cs="Segoe UI" w:hint="eastAsia"/>
        </w:rPr>
        <w:t>点を自動で行っています。</w:t>
      </w:r>
    </w:p>
    <w:p w14:paraId="5ACD62B5" w14:textId="77777777" w:rsidR="00147B77" w:rsidRPr="00DF1A2F" w:rsidRDefault="00147B77" w:rsidP="00147B77">
      <w:pPr>
        <w:numPr>
          <w:ilvl w:val="0"/>
          <w:numId w:val="34"/>
        </w:numPr>
        <w:rPr>
          <w:rFonts w:ascii="Segoe UI" w:eastAsia="Meiryo UI" w:hAnsi="Segoe UI" w:cs="Segoe UI"/>
        </w:rPr>
      </w:pPr>
      <w:r w:rsidRPr="00DF1A2F">
        <w:rPr>
          <w:rFonts w:ascii="Segoe UI" w:eastAsia="Meiryo UI" w:hAnsi="Segoe UI" w:cs="Segoe UI"/>
        </w:rPr>
        <w:t>MySQL</w:t>
      </w:r>
      <w:r w:rsidRPr="00DF1A2F">
        <w:rPr>
          <w:rFonts w:ascii="Segoe UI" w:eastAsia="Meiryo UI" w:hAnsi="Segoe UI" w:cs="Segoe UI" w:hint="eastAsia"/>
        </w:rPr>
        <w:t>サーバの自動インストールと設定</w:t>
      </w:r>
    </w:p>
    <w:p w14:paraId="14509FCF" w14:textId="77777777" w:rsidR="00D06956" w:rsidRPr="00DF1A2F" w:rsidRDefault="00D06956" w:rsidP="00147B77">
      <w:pPr>
        <w:numPr>
          <w:ilvl w:val="0"/>
          <w:numId w:val="34"/>
        </w:numPr>
        <w:rPr>
          <w:rFonts w:ascii="Segoe UI" w:eastAsia="Meiryo UI" w:hAnsi="Segoe UI" w:cs="Segoe UI"/>
        </w:rPr>
      </w:pPr>
      <w:r w:rsidRPr="00DF1A2F">
        <w:rPr>
          <w:rFonts w:ascii="Segoe UI" w:eastAsia="Meiryo UI" w:hAnsi="Segoe UI" w:cs="Segoe UI"/>
        </w:rPr>
        <w:t>Zabbix</w:t>
      </w:r>
      <w:r w:rsidRPr="00DF1A2F">
        <w:rPr>
          <w:rFonts w:ascii="Segoe UI" w:eastAsia="Meiryo UI" w:hAnsi="Segoe UI" w:cs="Segoe UI" w:hint="eastAsia"/>
        </w:rPr>
        <w:t>エージェントの自動インストール</w:t>
      </w:r>
    </w:p>
    <w:p w14:paraId="740F8ACF" w14:textId="77777777" w:rsidR="00D06956" w:rsidRPr="00DF1A2F" w:rsidRDefault="00D06956" w:rsidP="00147B77">
      <w:pPr>
        <w:numPr>
          <w:ilvl w:val="0"/>
          <w:numId w:val="34"/>
        </w:numPr>
        <w:rPr>
          <w:rFonts w:ascii="Segoe UI" w:eastAsia="Meiryo UI" w:hAnsi="Segoe UI" w:cs="Segoe UI"/>
        </w:rPr>
      </w:pPr>
      <w:del w:id="1291" w:author="Kitase" w:date="2015-07-25T05:18:00Z">
        <w:r w:rsidRPr="00DF1A2F" w:rsidDel="00730126">
          <w:rPr>
            <w:rFonts w:ascii="Segoe UI" w:eastAsia="Meiryo UI" w:hAnsi="Segoe UI" w:cs="Segoe UI"/>
          </w:rPr>
          <w:delText>Wordpress</w:delText>
        </w:r>
      </w:del>
      <w:ins w:id="1292" w:author="Kitase" w:date="2015-07-25T05:18:00Z">
        <w:r w:rsidR="00730126" w:rsidRPr="00DF1A2F">
          <w:rPr>
            <w:rFonts w:ascii="Segoe UI" w:eastAsia="Meiryo UI" w:hAnsi="Segoe UI" w:cs="Segoe UI"/>
          </w:rPr>
          <w:t>WordPress</w:t>
        </w:r>
      </w:ins>
      <w:r w:rsidRPr="00DF1A2F">
        <w:rPr>
          <w:rFonts w:ascii="Segoe UI" w:eastAsia="Meiryo UI" w:hAnsi="Segoe UI" w:cs="Segoe UI" w:hint="eastAsia"/>
        </w:rPr>
        <w:t>用</w:t>
      </w:r>
      <w:r w:rsidRPr="00DF1A2F">
        <w:rPr>
          <w:rFonts w:ascii="Segoe UI" w:eastAsia="Meiryo UI" w:hAnsi="Segoe UI" w:cs="Segoe UI"/>
        </w:rPr>
        <w:t>DB</w:t>
      </w:r>
      <w:r w:rsidRPr="00DF1A2F">
        <w:rPr>
          <w:rFonts w:ascii="Segoe UI" w:eastAsia="Meiryo UI" w:hAnsi="Segoe UI" w:cs="Segoe UI" w:hint="eastAsia"/>
        </w:rPr>
        <w:t>ユーザーの自動</w:t>
      </w:r>
      <w:r w:rsidR="0072486A" w:rsidRPr="00DF1A2F">
        <w:rPr>
          <w:rFonts w:ascii="Segoe UI" w:eastAsia="Meiryo UI" w:hAnsi="Segoe UI" w:cs="Segoe UI" w:hint="eastAsia"/>
        </w:rPr>
        <w:t>追加</w:t>
      </w:r>
    </w:p>
    <w:p w14:paraId="134D1366" w14:textId="77777777" w:rsidR="00D06956" w:rsidRPr="00DF1A2F" w:rsidRDefault="00D06956" w:rsidP="00D06956">
      <w:pPr>
        <w:rPr>
          <w:rFonts w:ascii="Segoe UI" w:eastAsia="Meiryo UI" w:hAnsi="Segoe UI" w:cs="Segoe UI"/>
        </w:rPr>
      </w:pPr>
      <w:r w:rsidRPr="00DF1A2F">
        <w:rPr>
          <w:rFonts w:ascii="Segoe UI" w:eastAsia="Meiryo UI" w:hAnsi="Segoe UI" w:cs="Segoe UI" w:hint="eastAsia"/>
        </w:rPr>
        <w:t>ログインしたら、</w:t>
      </w:r>
      <w:r w:rsidR="008B0A5A" w:rsidRPr="00DF1A2F">
        <w:rPr>
          <w:rFonts w:ascii="Segoe UI" w:eastAsia="Meiryo UI" w:hAnsi="Segoe UI" w:cs="Segoe UI" w:hint="eastAsia"/>
        </w:rPr>
        <w:t>以上の内容が</w:t>
      </w:r>
      <w:r w:rsidRPr="00DF1A2F">
        <w:rPr>
          <w:rFonts w:ascii="Segoe UI" w:eastAsia="Meiryo UI" w:hAnsi="Segoe UI" w:cs="Segoe UI" w:hint="eastAsia"/>
        </w:rPr>
        <w:t>セットアップされ</w:t>
      </w:r>
      <w:r w:rsidR="008B0A5A" w:rsidRPr="00DF1A2F">
        <w:rPr>
          <w:rFonts w:ascii="Segoe UI" w:eastAsia="Meiryo UI" w:hAnsi="Segoe UI" w:cs="Segoe UI" w:hint="eastAsia"/>
        </w:rPr>
        <w:t>ていること</w:t>
      </w:r>
      <w:r w:rsidRPr="00DF1A2F">
        <w:rPr>
          <w:rFonts w:ascii="Segoe UI" w:eastAsia="Meiryo UI" w:hAnsi="Segoe UI" w:cs="Segoe UI" w:hint="eastAsia"/>
        </w:rPr>
        <w:t>を確認しましょう。</w:t>
      </w:r>
    </w:p>
    <w:p w14:paraId="0EEDEEA0" w14:textId="77777777" w:rsidR="00D06956" w:rsidRPr="00DF1A2F" w:rsidDel="0051443B" w:rsidRDefault="00D06956" w:rsidP="00D06956">
      <w:pPr>
        <w:rPr>
          <w:del w:id="1293" w:author="Kitase" w:date="2015-07-26T05:18:00Z"/>
          <w:rFonts w:ascii="Segoe UI" w:eastAsia="Meiryo UI"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50"/>
      </w:tblGrid>
      <w:tr w:rsidR="00D06956" w:rsidRPr="00DF1A2F" w14:paraId="1EE85E6E" w14:textId="77777777" w:rsidTr="00EA2D68">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58E816F0" w14:textId="77777777" w:rsidR="00D06956" w:rsidRPr="00DF1A2F" w:rsidRDefault="00D06956" w:rsidP="00D06956">
            <w:pPr>
              <w:spacing w:line="300" w:lineRule="exact"/>
              <w:rPr>
                <w:rFonts w:ascii="Segoe UI" w:eastAsia="Meiryo UI" w:hAnsi="Segoe UI" w:cs="Segoe UI"/>
                <w:kern w:val="0"/>
              </w:rPr>
            </w:pPr>
            <w:r w:rsidRPr="00DF1A2F">
              <w:rPr>
                <w:rFonts w:ascii="Segoe UI" w:eastAsia="Meiryo UI" w:hAnsi="Segoe UI" w:cs="Segoe UI"/>
                <w:kern w:val="0"/>
              </w:rPr>
              <w:t xml:space="preserve">[root@db ~]# yum list installed | grep -i </w:t>
            </w:r>
            <w:del w:id="1294" w:author="Kitase" w:date="2015-07-25T05:35:00Z">
              <w:r w:rsidRPr="00DF1A2F" w:rsidDel="00D86558">
                <w:rPr>
                  <w:rFonts w:ascii="Segoe UI" w:eastAsia="Meiryo UI" w:hAnsi="Segoe UI" w:cs="Segoe UI"/>
                  <w:kern w:val="0"/>
                </w:rPr>
                <w:delText>–</w:delText>
              </w:r>
            </w:del>
            <w:ins w:id="1295" w:author="Kitase" w:date="2015-07-25T05:35:00Z">
              <w:r w:rsidR="00D86558" w:rsidRPr="00DF1A2F">
                <w:rPr>
                  <w:rFonts w:ascii="Segoe UI" w:eastAsia="Meiryo UI" w:hAnsi="Segoe UI" w:cs="Segoe UI"/>
                  <w:kern w:val="0"/>
                </w:rPr>
                <w:t>-</w:t>
              </w:r>
            </w:ins>
            <w:r w:rsidRPr="00DF1A2F">
              <w:rPr>
                <w:rFonts w:ascii="Segoe UI" w:eastAsia="Meiryo UI" w:hAnsi="Segoe UI" w:cs="Segoe UI"/>
                <w:kern w:val="0"/>
              </w:rPr>
              <w:t xml:space="preserve">e mysql </w:t>
            </w:r>
            <w:ins w:id="1296" w:author="Kitase" w:date="2015-07-25T05:35:00Z">
              <w:r w:rsidR="00D86558" w:rsidRPr="00DF1A2F">
                <w:rPr>
                  <w:rFonts w:ascii="Segoe UI" w:eastAsia="Meiryo UI" w:hAnsi="Segoe UI" w:cs="Segoe UI"/>
                  <w:kern w:val="0"/>
                </w:rPr>
                <w:t>-</w:t>
              </w:r>
            </w:ins>
            <w:del w:id="1297" w:author="Kitase" w:date="2015-07-25T05:35:00Z">
              <w:r w:rsidRPr="00DF1A2F" w:rsidDel="00D86558">
                <w:rPr>
                  <w:rFonts w:ascii="Segoe UI" w:eastAsia="Meiryo UI" w:hAnsi="Segoe UI" w:cs="Segoe UI"/>
                  <w:kern w:val="0"/>
                </w:rPr>
                <w:delText>–</w:delText>
              </w:r>
            </w:del>
            <w:r w:rsidRPr="00DF1A2F">
              <w:rPr>
                <w:rFonts w:ascii="Segoe UI" w:eastAsia="Meiryo UI" w:hAnsi="Segoe UI" w:cs="Segoe UI"/>
                <w:kern w:val="0"/>
              </w:rPr>
              <w:t>e zabbix</w:t>
            </w:r>
          </w:p>
          <w:p w14:paraId="5AC4D279" w14:textId="77777777" w:rsidR="00D06956" w:rsidRPr="00DF1A2F" w:rsidRDefault="00D06956" w:rsidP="00D06956">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mysql.x86_64          5.1.73-5.el6_6    @updates</w:t>
            </w:r>
          </w:p>
          <w:p w14:paraId="4BCB4B44" w14:textId="77777777" w:rsidR="00D06956" w:rsidRPr="00DF1A2F" w:rsidRDefault="00D06956" w:rsidP="00D06956">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mysql-libs.x86_64     5.1.73-5.el6_6    @updates</w:t>
            </w:r>
          </w:p>
          <w:p w14:paraId="51134B57" w14:textId="77777777" w:rsidR="00D06956" w:rsidRPr="00DF1A2F" w:rsidRDefault="00D06956" w:rsidP="00D06956">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mysql-server.x86_64   5.1.73-5.el6_6    @updates</w:t>
            </w:r>
          </w:p>
          <w:p w14:paraId="6C3E2810" w14:textId="77777777" w:rsidR="00D06956" w:rsidRPr="00DF1A2F" w:rsidRDefault="00D06956" w:rsidP="00D06956">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perl-DBD-MySQL.x86_64 4.013-3.el6       @base</w:t>
            </w:r>
          </w:p>
          <w:p w14:paraId="2793D763" w14:textId="77777777" w:rsidR="00D06956" w:rsidRPr="00DF1A2F" w:rsidRDefault="00D06956" w:rsidP="00D06956">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zabbix.x86_64         2.4.5-1.el6       @zabbix</w:t>
            </w:r>
          </w:p>
          <w:p w14:paraId="6DBAC841" w14:textId="77777777" w:rsidR="00D06956" w:rsidRPr="00DF1A2F" w:rsidRDefault="00D06956" w:rsidP="00D06956">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zabbix-agent.x86_64   2.4.5-1.el6       @zabbix</w:t>
            </w:r>
          </w:p>
          <w:p w14:paraId="31A156E8" w14:textId="77777777" w:rsidR="00D06956" w:rsidRPr="00DF1A2F" w:rsidRDefault="00D06956" w:rsidP="00D06956">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zabbix-get.x86_64     2.4.5-1.el6       @zabbix</w:t>
            </w:r>
          </w:p>
          <w:p w14:paraId="158FCE56" w14:textId="77777777" w:rsidR="00D06956" w:rsidRPr="00DF1A2F" w:rsidRDefault="00D06956" w:rsidP="00D06956">
            <w:pPr>
              <w:spacing w:line="300" w:lineRule="exact"/>
              <w:rPr>
                <w:rFonts w:ascii="Segoe UI" w:eastAsia="Meiryo UI" w:hAnsi="Segoe UI" w:cs="Segoe UI"/>
                <w:kern w:val="0"/>
              </w:rPr>
            </w:pPr>
            <w:r w:rsidRPr="00DF1A2F">
              <w:rPr>
                <w:rFonts w:ascii="Segoe UI" w:eastAsia="Meiryo UI" w:hAnsi="Segoe UI" w:cs="Segoe UI"/>
                <w:kern w:val="0"/>
              </w:rPr>
              <w:t>zabbix-release.noarch 2.4-1.el6         installed</w:t>
            </w:r>
          </w:p>
          <w:p w14:paraId="48EB7ABB" w14:textId="77777777" w:rsidR="00D06956" w:rsidRPr="00DF1A2F" w:rsidRDefault="00D06956" w:rsidP="00D06956">
            <w:pPr>
              <w:spacing w:line="300" w:lineRule="exact"/>
              <w:rPr>
                <w:rFonts w:ascii="Segoe UI" w:eastAsia="Meiryo UI" w:hAnsi="Segoe UI" w:cs="Segoe UI"/>
                <w:kern w:val="0"/>
              </w:rPr>
            </w:pPr>
            <w:r w:rsidRPr="00DF1A2F">
              <w:rPr>
                <w:rFonts w:ascii="Segoe UI" w:eastAsia="Meiryo UI" w:hAnsi="Segoe UI" w:cs="Segoe UI"/>
                <w:kern w:val="0"/>
              </w:rPr>
              <w:lastRenderedPageBreak/>
              <w:t xml:space="preserve">[root@db ~]# </w:t>
            </w:r>
            <w:r w:rsidRPr="00DF1A2F">
              <w:rPr>
                <w:rFonts w:ascii="Segoe UI" w:eastAsia="Meiryo UI" w:hAnsi="Segoe UI" w:cs="Segoe UI"/>
                <w:b/>
                <w:kern w:val="0"/>
                <w:rPrChange w:id="1298" w:author="Kitase" w:date="2015-07-26T16:23:00Z">
                  <w:rPr>
                    <w:rFonts w:ascii="Segoe UI" w:eastAsia="Meiryo UI" w:hAnsi="Segoe UI" w:cs="Segoe UI"/>
                    <w:kern w:val="0"/>
                  </w:rPr>
                </w:rPrChange>
              </w:rPr>
              <w:t xml:space="preserve">mysql </w:t>
            </w:r>
            <w:del w:id="1299" w:author="Kitase" w:date="2015-07-25T05:35:00Z">
              <w:r w:rsidRPr="00DF1A2F" w:rsidDel="00D86558">
                <w:rPr>
                  <w:rFonts w:ascii="Segoe UI" w:eastAsia="Meiryo UI" w:hAnsi="Segoe UI" w:cs="Segoe UI"/>
                  <w:b/>
                  <w:kern w:val="0"/>
                  <w:rPrChange w:id="1300" w:author="Kitase" w:date="2015-07-26T16:23:00Z">
                    <w:rPr>
                      <w:rFonts w:ascii="Segoe UI" w:eastAsia="Meiryo UI" w:hAnsi="Segoe UI" w:cs="Segoe UI"/>
                      <w:kern w:val="0"/>
                    </w:rPr>
                  </w:rPrChange>
                </w:rPr>
                <w:delText>–</w:delText>
              </w:r>
            </w:del>
            <w:ins w:id="1301" w:author="Kitase" w:date="2015-07-25T05:35:00Z">
              <w:r w:rsidR="00D86558" w:rsidRPr="00DF1A2F">
                <w:rPr>
                  <w:rFonts w:ascii="Segoe UI" w:eastAsia="Meiryo UI" w:hAnsi="Segoe UI" w:cs="Segoe UI"/>
                  <w:b/>
                  <w:kern w:val="0"/>
                  <w:rPrChange w:id="1302" w:author="Kitase" w:date="2015-07-26T16:23:00Z">
                    <w:rPr>
                      <w:rFonts w:ascii="Segoe UI" w:eastAsia="Meiryo UI" w:hAnsi="Segoe UI" w:cs="Segoe UI"/>
                      <w:kern w:val="0"/>
                    </w:rPr>
                  </w:rPrChange>
                </w:rPr>
                <w:t>-</w:t>
              </w:r>
            </w:ins>
            <w:r w:rsidRPr="00DF1A2F">
              <w:rPr>
                <w:rFonts w:ascii="Segoe UI" w:eastAsia="Meiryo UI" w:hAnsi="Segoe UI" w:cs="Segoe UI"/>
                <w:b/>
                <w:kern w:val="0"/>
                <w:rPrChange w:id="1303" w:author="Kitase" w:date="2015-07-26T16:23:00Z">
                  <w:rPr>
                    <w:rFonts w:ascii="Segoe UI" w:eastAsia="Meiryo UI" w:hAnsi="Segoe UI" w:cs="Segoe UI"/>
                    <w:kern w:val="0"/>
                  </w:rPr>
                </w:rPrChange>
              </w:rPr>
              <w:t xml:space="preserve">u root </w:t>
            </w:r>
            <w:del w:id="1304" w:author="Kitase" w:date="2015-07-25T05:35:00Z">
              <w:r w:rsidRPr="00DF1A2F" w:rsidDel="00D86558">
                <w:rPr>
                  <w:rFonts w:ascii="Segoe UI" w:eastAsia="Meiryo UI" w:hAnsi="Segoe UI" w:cs="Segoe UI"/>
                  <w:b/>
                  <w:kern w:val="0"/>
                  <w:rPrChange w:id="1305" w:author="Kitase" w:date="2015-07-26T16:23:00Z">
                    <w:rPr>
                      <w:rFonts w:ascii="Segoe UI" w:eastAsia="Meiryo UI" w:hAnsi="Segoe UI" w:cs="Segoe UI"/>
                      <w:kern w:val="0"/>
                    </w:rPr>
                  </w:rPrChange>
                </w:rPr>
                <w:delText>–</w:delText>
              </w:r>
            </w:del>
            <w:ins w:id="1306" w:author="Kitase" w:date="2015-07-25T05:35:00Z">
              <w:del w:id="1307" w:author="Kitase" w:date="2015-07-26T05:18:00Z">
                <w:r w:rsidR="00D86558" w:rsidRPr="00DF1A2F" w:rsidDel="0051443B">
                  <w:rPr>
                    <w:rFonts w:ascii="Segoe UI" w:eastAsia="Meiryo UI" w:hAnsi="Segoe UI" w:cs="Segoe UI"/>
                    <w:b/>
                    <w:kern w:val="0"/>
                    <w:rPrChange w:id="1308" w:author="Kitase" w:date="2015-07-26T16:23:00Z">
                      <w:rPr>
                        <w:rFonts w:ascii="Segoe UI" w:eastAsia="Meiryo UI" w:hAnsi="Segoe UI" w:cs="Segoe UI"/>
                        <w:kern w:val="0"/>
                      </w:rPr>
                    </w:rPrChange>
                  </w:rPr>
                  <w:delText>-</w:delText>
                </w:r>
              </w:del>
            </w:ins>
            <w:del w:id="1309" w:author="Kitase" w:date="2015-07-26T05:18:00Z">
              <w:r w:rsidRPr="00DF1A2F" w:rsidDel="0051443B">
                <w:rPr>
                  <w:rFonts w:ascii="Segoe UI" w:eastAsia="Meiryo UI" w:hAnsi="Segoe UI" w:cs="Segoe UI"/>
                  <w:b/>
                  <w:kern w:val="0"/>
                  <w:rPrChange w:id="1310" w:author="Kitase" w:date="2015-07-26T16:23:00Z">
                    <w:rPr>
                      <w:rFonts w:ascii="Segoe UI" w:eastAsia="Meiryo UI" w:hAnsi="Segoe UI" w:cs="Segoe UI"/>
                      <w:kern w:val="0"/>
                    </w:rPr>
                  </w:rPrChange>
                </w:rPr>
                <w:delText>p</w:delText>
              </w:r>
            </w:del>
          </w:p>
          <w:p w14:paraId="0CD02856" w14:textId="77777777" w:rsidR="00D06956" w:rsidRPr="00DF1A2F" w:rsidRDefault="00D06956" w:rsidP="00D06956">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Enter password:</w:t>
            </w:r>
            <w:r w:rsidR="005C6592" w:rsidRPr="00DF1A2F">
              <w:rPr>
                <w:rFonts w:ascii="Segoe UI" w:eastAsia="Meiryo UI" w:hAnsi="Segoe UI" w:cs="Segoe UI"/>
                <w:kern w:val="0"/>
              </w:rPr>
              <w:t xml:space="preserve"> [</w:t>
            </w:r>
            <w:r w:rsidR="00E47B91" w:rsidRPr="00DF1A2F">
              <w:rPr>
                <w:rFonts w:ascii="Segoe UI" w:eastAsia="Meiryo UI" w:hAnsi="Segoe UI" w:cs="Segoe UI"/>
                <w:kern w:val="0"/>
              </w:rPr>
              <w:t>Enter</w:t>
            </w:r>
            <w:r w:rsidR="005C6592" w:rsidRPr="00DF1A2F">
              <w:rPr>
                <w:rFonts w:ascii="Segoe UI" w:eastAsia="Meiryo UI" w:hAnsi="Segoe UI" w:cs="Segoe UI"/>
                <w:kern w:val="0"/>
              </w:rPr>
              <w:t>]</w:t>
            </w:r>
          </w:p>
          <w:p w14:paraId="28A81AE6" w14:textId="77777777" w:rsidR="00D06956" w:rsidRPr="00DF1A2F" w:rsidRDefault="00D06956" w:rsidP="00D06956">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Welcome to the MySQL monitor.  Commands end with ; or \g.</w:t>
            </w:r>
          </w:p>
          <w:p w14:paraId="541CB11C" w14:textId="77777777" w:rsidR="00D06956" w:rsidRPr="00DF1A2F" w:rsidRDefault="00EF15BE" w:rsidP="00D06956">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w:t>
            </w:r>
            <w:r w:rsidRPr="00DF1A2F">
              <w:rPr>
                <w:rFonts w:ascii="Segoe UI" w:eastAsia="Meiryo UI" w:hAnsi="Segoe UI" w:cs="Segoe UI" w:hint="eastAsia"/>
                <w:kern w:val="0"/>
              </w:rPr>
              <w:t>中略</w:t>
            </w:r>
            <w:r w:rsidRPr="00DF1A2F">
              <w:rPr>
                <w:rFonts w:ascii="Segoe UI" w:eastAsia="Meiryo UI" w:hAnsi="Segoe UI" w:cs="Segoe UI"/>
                <w:kern w:val="0"/>
              </w:rPr>
              <w:t>)</w:t>
            </w:r>
          </w:p>
          <w:p w14:paraId="6BC36AEB" w14:textId="77777777" w:rsidR="00D06956" w:rsidRPr="00DF1A2F" w:rsidRDefault="00D06956" w:rsidP="00D06956">
            <w:pPr>
              <w:spacing w:line="300" w:lineRule="exact"/>
              <w:rPr>
                <w:rFonts w:ascii="Segoe UI" w:eastAsia="Meiryo UI" w:hAnsi="Segoe UI" w:cs="Segoe UI"/>
                <w:b/>
                <w:kern w:val="0"/>
                <w:sz w:val="24"/>
                <w:szCs w:val="24"/>
              </w:rPr>
            </w:pPr>
            <w:r w:rsidRPr="00DF1A2F">
              <w:rPr>
                <w:rFonts w:ascii="Segoe UI" w:eastAsia="Meiryo UI" w:hAnsi="Segoe UI" w:cs="Segoe UI"/>
                <w:kern w:val="0"/>
                <w:sz w:val="24"/>
                <w:szCs w:val="24"/>
              </w:rPr>
              <w:t>mysql&gt;</w:t>
            </w:r>
            <w:r w:rsidR="005C6592" w:rsidRPr="00DF1A2F">
              <w:rPr>
                <w:rFonts w:ascii="Segoe UI" w:eastAsia="Meiryo UI" w:hAnsi="Segoe UI" w:cs="Segoe UI"/>
                <w:b/>
                <w:kern w:val="0"/>
                <w:sz w:val="24"/>
                <w:szCs w:val="24"/>
              </w:rPr>
              <w:t>select Host, User, Password from mysql.user;</w:t>
            </w:r>
          </w:p>
          <w:p w14:paraId="42E99ADA" w14:textId="77777777" w:rsidR="00054947" w:rsidRPr="00DF1A2F" w:rsidRDefault="00054947" w:rsidP="00D06956">
            <w:pPr>
              <w:spacing w:line="300" w:lineRule="exact"/>
              <w:rPr>
                <w:rFonts w:ascii="Segoe UI" w:eastAsia="Meiryo UI" w:hAnsi="Segoe UI" w:cs="Segoe UI"/>
                <w:b/>
                <w:kern w:val="0"/>
                <w:sz w:val="24"/>
                <w:szCs w:val="24"/>
              </w:rPr>
            </w:pPr>
          </w:p>
          <w:p w14:paraId="16E6832D" w14:textId="77777777" w:rsidR="00054947" w:rsidRPr="00DF1A2F" w:rsidRDefault="00054947" w:rsidP="00054947">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w:t>
            </w:r>
          </w:p>
          <w:p w14:paraId="244310FE" w14:textId="77777777" w:rsidR="00054947" w:rsidRPr="00DF1A2F" w:rsidRDefault="00054947" w:rsidP="00054947">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Host            | User           | Password                                  |</w:t>
            </w:r>
          </w:p>
          <w:p w14:paraId="3BEFAA3A" w14:textId="77777777" w:rsidR="00054947" w:rsidRPr="00DF1A2F" w:rsidRDefault="00054947" w:rsidP="00054947">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w:t>
            </w:r>
          </w:p>
          <w:p w14:paraId="7462579F" w14:textId="77777777" w:rsidR="005F20F7" w:rsidRPr="00DF1A2F" w:rsidRDefault="005F20F7" w:rsidP="00054947">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w:t>
            </w:r>
            <w:r w:rsidRPr="00DF1A2F">
              <w:rPr>
                <w:rFonts w:ascii="Segoe UI" w:eastAsia="Meiryo UI" w:hAnsi="Segoe UI" w:cs="Segoe UI" w:hint="eastAsia"/>
                <w:kern w:val="0"/>
              </w:rPr>
              <w:t>中略</w:t>
            </w:r>
            <w:r w:rsidRPr="00DF1A2F">
              <w:rPr>
                <w:rFonts w:ascii="Segoe UI" w:eastAsia="Meiryo UI" w:hAnsi="Segoe UI" w:cs="Segoe UI"/>
                <w:kern w:val="0"/>
              </w:rPr>
              <w:t>)</w:t>
            </w:r>
          </w:p>
          <w:p w14:paraId="7BC865D2" w14:textId="77777777" w:rsidR="00054947" w:rsidRPr="00DF1A2F" w:rsidRDefault="00054947" w:rsidP="00054947">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db-bare.ibm.com |                |                                           |</w:t>
            </w:r>
          </w:p>
          <w:p w14:paraId="51F71B41" w14:textId="77777777" w:rsidR="00054947" w:rsidRPr="00DF1A2F" w:rsidRDefault="00054947" w:rsidP="00054947">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               | </w:t>
            </w:r>
            <w:del w:id="1311" w:author="Kitase" w:date="2015-07-25T05:18:00Z">
              <w:r w:rsidRPr="00DF1A2F" w:rsidDel="00730126">
                <w:rPr>
                  <w:rFonts w:ascii="Segoe UI" w:eastAsia="Meiryo UI" w:hAnsi="Segoe UI" w:cs="Segoe UI"/>
                  <w:kern w:val="0"/>
                </w:rPr>
                <w:delText>wordpress</w:delText>
              </w:r>
            </w:del>
            <w:ins w:id="1312" w:author="Kitase" w:date="2015-07-25T05:18:00Z">
              <w:r w:rsidR="00730126" w:rsidRPr="00DF1A2F">
                <w:rPr>
                  <w:rFonts w:ascii="Segoe UI" w:eastAsia="Meiryo UI" w:hAnsi="Segoe UI" w:cs="Segoe UI"/>
                  <w:kern w:val="0"/>
                </w:rPr>
                <w:t>WordPress</w:t>
              </w:r>
            </w:ins>
            <w:r w:rsidRPr="00DF1A2F">
              <w:rPr>
                <w:rFonts w:ascii="Segoe UI" w:eastAsia="Meiryo UI" w:hAnsi="Segoe UI" w:cs="Segoe UI"/>
                <w:kern w:val="0"/>
              </w:rPr>
              <w:t>_user | *5098F389DDBE540AB35FE3EA85BF9CC4597208F6 |</w:t>
            </w:r>
          </w:p>
          <w:p w14:paraId="0FDD7118" w14:textId="77777777" w:rsidR="00054947" w:rsidRPr="00DF1A2F" w:rsidRDefault="00054947" w:rsidP="00054947">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w:t>
            </w:r>
          </w:p>
          <w:p w14:paraId="3D486F73" w14:textId="77777777" w:rsidR="00054947" w:rsidRPr="00DF1A2F" w:rsidRDefault="00054947" w:rsidP="00D06956">
            <w:pPr>
              <w:spacing w:line="300" w:lineRule="exact"/>
              <w:rPr>
                <w:rFonts w:ascii="Segoe UI" w:eastAsia="Meiryo UI" w:hAnsi="Segoe UI" w:cs="Segoe UI"/>
                <w:b/>
                <w:i/>
                <w:sz w:val="24"/>
                <w:szCs w:val="24"/>
                <w:u w:val="single"/>
              </w:rPr>
            </w:pPr>
          </w:p>
        </w:tc>
      </w:tr>
    </w:tbl>
    <w:p w14:paraId="537B58A8" w14:textId="77777777" w:rsidR="00087B62" w:rsidRPr="00DF1A2F" w:rsidRDefault="00087B62" w:rsidP="008A5DA8">
      <w:pPr>
        <w:rPr>
          <w:ins w:id="1313" w:author="Kitase" w:date="2015-07-26T06:02:00Z"/>
          <w:rFonts w:ascii="Segoe UI" w:eastAsia="Meiryo UI" w:hAnsi="Segoe UI" w:cs="Segoe UI"/>
        </w:rPr>
      </w:pPr>
    </w:p>
    <w:p w14:paraId="3E0515CC" w14:textId="77777777" w:rsidR="00B310AA" w:rsidRPr="00DF1A2F" w:rsidRDefault="00087B62" w:rsidP="008A5DA8">
      <w:pPr>
        <w:rPr>
          <w:rFonts w:ascii="Segoe UI" w:eastAsia="Meiryo UI" w:hAnsi="Segoe UI" w:cs="Segoe UI"/>
        </w:rPr>
      </w:pPr>
      <w:ins w:id="1314" w:author="Kitase" w:date="2015-07-26T06:02:00Z">
        <w:r w:rsidRPr="00DF1A2F">
          <w:rPr>
            <w:rFonts w:ascii="Segoe UI" w:eastAsia="Meiryo UI" w:hAnsi="Segoe UI" w:cs="Segoe UI"/>
          </w:rPr>
          <w:br w:type="page"/>
        </w:r>
      </w:ins>
    </w:p>
    <w:p w14:paraId="64221B1C" w14:textId="77777777" w:rsidR="002060F1" w:rsidRPr="00DF1A2F" w:rsidRDefault="006C59BF" w:rsidP="008A5DA8">
      <w:pPr>
        <w:pStyle w:val="Heading2"/>
        <w:rPr>
          <w:rFonts w:ascii="Segoe UI" w:eastAsia="Meiryo UI" w:hAnsi="Segoe UI" w:cs="Segoe UI"/>
        </w:rPr>
      </w:pPr>
      <w:del w:id="1315" w:author="Kitase" w:date="2015-07-25T05:18:00Z">
        <w:r w:rsidRPr="00DF1A2F" w:rsidDel="00730126">
          <w:rPr>
            <w:rFonts w:ascii="Segoe UI" w:eastAsia="Meiryo UI" w:hAnsi="Segoe UI" w:cs="Segoe UI"/>
          </w:rPr>
          <w:lastRenderedPageBreak/>
          <w:delText>Wordpress</w:delText>
        </w:r>
      </w:del>
      <w:bookmarkStart w:id="1316" w:name="_Toc425691131"/>
      <w:ins w:id="1317" w:author="Kitase" w:date="2015-07-25T05:18:00Z">
        <w:r w:rsidR="00730126" w:rsidRPr="00DF1A2F">
          <w:rPr>
            <w:rFonts w:ascii="Segoe UI" w:eastAsia="Meiryo UI" w:hAnsi="Segoe UI" w:cs="Segoe UI"/>
          </w:rPr>
          <w:t>WordPress</w:t>
        </w:r>
      </w:ins>
      <w:r w:rsidRPr="00DF1A2F">
        <w:rPr>
          <w:rFonts w:ascii="Segoe UI" w:eastAsia="Meiryo UI" w:hAnsi="Segoe UI" w:cs="Segoe UI" w:hint="eastAsia"/>
        </w:rPr>
        <w:t>サーバ</w:t>
      </w:r>
      <w:bookmarkEnd w:id="1316"/>
    </w:p>
    <w:p w14:paraId="0B76DF83" w14:textId="77777777" w:rsidR="00B310AA" w:rsidRPr="00DF1A2F" w:rsidRDefault="00314910" w:rsidP="002B6882">
      <w:pPr>
        <w:pStyle w:val="NormalWeb"/>
        <w:rPr>
          <w:rFonts w:ascii="Segoe UI" w:eastAsia="Meiryo UI" w:hAnsi="Segoe UI" w:cs="Segoe UI"/>
          <w:sz w:val="21"/>
        </w:rPr>
      </w:pPr>
      <w:r w:rsidRPr="00DF1A2F">
        <w:rPr>
          <w:rFonts w:ascii="Segoe UI" w:eastAsia="Meiryo UI" w:hAnsi="Segoe UI" w:cs="Segoe UI" w:hint="eastAsia"/>
          <w:sz w:val="21"/>
        </w:rPr>
        <w:t>次は</w:t>
      </w:r>
      <w:del w:id="1318" w:author="Kitase" w:date="2015-07-25T05:18:00Z">
        <w:r w:rsidRPr="00DF1A2F" w:rsidDel="00730126">
          <w:rPr>
            <w:rFonts w:ascii="Segoe UI" w:eastAsia="Meiryo UI" w:hAnsi="Segoe UI" w:cs="Segoe UI"/>
            <w:sz w:val="21"/>
          </w:rPr>
          <w:delText>Wordpress</w:delText>
        </w:r>
      </w:del>
      <w:ins w:id="1319" w:author="Kitase" w:date="2015-07-25T05:18:00Z">
        <w:r w:rsidR="00730126" w:rsidRPr="00DF1A2F">
          <w:rPr>
            <w:rFonts w:ascii="Segoe UI" w:eastAsia="Meiryo UI" w:hAnsi="Segoe UI" w:cs="Segoe UI"/>
            <w:sz w:val="21"/>
          </w:rPr>
          <w:t>WordPress</w:t>
        </w:r>
      </w:ins>
      <w:r w:rsidRPr="00DF1A2F">
        <w:rPr>
          <w:rFonts w:ascii="Segoe UI" w:eastAsia="Meiryo UI" w:hAnsi="Segoe UI" w:cs="Segoe UI" w:hint="eastAsia"/>
          <w:sz w:val="21"/>
        </w:rPr>
        <w:t>サーバのデプロイです。</w:t>
      </w:r>
      <w:r w:rsidR="000659F7" w:rsidRPr="00DF1A2F">
        <w:rPr>
          <w:rFonts w:ascii="Segoe UI" w:eastAsia="Meiryo UI" w:hAnsi="Segoe UI" w:cs="Segoe UI" w:hint="eastAsia"/>
          <w:sz w:val="21"/>
        </w:rPr>
        <w:t>一般に</w:t>
      </w:r>
      <w:del w:id="1320" w:author="Kitase" w:date="2015-07-25T05:18:00Z">
        <w:r w:rsidR="000659F7" w:rsidRPr="00DF1A2F" w:rsidDel="00730126">
          <w:rPr>
            <w:rFonts w:ascii="Segoe UI" w:eastAsia="Meiryo UI" w:hAnsi="Segoe UI" w:cs="Segoe UI"/>
            <w:sz w:val="21"/>
          </w:rPr>
          <w:delText>Wordpress</w:delText>
        </w:r>
      </w:del>
      <w:ins w:id="1321" w:author="Kitase" w:date="2015-07-25T05:18:00Z">
        <w:r w:rsidR="00730126" w:rsidRPr="00DF1A2F">
          <w:rPr>
            <w:rFonts w:ascii="Segoe UI" w:eastAsia="Meiryo UI" w:hAnsi="Segoe UI" w:cs="Segoe UI"/>
            <w:sz w:val="21"/>
          </w:rPr>
          <w:t>WordPress</w:t>
        </w:r>
      </w:ins>
      <w:r w:rsidR="000659F7" w:rsidRPr="00DF1A2F">
        <w:rPr>
          <w:rFonts w:ascii="Segoe UI" w:eastAsia="Meiryo UI" w:hAnsi="Segoe UI" w:cs="Segoe UI" w:hint="eastAsia"/>
          <w:sz w:val="21"/>
        </w:rPr>
        <w:t>のインストールには非常に複雑な手順を要しますが、</w:t>
      </w:r>
      <w:r w:rsidR="000659F7" w:rsidRPr="00DF1A2F">
        <w:rPr>
          <w:rFonts w:ascii="Segoe UI" w:eastAsia="Meiryo UI" w:hAnsi="Segoe UI" w:cs="Segoe UI"/>
          <w:sz w:val="21"/>
        </w:rPr>
        <w:t>Provisioning Script</w:t>
      </w:r>
      <w:r w:rsidR="000659F7" w:rsidRPr="00DF1A2F">
        <w:rPr>
          <w:rFonts w:ascii="Segoe UI" w:eastAsia="Meiryo UI" w:hAnsi="Segoe UI" w:cs="Segoe UI" w:hint="eastAsia"/>
          <w:sz w:val="21"/>
        </w:rPr>
        <w:t>によりこれらの多くは自動で行われます。まずは一台</w:t>
      </w:r>
      <w:r w:rsidR="00660ED2" w:rsidRPr="00DF1A2F">
        <w:rPr>
          <w:rFonts w:ascii="Segoe UI" w:eastAsia="Meiryo UI" w:hAnsi="Segoe UI" w:cs="Segoe UI" w:hint="eastAsia"/>
          <w:sz w:val="21"/>
        </w:rPr>
        <w:t>目をインストールしましょう。</w:t>
      </w:r>
    </w:p>
    <w:p w14:paraId="6A694C00" w14:textId="77777777" w:rsidR="00660ED2" w:rsidRPr="00DF1A2F" w:rsidRDefault="000659F7" w:rsidP="00660ED2">
      <w:pPr>
        <w:pStyle w:val="Heading3"/>
        <w:ind w:right="105"/>
        <w:rPr>
          <w:rFonts w:ascii="Segoe UI" w:eastAsia="Meiryo UI" w:hAnsi="Segoe UI" w:cs="Segoe UI"/>
        </w:rPr>
      </w:pPr>
      <w:bookmarkStart w:id="1322" w:name="_Toc425691132"/>
      <w:r w:rsidRPr="00DF1A2F">
        <w:rPr>
          <w:rFonts w:ascii="Segoe UI" w:eastAsia="Meiryo UI" w:hAnsi="Segoe UI" w:cs="Segoe UI" w:hint="eastAsia"/>
        </w:rPr>
        <w:t>一台目のセットアップ</w:t>
      </w:r>
      <w:bookmarkEnd w:id="1322"/>
    </w:p>
    <w:p w14:paraId="64958AAB" w14:textId="77777777" w:rsidR="00660ED2" w:rsidRPr="00DF1A2F" w:rsidDel="00834C9B" w:rsidRDefault="002B6882" w:rsidP="00660ED2">
      <w:pPr>
        <w:rPr>
          <w:del w:id="1323" w:author="Kitase" w:date="2015-07-25T05:39:00Z"/>
          <w:rFonts w:ascii="Segoe UI" w:eastAsia="Meiryo UI" w:hAnsi="Segoe UI" w:cs="Segoe UI"/>
        </w:rPr>
      </w:pPr>
      <w:del w:id="1324" w:author="Kitase" w:date="2015-07-25T05:18:00Z">
        <w:r w:rsidRPr="00DF1A2F" w:rsidDel="00730126">
          <w:rPr>
            <w:rFonts w:ascii="Segoe UI" w:eastAsia="Meiryo UI" w:hAnsi="Segoe UI" w:cs="Segoe UI"/>
          </w:rPr>
          <w:delText>Wordpress</w:delText>
        </w:r>
      </w:del>
      <w:del w:id="1325" w:author="Kitase" w:date="2015-07-25T05:39:00Z">
        <w:r w:rsidRPr="00DF1A2F" w:rsidDel="00834C9B">
          <w:rPr>
            <w:rFonts w:ascii="Segoe UI" w:eastAsia="Meiryo UI" w:hAnsi="Segoe UI" w:cs="Segoe UI" w:hint="eastAsia"/>
          </w:rPr>
          <w:delText>サーバの</w:delText>
        </w:r>
        <w:r w:rsidRPr="00DF1A2F" w:rsidDel="00834C9B">
          <w:rPr>
            <w:rFonts w:ascii="Segoe UI" w:eastAsia="Meiryo UI" w:hAnsi="Segoe UI" w:cs="Segoe UI"/>
          </w:rPr>
          <w:delText>Provisioning Script</w:delText>
        </w:r>
        <w:r w:rsidRPr="00DF1A2F" w:rsidDel="00834C9B">
          <w:rPr>
            <w:rFonts w:ascii="Segoe UI" w:eastAsia="Meiryo UI" w:hAnsi="Segoe UI" w:cs="Segoe UI" w:hint="eastAsia"/>
          </w:rPr>
          <w:delText>は以下で公開されています。</w:delText>
        </w:r>
      </w:del>
    </w:p>
    <w:p w14:paraId="57F5A6D3" w14:textId="77777777" w:rsidR="002B6882" w:rsidRPr="00DF1A2F" w:rsidDel="00834C9B" w:rsidRDefault="002B6882" w:rsidP="00660ED2">
      <w:pPr>
        <w:rPr>
          <w:del w:id="1326" w:author="Kitase" w:date="2015-07-25T05:39:00Z"/>
          <w:rFonts w:ascii="Segoe UI" w:eastAsia="Meiryo UI"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6"/>
      </w:tblGrid>
      <w:tr w:rsidR="00660ED2" w:rsidRPr="00DF1A2F" w:rsidDel="00834C9B" w14:paraId="5A3C992B" w14:textId="77777777" w:rsidTr="00EA2D68">
        <w:trPr>
          <w:del w:id="1327" w:author="Kitase" w:date="2015-07-25T05:39:00Z"/>
        </w:trPr>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060DCB4A" w14:textId="77777777" w:rsidR="00660ED2" w:rsidRPr="00DF1A2F" w:rsidDel="00834C9B" w:rsidRDefault="000F1EED" w:rsidP="00EA2D68">
            <w:pPr>
              <w:spacing w:line="300" w:lineRule="exact"/>
              <w:rPr>
                <w:del w:id="1328" w:author="Kitase" w:date="2015-07-25T05:39:00Z"/>
                <w:rFonts w:ascii="Segoe UI" w:eastAsia="Meiryo UI" w:hAnsi="Segoe UI" w:cs="Segoe UI"/>
                <w:sz w:val="20"/>
                <w:szCs w:val="20"/>
              </w:rPr>
            </w:pPr>
            <w:del w:id="1329" w:author="Kitase" w:date="2015-07-25T05:39:00Z">
              <w:r w:rsidRPr="00DF1A2F" w:rsidDel="00834C9B">
                <w:rPr>
                  <w:rFonts w:ascii="Segoe UI" w:eastAsia="Meiryo UI" w:hAnsi="Segoe UI" w:cs="Segoe UI"/>
                  <w:sz w:val="20"/>
                  <w:szCs w:val="20"/>
                  <w:rPrChange w:id="1330" w:author="Kitase" w:date="2015-07-26T16:23:00Z">
                    <w:rPr>
                      <w:rFonts w:ascii="Segoe UI" w:eastAsia="Meiryo UI" w:hAnsi="Segoe UI" w:cs="Segoe UI"/>
                      <w:sz w:val="20"/>
                      <w:szCs w:val="20"/>
                    </w:rPr>
                  </w:rPrChange>
                </w:rPr>
                <w:fldChar w:fldCharType="begin"/>
              </w:r>
              <w:r w:rsidRPr="00DF1A2F" w:rsidDel="00834C9B">
                <w:rPr>
                  <w:rFonts w:ascii="Segoe UI" w:eastAsia="Meiryo UI" w:hAnsi="Segoe UI" w:cs="Segoe UI"/>
                  <w:sz w:val="20"/>
                  <w:szCs w:val="20"/>
                </w:rPr>
                <w:delInstrText xml:space="preserve"> HYPERLINK "https://shiro.ma/sl/backweb_nginx.sh" </w:delInstrText>
              </w:r>
              <w:r w:rsidRPr="00DF1A2F" w:rsidDel="00834C9B">
                <w:rPr>
                  <w:rFonts w:ascii="Segoe UI" w:eastAsia="Meiryo UI" w:hAnsi="Segoe UI" w:cs="Segoe UI"/>
                  <w:sz w:val="20"/>
                  <w:szCs w:val="20"/>
                  <w:rPrChange w:id="1331" w:author="Kitase" w:date="2015-07-26T16:23:00Z">
                    <w:rPr>
                      <w:rFonts w:ascii="Segoe UI" w:eastAsia="Meiryo UI" w:hAnsi="Segoe UI" w:cs="Segoe UI"/>
                      <w:sz w:val="20"/>
                      <w:szCs w:val="20"/>
                    </w:rPr>
                  </w:rPrChange>
                </w:rPr>
                <w:fldChar w:fldCharType="separate"/>
              </w:r>
              <w:r w:rsidRPr="00DF1A2F" w:rsidDel="00834C9B">
                <w:rPr>
                  <w:rStyle w:val="Hyperlink"/>
                  <w:rFonts w:ascii="Segoe UI" w:eastAsia="Meiryo UI" w:hAnsi="Segoe UI" w:cs="Segoe UI"/>
                  <w:sz w:val="20"/>
                  <w:szCs w:val="20"/>
                </w:rPr>
                <w:delText>https://shiro.ma/sl/backweb_</w:delText>
              </w:r>
            </w:del>
            <w:del w:id="1332" w:author="Kitase" w:date="2015-07-25T05:18:00Z">
              <w:r w:rsidRPr="00DF1A2F" w:rsidDel="00730126">
                <w:rPr>
                  <w:rStyle w:val="Hyperlink"/>
                  <w:rFonts w:ascii="Segoe UI" w:eastAsia="Meiryo UI" w:hAnsi="Segoe UI" w:cs="Segoe UI"/>
                  <w:sz w:val="20"/>
                  <w:szCs w:val="20"/>
                </w:rPr>
                <w:delText>nginx</w:delText>
              </w:r>
            </w:del>
            <w:del w:id="1333" w:author="Kitase" w:date="2015-07-25T05:39:00Z">
              <w:r w:rsidRPr="00DF1A2F" w:rsidDel="00834C9B">
                <w:rPr>
                  <w:rStyle w:val="Hyperlink"/>
                  <w:rFonts w:ascii="Segoe UI" w:eastAsia="Meiryo UI" w:hAnsi="Segoe UI" w:cs="Segoe UI"/>
                  <w:sz w:val="20"/>
                  <w:szCs w:val="20"/>
                </w:rPr>
                <w:delText>.sh</w:delText>
              </w:r>
              <w:r w:rsidRPr="00DF1A2F" w:rsidDel="00834C9B">
                <w:rPr>
                  <w:rFonts w:ascii="Segoe UI" w:eastAsia="Meiryo UI" w:hAnsi="Segoe UI" w:cs="Segoe UI"/>
                  <w:sz w:val="20"/>
                  <w:szCs w:val="20"/>
                  <w:rPrChange w:id="1334" w:author="Kitase" w:date="2015-07-26T16:23:00Z">
                    <w:rPr>
                      <w:rFonts w:ascii="Segoe UI" w:eastAsia="Meiryo UI" w:hAnsi="Segoe UI" w:cs="Segoe UI"/>
                      <w:sz w:val="20"/>
                      <w:szCs w:val="20"/>
                    </w:rPr>
                  </w:rPrChange>
                </w:rPr>
                <w:fldChar w:fldCharType="end"/>
              </w:r>
            </w:del>
          </w:p>
        </w:tc>
      </w:tr>
    </w:tbl>
    <w:p w14:paraId="61CCE4CE" w14:textId="77777777" w:rsidR="00834C9B" w:rsidRPr="00DF1A2F" w:rsidRDefault="00834C9B" w:rsidP="00834C9B">
      <w:pPr>
        <w:rPr>
          <w:ins w:id="1335" w:author="Kitase" w:date="2015-07-25T05:39:00Z"/>
          <w:rFonts w:ascii="Segoe UI" w:eastAsia="Meiryo UI" w:hAnsi="Segoe UI" w:cs="Segoe UI"/>
        </w:rPr>
      </w:pPr>
      <w:ins w:id="1336" w:author="Kitase" w:date="2015-07-25T05:39:00Z">
        <w:r w:rsidRPr="00DF1A2F">
          <w:rPr>
            <w:rFonts w:ascii="Segoe UI" w:eastAsia="Meiryo UI" w:hAnsi="Segoe UI" w:cs="Segoe UI" w:hint="eastAsia"/>
          </w:rPr>
          <w:t>管理ポータルより、下記スペックの時間課金仮想インスタンス（</w:t>
        </w:r>
        <w:r w:rsidRPr="00DF1A2F">
          <w:rPr>
            <w:rFonts w:ascii="Segoe UI" w:eastAsia="Meiryo UI" w:hAnsi="Segoe UI" w:cs="Segoe UI"/>
            <w:b/>
          </w:rPr>
          <w:t>Virtual Server (public node) - Hourly</w:t>
        </w:r>
        <w:r w:rsidRPr="00DF1A2F">
          <w:rPr>
            <w:rFonts w:ascii="Segoe UI" w:eastAsia="Meiryo UI" w:hAnsi="Segoe UI" w:cs="Segoe UI" w:hint="eastAsia"/>
          </w:rPr>
          <w:t>）を作成してください。</w:t>
        </w:r>
      </w:ins>
    </w:p>
    <w:tbl>
      <w:tblPr>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1E0" w:firstRow="1" w:lastRow="1" w:firstColumn="1" w:lastColumn="1" w:noHBand="0" w:noVBand="0"/>
        <w:tblPrChange w:id="1337" w:author="Kitase" w:date="2015-07-26T07:09:00Z">
          <w:tblPr>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1E0" w:firstRow="1" w:lastRow="1" w:firstColumn="1" w:lastColumn="1" w:noHBand="0" w:noVBand="0"/>
          </w:tblPr>
        </w:tblPrChange>
      </w:tblPr>
      <w:tblGrid>
        <w:gridCol w:w="1925"/>
        <w:gridCol w:w="7125"/>
        <w:tblGridChange w:id="1338">
          <w:tblGrid>
            <w:gridCol w:w="1756"/>
            <w:gridCol w:w="169"/>
            <w:gridCol w:w="7125"/>
          </w:tblGrid>
        </w:tblGridChange>
      </w:tblGrid>
      <w:tr w:rsidR="00834C9B" w:rsidRPr="00DF1A2F" w14:paraId="1715F9AB" w14:textId="77777777" w:rsidTr="002F76F4">
        <w:trPr>
          <w:ins w:id="1339" w:author="Kitase" w:date="2015-07-25T05:39:00Z"/>
        </w:trPr>
        <w:tc>
          <w:tcPr>
            <w:tcW w:w="1975" w:type="dxa"/>
            <w:shd w:val="clear" w:color="auto" w:fill="E6E6E6"/>
            <w:tcPrChange w:id="1340" w:author="Kitase" w:date="2015-07-26T07:09:00Z">
              <w:tcPr>
                <w:tcW w:w="1786" w:type="dxa"/>
                <w:shd w:val="clear" w:color="auto" w:fill="E6E6E6"/>
              </w:tcPr>
            </w:tcPrChange>
          </w:tcPr>
          <w:p w14:paraId="0C72990B" w14:textId="77777777" w:rsidR="00834C9B" w:rsidRPr="00DF1A2F" w:rsidRDefault="00834C9B" w:rsidP="006764FB">
            <w:pPr>
              <w:spacing w:line="300" w:lineRule="exact"/>
              <w:rPr>
                <w:ins w:id="1341" w:author="Kitase" w:date="2015-07-25T05:39:00Z"/>
                <w:rFonts w:ascii="Segoe UI" w:eastAsia="Meiryo UI" w:hAnsi="Segoe UI" w:cs="Segoe UI"/>
                <w:sz w:val="18"/>
                <w:szCs w:val="18"/>
              </w:rPr>
            </w:pPr>
            <w:ins w:id="1342" w:author="Kitase" w:date="2015-07-25T05:39:00Z">
              <w:r w:rsidRPr="00DF1A2F">
                <w:rPr>
                  <w:rFonts w:ascii="Segoe UI" w:eastAsia="Meiryo UI" w:hAnsi="Segoe UI" w:cs="Segoe UI"/>
                  <w:sz w:val="18"/>
                  <w:szCs w:val="18"/>
                </w:rPr>
                <w:t>Data Center</w:t>
              </w:r>
            </w:ins>
          </w:p>
        </w:tc>
        <w:tc>
          <w:tcPr>
            <w:tcW w:w="7075" w:type="dxa"/>
            <w:shd w:val="clear" w:color="auto" w:fill="E6E6E6"/>
            <w:tcPrChange w:id="1343" w:author="Kitase" w:date="2015-07-26T07:09:00Z">
              <w:tcPr>
                <w:tcW w:w="7500" w:type="dxa"/>
                <w:gridSpan w:val="2"/>
                <w:shd w:val="clear" w:color="auto" w:fill="E6E6E6"/>
              </w:tcPr>
            </w:tcPrChange>
          </w:tcPr>
          <w:p w14:paraId="2365E52F" w14:textId="77777777" w:rsidR="00834C9B" w:rsidRPr="00DF1A2F" w:rsidRDefault="00834C9B" w:rsidP="006764FB">
            <w:pPr>
              <w:spacing w:line="300" w:lineRule="exact"/>
              <w:rPr>
                <w:ins w:id="1344" w:author="Kitase" w:date="2015-07-25T05:39:00Z"/>
                <w:rFonts w:ascii="Segoe UI" w:eastAsia="Meiryo UI" w:hAnsi="Segoe UI" w:cs="Segoe UI"/>
                <w:sz w:val="18"/>
                <w:szCs w:val="18"/>
              </w:rPr>
            </w:pPr>
            <w:ins w:id="1345" w:author="Kitase" w:date="2015-07-25T05:39:00Z">
              <w:r w:rsidRPr="00DF1A2F">
                <w:rPr>
                  <w:rFonts w:ascii="Segoe UI" w:eastAsia="Meiryo UI" w:hAnsi="Segoe UI" w:cs="Segoe UI"/>
                  <w:sz w:val="18"/>
                  <w:szCs w:val="18"/>
                </w:rPr>
                <w:t>San Jose 1</w:t>
              </w:r>
            </w:ins>
          </w:p>
        </w:tc>
      </w:tr>
      <w:tr w:rsidR="00834C9B" w:rsidRPr="00DF1A2F" w14:paraId="37365CBA" w14:textId="77777777" w:rsidTr="002F76F4">
        <w:trPr>
          <w:ins w:id="1346" w:author="Kitase" w:date="2015-07-25T05:39:00Z"/>
        </w:trPr>
        <w:tc>
          <w:tcPr>
            <w:tcW w:w="1975" w:type="dxa"/>
            <w:shd w:val="clear" w:color="auto" w:fill="E6E6E6"/>
            <w:tcPrChange w:id="1347" w:author="Kitase" w:date="2015-07-26T07:09:00Z">
              <w:tcPr>
                <w:tcW w:w="1786" w:type="dxa"/>
                <w:shd w:val="clear" w:color="auto" w:fill="E6E6E6"/>
              </w:tcPr>
            </w:tcPrChange>
          </w:tcPr>
          <w:p w14:paraId="4117D470" w14:textId="77777777" w:rsidR="00834C9B" w:rsidRPr="00DF1A2F" w:rsidRDefault="00834C9B" w:rsidP="006764FB">
            <w:pPr>
              <w:spacing w:line="300" w:lineRule="exact"/>
              <w:rPr>
                <w:ins w:id="1348" w:author="Kitase" w:date="2015-07-25T05:39:00Z"/>
                <w:rFonts w:ascii="Segoe UI" w:eastAsia="Meiryo UI" w:hAnsi="Segoe UI" w:cs="Segoe UI"/>
                <w:sz w:val="18"/>
                <w:szCs w:val="18"/>
              </w:rPr>
            </w:pPr>
            <w:ins w:id="1349" w:author="Kitase" w:date="2015-07-25T05:39:00Z">
              <w:r w:rsidRPr="00DF1A2F">
                <w:rPr>
                  <w:rFonts w:ascii="Segoe UI" w:eastAsia="Meiryo UI" w:hAnsi="Segoe UI" w:cs="Segoe UI"/>
                  <w:sz w:val="18"/>
                  <w:szCs w:val="18"/>
                </w:rPr>
                <w:t>Operating System</w:t>
              </w:r>
            </w:ins>
          </w:p>
        </w:tc>
        <w:tc>
          <w:tcPr>
            <w:tcW w:w="7075" w:type="dxa"/>
            <w:shd w:val="clear" w:color="auto" w:fill="E6E6E6"/>
            <w:tcPrChange w:id="1350" w:author="Kitase" w:date="2015-07-26T07:09:00Z">
              <w:tcPr>
                <w:tcW w:w="7500" w:type="dxa"/>
                <w:gridSpan w:val="2"/>
                <w:shd w:val="clear" w:color="auto" w:fill="E6E6E6"/>
              </w:tcPr>
            </w:tcPrChange>
          </w:tcPr>
          <w:p w14:paraId="4A3D92D2" w14:textId="77777777" w:rsidR="00834C9B" w:rsidRPr="00DF1A2F" w:rsidRDefault="00834C9B" w:rsidP="006764FB">
            <w:pPr>
              <w:spacing w:line="300" w:lineRule="exact"/>
              <w:rPr>
                <w:ins w:id="1351" w:author="Kitase" w:date="2015-07-25T05:39:00Z"/>
                <w:rFonts w:ascii="Segoe UI" w:eastAsia="Meiryo UI" w:hAnsi="Segoe UI" w:cs="Segoe UI"/>
                <w:sz w:val="18"/>
                <w:szCs w:val="18"/>
              </w:rPr>
            </w:pPr>
            <w:ins w:id="1352" w:author="Kitase" w:date="2015-07-25T05:39:00Z">
              <w:r w:rsidRPr="00DF1A2F">
                <w:rPr>
                  <w:rFonts w:ascii="Segoe UI" w:eastAsia="Meiryo UI" w:hAnsi="Segoe UI" w:cs="Segoe UI"/>
                  <w:sz w:val="18"/>
                  <w:szCs w:val="18"/>
                </w:rPr>
                <w:t>CentOS 6.x - Minimal Install (64 bit)</w:t>
              </w:r>
            </w:ins>
          </w:p>
        </w:tc>
      </w:tr>
      <w:tr w:rsidR="00834C9B" w:rsidRPr="00DF1A2F" w14:paraId="77CC51DD" w14:textId="77777777" w:rsidTr="002F76F4">
        <w:trPr>
          <w:ins w:id="1353" w:author="Kitase" w:date="2015-07-25T05:39:00Z"/>
        </w:trPr>
        <w:tc>
          <w:tcPr>
            <w:tcW w:w="1975" w:type="dxa"/>
            <w:shd w:val="clear" w:color="auto" w:fill="E6E6E6"/>
            <w:tcPrChange w:id="1354" w:author="Kitase" w:date="2015-07-26T07:09:00Z">
              <w:tcPr>
                <w:tcW w:w="1786" w:type="dxa"/>
                <w:shd w:val="clear" w:color="auto" w:fill="E6E6E6"/>
              </w:tcPr>
            </w:tcPrChange>
          </w:tcPr>
          <w:p w14:paraId="3B902EA0" w14:textId="77777777" w:rsidR="00834C9B" w:rsidRPr="00DF1A2F" w:rsidRDefault="00834C9B" w:rsidP="006764FB">
            <w:pPr>
              <w:spacing w:line="300" w:lineRule="exact"/>
              <w:rPr>
                <w:ins w:id="1355" w:author="Kitase" w:date="2015-07-25T05:39:00Z"/>
                <w:rFonts w:ascii="Segoe UI" w:eastAsia="Meiryo UI" w:hAnsi="Segoe UI" w:cs="Segoe UI"/>
                <w:sz w:val="18"/>
                <w:szCs w:val="18"/>
              </w:rPr>
            </w:pPr>
            <w:ins w:id="1356" w:author="Kitase" w:date="2015-07-25T05:39:00Z">
              <w:r w:rsidRPr="00DF1A2F">
                <w:rPr>
                  <w:rFonts w:ascii="Segoe UI" w:eastAsia="Meiryo UI" w:hAnsi="Segoe UI" w:cs="Segoe UI"/>
                  <w:sz w:val="18"/>
                  <w:szCs w:val="18"/>
                </w:rPr>
                <w:t>Advanced Monitoring</w:t>
              </w:r>
            </w:ins>
          </w:p>
        </w:tc>
        <w:tc>
          <w:tcPr>
            <w:tcW w:w="7075" w:type="dxa"/>
            <w:shd w:val="clear" w:color="auto" w:fill="E6E6E6"/>
            <w:tcPrChange w:id="1357" w:author="Kitase" w:date="2015-07-26T07:09:00Z">
              <w:tcPr>
                <w:tcW w:w="7500" w:type="dxa"/>
                <w:gridSpan w:val="2"/>
                <w:shd w:val="clear" w:color="auto" w:fill="E6E6E6"/>
              </w:tcPr>
            </w:tcPrChange>
          </w:tcPr>
          <w:p w14:paraId="25598EE9" w14:textId="77777777" w:rsidR="00834C9B" w:rsidRPr="00DF1A2F" w:rsidRDefault="00834C9B" w:rsidP="006764FB">
            <w:pPr>
              <w:spacing w:line="300" w:lineRule="exact"/>
              <w:rPr>
                <w:ins w:id="1358" w:author="Kitase" w:date="2015-07-25T05:39:00Z"/>
                <w:rFonts w:ascii="Segoe UI" w:eastAsia="Meiryo UI" w:hAnsi="Segoe UI" w:cs="Segoe UI"/>
                <w:sz w:val="18"/>
                <w:szCs w:val="18"/>
              </w:rPr>
            </w:pPr>
            <w:ins w:id="1359" w:author="Kitase" w:date="2015-07-25T05:39:00Z">
              <w:r w:rsidRPr="00DF1A2F">
                <w:rPr>
                  <w:rFonts w:ascii="Segoe UI" w:eastAsia="Meiryo UI" w:hAnsi="Segoe UI" w:cs="Segoe UI"/>
                  <w:sz w:val="18"/>
                  <w:szCs w:val="18"/>
                </w:rPr>
                <w:t>None</w:t>
              </w:r>
            </w:ins>
          </w:p>
        </w:tc>
      </w:tr>
      <w:tr w:rsidR="00834C9B" w:rsidRPr="00DF1A2F" w14:paraId="3CCAB8A6" w14:textId="77777777" w:rsidTr="002F76F4">
        <w:trPr>
          <w:ins w:id="1360" w:author="Kitase" w:date="2015-07-25T05:39:00Z"/>
        </w:trPr>
        <w:tc>
          <w:tcPr>
            <w:tcW w:w="1975" w:type="dxa"/>
            <w:shd w:val="clear" w:color="auto" w:fill="E6E6E6"/>
            <w:tcPrChange w:id="1361" w:author="Kitase" w:date="2015-07-26T07:09:00Z">
              <w:tcPr>
                <w:tcW w:w="1786" w:type="dxa"/>
                <w:shd w:val="clear" w:color="auto" w:fill="E6E6E6"/>
              </w:tcPr>
            </w:tcPrChange>
          </w:tcPr>
          <w:p w14:paraId="746D8797" w14:textId="77777777" w:rsidR="00834C9B" w:rsidRPr="00DF1A2F" w:rsidRDefault="00834C9B" w:rsidP="006764FB">
            <w:pPr>
              <w:spacing w:line="300" w:lineRule="exact"/>
              <w:rPr>
                <w:ins w:id="1362" w:author="Kitase" w:date="2015-07-25T05:39:00Z"/>
                <w:rFonts w:ascii="Segoe UI" w:eastAsia="Meiryo UI" w:hAnsi="Segoe UI" w:cs="Segoe UI"/>
                <w:sz w:val="18"/>
                <w:szCs w:val="18"/>
              </w:rPr>
            </w:pPr>
            <w:ins w:id="1363" w:author="Kitase" w:date="2015-07-25T05:39:00Z">
              <w:r w:rsidRPr="00DF1A2F">
                <w:rPr>
                  <w:rFonts w:ascii="Segoe UI" w:eastAsia="Meiryo UI" w:hAnsi="Segoe UI" w:cs="Segoe UI"/>
                  <w:sz w:val="18"/>
                  <w:szCs w:val="18"/>
                </w:rPr>
                <w:t>Hardware &amp; Software Firewalls</w:t>
              </w:r>
            </w:ins>
          </w:p>
        </w:tc>
        <w:tc>
          <w:tcPr>
            <w:tcW w:w="7075" w:type="dxa"/>
            <w:shd w:val="clear" w:color="auto" w:fill="E6E6E6"/>
            <w:tcPrChange w:id="1364" w:author="Kitase" w:date="2015-07-26T07:09:00Z">
              <w:tcPr>
                <w:tcW w:w="7500" w:type="dxa"/>
                <w:gridSpan w:val="2"/>
                <w:shd w:val="clear" w:color="auto" w:fill="E6E6E6"/>
              </w:tcPr>
            </w:tcPrChange>
          </w:tcPr>
          <w:p w14:paraId="28F792E2" w14:textId="77777777" w:rsidR="00834C9B" w:rsidRPr="00DF1A2F" w:rsidRDefault="00834C9B" w:rsidP="006764FB">
            <w:pPr>
              <w:spacing w:line="300" w:lineRule="exact"/>
              <w:rPr>
                <w:ins w:id="1365" w:author="Kitase" w:date="2015-07-25T05:39:00Z"/>
                <w:rFonts w:ascii="Segoe UI" w:eastAsia="Meiryo UI" w:hAnsi="Segoe UI" w:cs="Segoe UI"/>
                <w:sz w:val="18"/>
                <w:szCs w:val="18"/>
              </w:rPr>
            </w:pPr>
            <w:ins w:id="1366" w:author="Kitase" w:date="2015-07-25T05:39:00Z">
              <w:r w:rsidRPr="00DF1A2F">
                <w:rPr>
                  <w:rFonts w:ascii="Segoe UI" w:eastAsia="Meiryo UI" w:hAnsi="Segoe UI" w:cs="Segoe UI"/>
                  <w:sz w:val="18"/>
                  <w:szCs w:val="18"/>
                </w:rPr>
                <w:t>None</w:t>
              </w:r>
            </w:ins>
          </w:p>
        </w:tc>
      </w:tr>
      <w:tr w:rsidR="00834C9B" w:rsidRPr="00DF1A2F" w14:paraId="7A537429" w14:textId="77777777" w:rsidTr="002F76F4">
        <w:trPr>
          <w:ins w:id="1367" w:author="Kitase" w:date="2015-07-25T05:39:00Z"/>
        </w:trPr>
        <w:tc>
          <w:tcPr>
            <w:tcW w:w="1975" w:type="dxa"/>
            <w:shd w:val="clear" w:color="auto" w:fill="E6E6E6"/>
            <w:tcPrChange w:id="1368" w:author="Kitase" w:date="2015-07-26T07:09:00Z">
              <w:tcPr>
                <w:tcW w:w="1786" w:type="dxa"/>
                <w:shd w:val="clear" w:color="auto" w:fill="E6E6E6"/>
              </w:tcPr>
            </w:tcPrChange>
          </w:tcPr>
          <w:p w14:paraId="481A9C42" w14:textId="77777777" w:rsidR="00834C9B" w:rsidRPr="00DF1A2F" w:rsidRDefault="00834C9B" w:rsidP="006764FB">
            <w:pPr>
              <w:spacing w:line="300" w:lineRule="exact"/>
              <w:rPr>
                <w:ins w:id="1369" w:author="Kitase" w:date="2015-07-25T05:39:00Z"/>
                <w:rFonts w:ascii="Segoe UI" w:eastAsia="Meiryo UI" w:hAnsi="Segoe UI" w:cs="Segoe UI"/>
                <w:sz w:val="18"/>
                <w:szCs w:val="18"/>
              </w:rPr>
            </w:pPr>
            <w:ins w:id="1370" w:author="Kitase" w:date="2015-07-25T05:39:00Z">
              <w:r w:rsidRPr="00DF1A2F">
                <w:rPr>
                  <w:rFonts w:ascii="Segoe UI" w:eastAsia="Meiryo UI" w:hAnsi="Segoe UI" w:cs="Segoe UI"/>
                  <w:sz w:val="18"/>
                  <w:szCs w:val="18"/>
                </w:rPr>
                <w:t>Monitoring</w:t>
              </w:r>
            </w:ins>
          </w:p>
        </w:tc>
        <w:tc>
          <w:tcPr>
            <w:tcW w:w="7075" w:type="dxa"/>
            <w:shd w:val="clear" w:color="auto" w:fill="E6E6E6"/>
            <w:tcPrChange w:id="1371" w:author="Kitase" w:date="2015-07-26T07:09:00Z">
              <w:tcPr>
                <w:tcW w:w="7500" w:type="dxa"/>
                <w:gridSpan w:val="2"/>
                <w:shd w:val="clear" w:color="auto" w:fill="E6E6E6"/>
              </w:tcPr>
            </w:tcPrChange>
          </w:tcPr>
          <w:p w14:paraId="3FE975A8" w14:textId="77777777" w:rsidR="00834C9B" w:rsidRPr="00DF1A2F" w:rsidRDefault="00834C9B" w:rsidP="006764FB">
            <w:pPr>
              <w:spacing w:line="300" w:lineRule="exact"/>
              <w:rPr>
                <w:ins w:id="1372" w:author="Kitase" w:date="2015-07-25T05:39:00Z"/>
                <w:rFonts w:ascii="Segoe UI" w:eastAsia="Meiryo UI" w:hAnsi="Segoe UI" w:cs="Segoe UI"/>
                <w:sz w:val="18"/>
                <w:szCs w:val="18"/>
              </w:rPr>
            </w:pPr>
            <w:ins w:id="1373" w:author="Kitase" w:date="2015-07-25T05:39:00Z">
              <w:r w:rsidRPr="00DF1A2F">
                <w:rPr>
                  <w:rFonts w:ascii="Segoe UI" w:eastAsia="Meiryo UI" w:hAnsi="Segoe UI" w:cs="Segoe UI"/>
                  <w:sz w:val="18"/>
                  <w:szCs w:val="18"/>
                </w:rPr>
                <w:t>Host Ping</w:t>
              </w:r>
            </w:ins>
          </w:p>
        </w:tc>
      </w:tr>
      <w:tr w:rsidR="00834C9B" w:rsidRPr="00DF1A2F" w14:paraId="095E9594" w14:textId="77777777" w:rsidTr="002F76F4">
        <w:trPr>
          <w:ins w:id="1374" w:author="Kitase" w:date="2015-07-25T05:39:00Z"/>
        </w:trPr>
        <w:tc>
          <w:tcPr>
            <w:tcW w:w="1975" w:type="dxa"/>
            <w:shd w:val="clear" w:color="auto" w:fill="E6E6E6"/>
            <w:tcPrChange w:id="1375" w:author="Kitase" w:date="2015-07-26T07:09:00Z">
              <w:tcPr>
                <w:tcW w:w="1786" w:type="dxa"/>
                <w:shd w:val="clear" w:color="auto" w:fill="E6E6E6"/>
              </w:tcPr>
            </w:tcPrChange>
          </w:tcPr>
          <w:p w14:paraId="6E9C49B2" w14:textId="77777777" w:rsidR="00834C9B" w:rsidRPr="00DF1A2F" w:rsidRDefault="00834C9B" w:rsidP="006764FB">
            <w:pPr>
              <w:spacing w:line="300" w:lineRule="exact"/>
              <w:rPr>
                <w:ins w:id="1376" w:author="Kitase" w:date="2015-07-25T05:39:00Z"/>
                <w:rFonts w:ascii="Segoe UI" w:eastAsia="Meiryo UI" w:hAnsi="Segoe UI" w:cs="Segoe UI"/>
                <w:sz w:val="18"/>
                <w:szCs w:val="18"/>
              </w:rPr>
            </w:pPr>
            <w:ins w:id="1377" w:author="Kitase" w:date="2015-07-25T05:39:00Z">
              <w:r w:rsidRPr="00DF1A2F">
                <w:rPr>
                  <w:rFonts w:ascii="Segoe UI" w:eastAsia="Meiryo UI" w:hAnsi="Segoe UI" w:cs="Segoe UI"/>
                  <w:sz w:val="18"/>
                  <w:szCs w:val="18"/>
                </w:rPr>
                <w:t>Response</w:t>
              </w:r>
            </w:ins>
          </w:p>
        </w:tc>
        <w:tc>
          <w:tcPr>
            <w:tcW w:w="7075" w:type="dxa"/>
            <w:shd w:val="clear" w:color="auto" w:fill="E6E6E6"/>
            <w:tcPrChange w:id="1378" w:author="Kitase" w:date="2015-07-26T07:09:00Z">
              <w:tcPr>
                <w:tcW w:w="7500" w:type="dxa"/>
                <w:gridSpan w:val="2"/>
                <w:shd w:val="clear" w:color="auto" w:fill="E6E6E6"/>
              </w:tcPr>
            </w:tcPrChange>
          </w:tcPr>
          <w:p w14:paraId="7CC414CA" w14:textId="77777777" w:rsidR="00834C9B" w:rsidRPr="00DF1A2F" w:rsidRDefault="00834C9B" w:rsidP="006764FB">
            <w:pPr>
              <w:spacing w:line="300" w:lineRule="exact"/>
              <w:rPr>
                <w:ins w:id="1379" w:author="Kitase" w:date="2015-07-25T05:39:00Z"/>
                <w:rFonts w:ascii="Segoe UI" w:eastAsia="Meiryo UI" w:hAnsi="Segoe UI" w:cs="Segoe UI"/>
                <w:sz w:val="18"/>
                <w:szCs w:val="18"/>
              </w:rPr>
            </w:pPr>
            <w:ins w:id="1380" w:author="Kitase" w:date="2015-07-25T05:39:00Z">
              <w:r w:rsidRPr="00DF1A2F">
                <w:rPr>
                  <w:rFonts w:ascii="Segoe UI" w:eastAsia="Meiryo UI" w:hAnsi="Segoe UI" w:cs="Segoe UI"/>
                  <w:sz w:val="18"/>
                  <w:szCs w:val="18"/>
                </w:rPr>
                <w:t>Automated Notification</w:t>
              </w:r>
            </w:ins>
          </w:p>
        </w:tc>
      </w:tr>
      <w:tr w:rsidR="00834C9B" w:rsidRPr="00DF1A2F" w14:paraId="0453E4C5" w14:textId="77777777" w:rsidTr="002F76F4">
        <w:trPr>
          <w:ins w:id="1381" w:author="Kitase" w:date="2015-07-25T05:39:00Z"/>
        </w:trPr>
        <w:tc>
          <w:tcPr>
            <w:tcW w:w="1975" w:type="dxa"/>
            <w:shd w:val="clear" w:color="auto" w:fill="E6E6E6"/>
            <w:tcPrChange w:id="1382" w:author="Kitase" w:date="2015-07-26T07:09:00Z">
              <w:tcPr>
                <w:tcW w:w="1786" w:type="dxa"/>
                <w:shd w:val="clear" w:color="auto" w:fill="E6E6E6"/>
              </w:tcPr>
            </w:tcPrChange>
          </w:tcPr>
          <w:p w14:paraId="0C9CFC8D" w14:textId="77777777" w:rsidR="00834C9B" w:rsidRPr="00DF1A2F" w:rsidRDefault="00834C9B" w:rsidP="006764FB">
            <w:pPr>
              <w:spacing w:line="300" w:lineRule="exact"/>
              <w:rPr>
                <w:ins w:id="1383" w:author="Kitase" w:date="2015-07-25T05:39:00Z"/>
                <w:rFonts w:ascii="Segoe UI" w:eastAsia="Meiryo UI" w:hAnsi="Segoe UI" w:cs="Segoe UI"/>
                <w:sz w:val="18"/>
                <w:szCs w:val="18"/>
              </w:rPr>
            </w:pPr>
            <w:ins w:id="1384" w:author="Kitase" w:date="2015-07-25T05:39:00Z">
              <w:r w:rsidRPr="00DF1A2F">
                <w:rPr>
                  <w:rFonts w:ascii="Segoe UI" w:eastAsia="Meiryo UI" w:hAnsi="Segoe UI" w:cs="Segoe UI"/>
                  <w:sz w:val="18"/>
                  <w:szCs w:val="18"/>
                </w:rPr>
                <w:t>Provisioning Scripts</w:t>
              </w:r>
            </w:ins>
          </w:p>
          <w:p w14:paraId="7D916005" w14:textId="77777777" w:rsidR="00834C9B" w:rsidRPr="00DF1A2F" w:rsidRDefault="00834C9B" w:rsidP="006764FB">
            <w:pPr>
              <w:spacing w:line="300" w:lineRule="exact"/>
              <w:rPr>
                <w:ins w:id="1385" w:author="Kitase" w:date="2015-07-25T05:39:00Z"/>
                <w:rFonts w:ascii="Segoe UI" w:eastAsia="Meiryo UI" w:hAnsi="Segoe UI" w:cs="Segoe UI"/>
                <w:sz w:val="18"/>
                <w:szCs w:val="18"/>
              </w:rPr>
            </w:pPr>
            <w:ins w:id="1386" w:author="Kitase" w:date="2015-07-25T05:39:00Z">
              <w:r w:rsidRPr="00DF1A2F">
                <w:rPr>
                  <w:rFonts w:ascii="Segoe UI" w:eastAsia="Meiryo UI" w:hAnsi="Segoe UI" w:cs="Segoe UI"/>
                  <w:sz w:val="18"/>
                  <w:szCs w:val="18"/>
                </w:rPr>
                <w:t>Existing Script:</w:t>
              </w:r>
            </w:ins>
          </w:p>
          <w:p w14:paraId="4D1DA5DD" w14:textId="77777777" w:rsidR="00834C9B" w:rsidRPr="00DF1A2F" w:rsidRDefault="00834C9B" w:rsidP="006764FB">
            <w:pPr>
              <w:spacing w:line="300" w:lineRule="exact"/>
              <w:rPr>
                <w:ins w:id="1387" w:author="Kitase" w:date="2015-07-25T05:39:00Z"/>
                <w:rFonts w:ascii="Segoe UI" w:eastAsia="Meiryo UI" w:hAnsi="Segoe UI" w:cs="Segoe UI"/>
                <w:sz w:val="18"/>
                <w:szCs w:val="18"/>
              </w:rPr>
            </w:pPr>
            <w:ins w:id="1388" w:author="Kitase" w:date="2015-07-25T05:39:00Z">
              <w:r w:rsidRPr="00DF1A2F">
                <w:rPr>
                  <w:rFonts w:ascii="Segoe UI" w:eastAsia="Meiryo UI" w:hAnsi="Segoe UI" w:cs="Segoe UI"/>
                  <w:sz w:val="18"/>
                  <w:szCs w:val="18"/>
                </w:rPr>
                <w:t>URL 1:</w:t>
              </w:r>
            </w:ins>
          </w:p>
        </w:tc>
        <w:tc>
          <w:tcPr>
            <w:tcW w:w="7075" w:type="dxa"/>
            <w:shd w:val="clear" w:color="auto" w:fill="E6E6E6"/>
            <w:tcPrChange w:id="1389" w:author="Kitase" w:date="2015-07-26T07:09:00Z">
              <w:tcPr>
                <w:tcW w:w="7500" w:type="dxa"/>
                <w:gridSpan w:val="2"/>
                <w:shd w:val="clear" w:color="auto" w:fill="E6E6E6"/>
              </w:tcPr>
            </w:tcPrChange>
          </w:tcPr>
          <w:p w14:paraId="0570E77B" w14:textId="77777777" w:rsidR="00834C9B" w:rsidRPr="00DF1A2F" w:rsidRDefault="00834C9B" w:rsidP="006764FB">
            <w:pPr>
              <w:spacing w:line="300" w:lineRule="exact"/>
              <w:rPr>
                <w:ins w:id="1390" w:author="Kitase" w:date="2015-07-25T05:39:00Z"/>
                <w:rFonts w:ascii="Segoe UI" w:eastAsia="Meiryo UI" w:hAnsi="Segoe UI" w:cs="Segoe UI"/>
                <w:sz w:val="18"/>
                <w:szCs w:val="18"/>
              </w:rPr>
            </w:pPr>
          </w:p>
          <w:p w14:paraId="576D0524" w14:textId="77777777" w:rsidR="00834C9B" w:rsidRPr="00DF1A2F" w:rsidRDefault="00834C9B" w:rsidP="006764FB">
            <w:pPr>
              <w:spacing w:line="300" w:lineRule="exact"/>
              <w:rPr>
                <w:ins w:id="1391" w:author="Kitase" w:date="2015-07-25T05:39:00Z"/>
                <w:rFonts w:ascii="Segoe UI" w:eastAsia="Meiryo UI" w:hAnsi="Segoe UI" w:cs="Segoe UI"/>
                <w:sz w:val="18"/>
                <w:szCs w:val="18"/>
              </w:rPr>
            </w:pPr>
            <w:ins w:id="1392" w:author="Kitase" w:date="2015-07-25T05:39:00Z">
              <w:r w:rsidRPr="00DF1A2F">
                <w:rPr>
                  <w:rFonts w:ascii="Segoe UI" w:eastAsia="Meiryo UI" w:hAnsi="Segoe UI" w:cs="Segoe UI"/>
                  <w:sz w:val="18"/>
                  <w:szCs w:val="18"/>
                </w:rPr>
                <w:t>(new URL)</w:t>
              </w:r>
            </w:ins>
          </w:p>
          <w:p w14:paraId="0C6B1D68" w14:textId="15E6625B" w:rsidR="00834C9B" w:rsidRPr="00DF1A2F" w:rsidRDefault="007C7EE7" w:rsidP="006764FB">
            <w:pPr>
              <w:spacing w:line="300" w:lineRule="exact"/>
              <w:rPr>
                <w:ins w:id="1393" w:author="Kitase" w:date="2015-07-25T05:39:00Z"/>
                <w:rFonts w:ascii="Segoe UI" w:eastAsia="Meiryo UI" w:hAnsi="Segoe UI" w:cs="Segoe UI"/>
                <w:sz w:val="18"/>
                <w:szCs w:val="18"/>
              </w:rPr>
            </w:pPr>
            <w:ins w:id="1394" w:author="Kitase" w:date="2015-07-26T16:21:00Z">
              <w:r w:rsidRPr="00DF1A2F">
                <w:rPr>
                  <w:rFonts w:ascii="Segoe UI" w:eastAsia="Meiryo UI" w:hAnsi="Segoe UI" w:cs="Segoe UI"/>
                  <w:sz w:val="20"/>
                  <w:szCs w:val="20"/>
                </w:rPr>
                <w:t>https://raw.githubusercontent.com/kkitase/handson/master/backweb_nginx.sh</w:t>
              </w:r>
            </w:ins>
          </w:p>
        </w:tc>
      </w:tr>
      <w:tr w:rsidR="00DA097B" w:rsidRPr="00DF1A2F" w14:paraId="77F62AC6" w14:textId="77777777" w:rsidTr="002F76F4">
        <w:trPr>
          <w:ins w:id="1395" w:author="Kitase" w:date="2015-07-26T14:08:00Z"/>
        </w:trPr>
        <w:tc>
          <w:tcPr>
            <w:tcW w:w="1975" w:type="dxa"/>
            <w:shd w:val="clear" w:color="auto" w:fill="E6E6E6"/>
          </w:tcPr>
          <w:p w14:paraId="5A863B6C" w14:textId="6A4EBE14" w:rsidR="00DA097B" w:rsidRPr="00DF1A2F" w:rsidRDefault="00DA097B" w:rsidP="006764FB">
            <w:pPr>
              <w:spacing w:line="300" w:lineRule="exact"/>
              <w:rPr>
                <w:ins w:id="1396" w:author="Kitase" w:date="2015-07-26T14:08:00Z"/>
                <w:rFonts w:ascii="Segoe UI" w:eastAsia="Meiryo UI" w:hAnsi="Segoe UI" w:cs="Segoe UI"/>
                <w:sz w:val="18"/>
                <w:szCs w:val="18"/>
              </w:rPr>
            </w:pPr>
            <w:ins w:id="1397" w:author="Kitase" w:date="2015-07-26T14:08:00Z">
              <w:r w:rsidRPr="00DF1A2F">
                <w:rPr>
                  <w:rFonts w:ascii="Segoe UI" w:eastAsia="Meiryo UI" w:hAnsi="Segoe UI" w:cs="Segoe UI"/>
                  <w:sz w:val="18"/>
                  <w:szCs w:val="18"/>
                </w:rPr>
                <w:t>SSH Key</w:t>
              </w:r>
            </w:ins>
          </w:p>
        </w:tc>
        <w:tc>
          <w:tcPr>
            <w:tcW w:w="7075" w:type="dxa"/>
            <w:shd w:val="clear" w:color="auto" w:fill="E6E6E6"/>
          </w:tcPr>
          <w:p w14:paraId="6AA285DC" w14:textId="07FBAFAE" w:rsidR="00DA097B" w:rsidRPr="00DF1A2F" w:rsidRDefault="00DA097B" w:rsidP="006764FB">
            <w:pPr>
              <w:spacing w:line="300" w:lineRule="exact"/>
              <w:rPr>
                <w:ins w:id="1398" w:author="Kitase" w:date="2015-07-26T14:08:00Z"/>
                <w:rFonts w:ascii="Segoe UI" w:eastAsia="Meiryo UI" w:hAnsi="Segoe UI" w:cs="Segoe UI"/>
                <w:sz w:val="18"/>
                <w:szCs w:val="18"/>
              </w:rPr>
            </w:pPr>
            <w:ins w:id="1399" w:author="Kitase" w:date="2015-07-26T14:08:00Z">
              <w:r w:rsidRPr="00DF1A2F">
                <w:rPr>
                  <w:rFonts w:ascii="Segoe UI" w:eastAsia="Meiryo UI" w:hAnsi="Segoe UI" w:cs="Segoe UI" w:hint="eastAsia"/>
                  <w:sz w:val="18"/>
                  <w:szCs w:val="18"/>
                </w:rPr>
                <w:t>登録した</w:t>
              </w:r>
              <w:r w:rsidRPr="00DF1A2F">
                <w:rPr>
                  <w:rFonts w:ascii="Segoe UI" w:eastAsia="Meiryo UI" w:hAnsi="Segoe UI" w:cs="Segoe UI"/>
                  <w:sz w:val="18"/>
                  <w:szCs w:val="18"/>
                </w:rPr>
                <w:t>SSH key</w:t>
              </w:r>
              <w:r w:rsidRPr="00DF1A2F">
                <w:rPr>
                  <w:rFonts w:ascii="Segoe UI" w:eastAsia="Meiryo UI" w:hAnsi="Segoe UI" w:cs="Segoe UI" w:hint="eastAsia"/>
                  <w:sz w:val="18"/>
                  <w:szCs w:val="18"/>
                </w:rPr>
                <w:t>のラベルを選択</w:t>
              </w:r>
              <w:r w:rsidRPr="00DF1A2F">
                <w:rPr>
                  <w:rFonts w:ascii="Segoe UI" w:eastAsia="Meiryo UI" w:hAnsi="Segoe UI" w:cs="Segoe UI"/>
                  <w:sz w:val="18"/>
                  <w:szCs w:val="18"/>
                </w:rPr>
                <w:t xml:space="preserve"> </w:t>
              </w:r>
              <w:r w:rsidRPr="00DF1A2F">
                <w:rPr>
                  <w:rFonts w:ascii="Segoe UI" w:eastAsia="Meiryo UI" w:hAnsi="Segoe UI" w:cs="Segoe UI" w:hint="eastAsia"/>
                  <w:sz w:val="18"/>
                  <w:szCs w:val="18"/>
                </w:rPr>
                <w:t>例</w:t>
              </w:r>
              <w:r w:rsidRPr="00DF1A2F">
                <w:rPr>
                  <w:rFonts w:ascii="Segoe UI" w:eastAsia="Meiryo UI" w:hAnsi="Segoe UI" w:cs="Segoe UI"/>
                  <w:sz w:val="18"/>
                  <w:szCs w:val="18"/>
                </w:rPr>
                <w:t>: student1031</w:t>
              </w:r>
            </w:ins>
          </w:p>
        </w:tc>
      </w:tr>
      <w:tr w:rsidR="00834C9B" w:rsidRPr="00DF1A2F" w14:paraId="60CB50B9" w14:textId="77777777" w:rsidTr="002F76F4">
        <w:trPr>
          <w:ins w:id="1400" w:author="Kitase" w:date="2015-07-25T05:39:00Z"/>
        </w:trPr>
        <w:tc>
          <w:tcPr>
            <w:tcW w:w="1975" w:type="dxa"/>
            <w:shd w:val="clear" w:color="auto" w:fill="E6E6E6"/>
            <w:tcPrChange w:id="1401" w:author="Kitase" w:date="2015-07-26T07:09:00Z">
              <w:tcPr>
                <w:tcW w:w="1786" w:type="dxa"/>
                <w:shd w:val="clear" w:color="auto" w:fill="E6E6E6"/>
              </w:tcPr>
            </w:tcPrChange>
          </w:tcPr>
          <w:p w14:paraId="217BFFB5" w14:textId="5A97ACC5" w:rsidR="00834C9B" w:rsidRPr="00DF1A2F" w:rsidRDefault="00834C9B" w:rsidP="006764FB">
            <w:pPr>
              <w:spacing w:line="300" w:lineRule="exact"/>
              <w:rPr>
                <w:ins w:id="1402" w:author="Kitase" w:date="2015-07-25T05:39:00Z"/>
                <w:rFonts w:ascii="Segoe UI" w:eastAsia="Meiryo UI" w:hAnsi="Segoe UI" w:cs="Segoe UI"/>
                <w:sz w:val="18"/>
                <w:szCs w:val="18"/>
              </w:rPr>
            </w:pPr>
            <w:ins w:id="1403" w:author="Kitase" w:date="2015-07-25T05:39:00Z">
              <w:r w:rsidRPr="00DF1A2F">
                <w:rPr>
                  <w:rFonts w:ascii="Segoe UI" w:eastAsia="Meiryo UI" w:hAnsi="Segoe UI" w:cs="Segoe UI"/>
                  <w:sz w:val="18"/>
                  <w:szCs w:val="18"/>
                </w:rPr>
                <w:t>Host Name</w:t>
              </w:r>
            </w:ins>
          </w:p>
        </w:tc>
        <w:tc>
          <w:tcPr>
            <w:tcW w:w="7075" w:type="dxa"/>
            <w:shd w:val="clear" w:color="auto" w:fill="E6E6E6"/>
            <w:tcPrChange w:id="1404" w:author="Kitase" w:date="2015-07-26T07:09:00Z">
              <w:tcPr>
                <w:tcW w:w="7500" w:type="dxa"/>
                <w:gridSpan w:val="2"/>
                <w:shd w:val="clear" w:color="auto" w:fill="E6E6E6"/>
              </w:tcPr>
            </w:tcPrChange>
          </w:tcPr>
          <w:p w14:paraId="2D0D87B0" w14:textId="77777777" w:rsidR="00834C9B" w:rsidRPr="00DF1A2F" w:rsidRDefault="00834C9B" w:rsidP="006764FB">
            <w:pPr>
              <w:spacing w:line="300" w:lineRule="exact"/>
              <w:rPr>
                <w:ins w:id="1405" w:author="Kitase" w:date="2015-07-25T05:39:00Z"/>
                <w:rFonts w:ascii="Segoe UI" w:eastAsia="Meiryo UI" w:hAnsi="Segoe UI" w:cs="Segoe UI"/>
                <w:sz w:val="18"/>
                <w:szCs w:val="18"/>
              </w:rPr>
            </w:pPr>
            <w:ins w:id="1406" w:author="Kitase" w:date="2015-07-25T05:39:00Z">
              <w:r w:rsidRPr="00DF1A2F">
                <w:rPr>
                  <w:rFonts w:ascii="Segoe UI" w:eastAsia="Meiryo UI" w:hAnsi="Segoe UI" w:cs="Segoe UI" w:hint="eastAsia"/>
                  <w:sz w:val="18"/>
                  <w:szCs w:val="18"/>
                </w:rPr>
                <w:t>ご自身のアカウントを利用している方</w:t>
              </w:r>
              <w:r w:rsidRPr="00DF1A2F">
                <w:rPr>
                  <w:rFonts w:ascii="Segoe UI" w:eastAsia="Meiryo UI" w:hAnsi="Segoe UI" w:cs="Segoe UI"/>
                  <w:sz w:val="18"/>
                  <w:szCs w:val="18"/>
                </w:rPr>
                <w:t xml:space="preserve">: </w:t>
              </w:r>
              <w:r w:rsidRPr="00DF1A2F">
                <w:rPr>
                  <w:rFonts w:ascii="Segoe UI" w:eastAsia="Meiryo UI" w:hAnsi="Segoe UI" w:cs="Segoe UI" w:hint="eastAsia"/>
                  <w:sz w:val="18"/>
                  <w:szCs w:val="18"/>
                </w:rPr>
                <w:t>任意</w:t>
              </w:r>
            </w:ins>
          </w:p>
          <w:p w14:paraId="7B1B48F8" w14:textId="77777777" w:rsidR="00834C9B" w:rsidRPr="00DF1A2F" w:rsidRDefault="00834C9B" w:rsidP="00EB6158">
            <w:pPr>
              <w:spacing w:line="300" w:lineRule="exact"/>
              <w:rPr>
                <w:ins w:id="1407" w:author="Kitase" w:date="2015-07-25T05:39:00Z"/>
                <w:rFonts w:ascii="Segoe UI" w:eastAsia="Meiryo UI" w:hAnsi="Segoe UI" w:cs="Segoe UI"/>
                <w:b/>
                <w:sz w:val="18"/>
                <w:szCs w:val="18"/>
              </w:rPr>
            </w:pPr>
            <w:ins w:id="1408" w:author="Kitase" w:date="2015-07-25T05:39:00Z">
              <w:r w:rsidRPr="00DF1A2F">
                <w:rPr>
                  <w:rFonts w:ascii="Segoe UI" w:eastAsia="Meiryo UI" w:hAnsi="Segoe UI" w:cs="Segoe UI"/>
                  <w:b/>
                  <w:sz w:val="18"/>
                  <w:szCs w:val="18"/>
                </w:rPr>
                <w:t>IBM</w:t>
              </w:r>
              <w:r w:rsidRPr="00DF1A2F">
                <w:rPr>
                  <w:rFonts w:ascii="Segoe UI" w:eastAsia="Meiryo UI" w:hAnsi="Segoe UI" w:cs="Segoe UI" w:hint="eastAsia"/>
                  <w:b/>
                  <w:sz w:val="18"/>
                  <w:szCs w:val="18"/>
                </w:rPr>
                <w:t>から貸与したアカウントを利用している方</w:t>
              </w:r>
              <w:r w:rsidRPr="00DF1A2F">
                <w:rPr>
                  <w:rFonts w:ascii="Segoe UI" w:eastAsia="Meiryo UI" w:hAnsi="Segoe UI" w:cs="Segoe UI"/>
                  <w:b/>
                  <w:sz w:val="18"/>
                  <w:szCs w:val="18"/>
                </w:rPr>
                <w:t xml:space="preserve">: </w:t>
              </w:r>
              <w:r w:rsidRPr="00DF1A2F">
                <w:rPr>
                  <w:rFonts w:ascii="Segoe UI" w:eastAsia="Meiryo UI" w:hAnsi="Segoe UI" w:cs="Segoe UI" w:hint="eastAsia"/>
                  <w:b/>
                  <w:sz w:val="18"/>
                  <w:szCs w:val="18"/>
                </w:rPr>
                <w:t>アカウント名</w:t>
              </w:r>
              <w:r w:rsidRPr="00DF1A2F">
                <w:rPr>
                  <w:rFonts w:ascii="Segoe UI" w:eastAsia="Meiryo UI" w:hAnsi="Segoe UI" w:cs="Segoe UI"/>
                  <w:b/>
                  <w:sz w:val="18"/>
                  <w:szCs w:val="18"/>
                </w:rPr>
                <w:t>-</w:t>
              </w:r>
            </w:ins>
            <w:ins w:id="1409" w:author="Kitase" w:date="2015-07-25T05:40:00Z">
              <w:r w:rsidRPr="00DF1A2F">
                <w:rPr>
                  <w:rFonts w:ascii="Segoe UI" w:eastAsia="Meiryo UI" w:hAnsi="Segoe UI" w:cs="Segoe UI"/>
                  <w:b/>
                  <w:sz w:val="18"/>
                  <w:szCs w:val="18"/>
                </w:rPr>
                <w:t>wordpress1</w:t>
              </w:r>
            </w:ins>
          </w:p>
        </w:tc>
      </w:tr>
      <w:tr w:rsidR="00834C9B" w:rsidRPr="00DF1A2F" w14:paraId="7F5BC824" w14:textId="77777777" w:rsidTr="002F76F4">
        <w:trPr>
          <w:ins w:id="1410" w:author="Kitase" w:date="2015-07-25T05:39:00Z"/>
        </w:trPr>
        <w:tc>
          <w:tcPr>
            <w:tcW w:w="1975" w:type="dxa"/>
            <w:shd w:val="clear" w:color="auto" w:fill="E6E6E6"/>
            <w:tcPrChange w:id="1411" w:author="Kitase" w:date="2015-07-26T07:09:00Z">
              <w:tcPr>
                <w:tcW w:w="1786" w:type="dxa"/>
                <w:shd w:val="clear" w:color="auto" w:fill="E6E6E6"/>
              </w:tcPr>
            </w:tcPrChange>
          </w:tcPr>
          <w:p w14:paraId="72E4A225" w14:textId="77777777" w:rsidR="00834C9B" w:rsidRPr="00DF1A2F" w:rsidRDefault="00834C9B" w:rsidP="006764FB">
            <w:pPr>
              <w:spacing w:line="300" w:lineRule="exact"/>
              <w:rPr>
                <w:ins w:id="1412" w:author="Kitase" w:date="2015-07-25T05:39:00Z"/>
                <w:rFonts w:ascii="Segoe UI" w:eastAsia="Meiryo UI" w:hAnsi="Segoe UI" w:cs="Segoe UI"/>
                <w:sz w:val="18"/>
                <w:szCs w:val="18"/>
              </w:rPr>
            </w:pPr>
            <w:ins w:id="1413" w:author="Kitase" w:date="2015-07-25T05:39:00Z">
              <w:r w:rsidRPr="00DF1A2F">
                <w:rPr>
                  <w:rFonts w:ascii="Segoe UI" w:eastAsia="Meiryo UI" w:hAnsi="Segoe UI" w:cs="Segoe UI"/>
                  <w:sz w:val="18"/>
                  <w:szCs w:val="18"/>
                </w:rPr>
                <w:t>Domain Name</w:t>
              </w:r>
            </w:ins>
          </w:p>
        </w:tc>
        <w:tc>
          <w:tcPr>
            <w:tcW w:w="7075" w:type="dxa"/>
            <w:shd w:val="clear" w:color="auto" w:fill="E6E6E6"/>
            <w:tcPrChange w:id="1414" w:author="Kitase" w:date="2015-07-26T07:09:00Z">
              <w:tcPr>
                <w:tcW w:w="7500" w:type="dxa"/>
                <w:gridSpan w:val="2"/>
                <w:shd w:val="clear" w:color="auto" w:fill="E6E6E6"/>
              </w:tcPr>
            </w:tcPrChange>
          </w:tcPr>
          <w:p w14:paraId="482D5695" w14:textId="77777777" w:rsidR="00834C9B" w:rsidRPr="00DF1A2F" w:rsidRDefault="00834C9B" w:rsidP="006764FB">
            <w:pPr>
              <w:spacing w:line="300" w:lineRule="exact"/>
              <w:rPr>
                <w:ins w:id="1415" w:author="Kitase" w:date="2015-07-25T05:39:00Z"/>
                <w:rFonts w:ascii="Segoe UI" w:eastAsia="Meiryo UI" w:hAnsi="Segoe UI" w:cs="Segoe UI"/>
                <w:sz w:val="18"/>
                <w:szCs w:val="18"/>
              </w:rPr>
            </w:pPr>
            <w:ins w:id="1416" w:author="Kitase" w:date="2015-07-25T05:39:00Z">
              <w:r w:rsidRPr="00DF1A2F">
                <w:rPr>
                  <w:rFonts w:ascii="Segoe UI" w:eastAsia="Meiryo UI" w:hAnsi="Segoe UI" w:cs="Segoe UI" w:hint="eastAsia"/>
                  <w:sz w:val="18"/>
                  <w:szCs w:val="18"/>
                </w:rPr>
                <w:t>ご自身のアカウントを利用している方</w:t>
              </w:r>
              <w:r w:rsidRPr="00DF1A2F">
                <w:rPr>
                  <w:rFonts w:ascii="Segoe UI" w:eastAsia="Meiryo UI" w:hAnsi="Segoe UI" w:cs="Segoe UI"/>
                  <w:sz w:val="18"/>
                  <w:szCs w:val="18"/>
                </w:rPr>
                <w:t xml:space="preserve">: </w:t>
              </w:r>
              <w:r w:rsidRPr="00DF1A2F">
                <w:rPr>
                  <w:rFonts w:ascii="Segoe UI" w:eastAsia="Meiryo UI" w:hAnsi="Segoe UI" w:cs="Segoe UI" w:hint="eastAsia"/>
                  <w:sz w:val="18"/>
                  <w:szCs w:val="18"/>
                </w:rPr>
                <w:t>任意</w:t>
              </w:r>
            </w:ins>
          </w:p>
          <w:p w14:paraId="0E5F76C3" w14:textId="77777777" w:rsidR="00834C9B" w:rsidRPr="00DF1A2F" w:rsidRDefault="00834C9B" w:rsidP="006764FB">
            <w:pPr>
              <w:spacing w:line="300" w:lineRule="exact"/>
              <w:rPr>
                <w:ins w:id="1417" w:author="Kitase" w:date="2015-07-25T05:39:00Z"/>
                <w:rFonts w:ascii="Segoe UI" w:eastAsia="Meiryo UI" w:hAnsi="Segoe UI" w:cs="Segoe UI"/>
                <w:b/>
                <w:sz w:val="18"/>
                <w:szCs w:val="18"/>
              </w:rPr>
            </w:pPr>
            <w:ins w:id="1418" w:author="Kitase" w:date="2015-07-25T05:39:00Z">
              <w:r w:rsidRPr="00DF1A2F">
                <w:rPr>
                  <w:rFonts w:ascii="Segoe UI" w:eastAsia="Meiryo UI" w:hAnsi="Segoe UI" w:cs="Segoe UI"/>
                  <w:b/>
                  <w:sz w:val="18"/>
                  <w:szCs w:val="18"/>
                </w:rPr>
                <w:t>IBM</w:t>
              </w:r>
              <w:r w:rsidRPr="00DF1A2F">
                <w:rPr>
                  <w:rFonts w:ascii="Segoe UI" w:eastAsia="Meiryo UI" w:hAnsi="Segoe UI" w:cs="Segoe UI" w:hint="eastAsia"/>
                  <w:b/>
                  <w:sz w:val="18"/>
                  <w:szCs w:val="18"/>
                </w:rPr>
                <w:t>から貸与したアカウントを利用している方</w:t>
              </w:r>
              <w:r w:rsidRPr="00DF1A2F">
                <w:rPr>
                  <w:rFonts w:ascii="Segoe UI" w:eastAsia="Meiryo UI" w:hAnsi="Segoe UI" w:cs="Segoe UI"/>
                  <w:b/>
                  <w:sz w:val="18"/>
                  <w:szCs w:val="18"/>
                </w:rPr>
                <w:t>: handson.jp</w:t>
              </w:r>
            </w:ins>
          </w:p>
        </w:tc>
      </w:tr>
    </w:tbl>
    <w:p w14:paraId="7F19FAD8" w14:textId="77777777" w:rsidR="00834C9B" w:rsidRPr="00DF1A2F" w:rsidRDefault="004B646E">
      <w:pPr>
        <w:rPr>
          <w:ins w:id="1419" w:author="Kitase" w:date="2015-07-25T05:39:00Z"/>
          <w:rFonts w:ascii="Segoe UI" w:eastAsia="Meiryo UI" w:hAnsi="Segoe UI" w:cs="Segoe UI"/>
          <w:sz w:val="20"/>
          <w:szCs w:val="20"/>
        </w:rPr>
        <w:pPrChange w:id="1420" w:author="Kitase" w:date="2015-07-25T06:42:00Z">
          <w:pPr>
            <w:numPr>
              <w:numId w:val="28"/>
            </w:numPr>
            <w:tabs>
              <w:tab w:val="num" w:pos="360"/>
            </w:tabs>
            <w:ind w:left="360" w:hanging="360"/>
          </w:pPr>
        </w:pPrChange>
      </w:pPr>
      <w:ins w:id="1421" w:author="Kitase" w:date="2015-07-25T06:42:00Z">
        <w:r w:rsidRPr="00DF1A2F">
          <w:rPr>
            <w:rFonts w:ascii="ＭＳ ゴシック" w:eastAsia="Meiryo UI" w:hAnsi="ＭＳ ゴシック" w:cs="ＭＳ ゴシック" w:hint="eastAsia"/>
            <w:sz w:val="20"/>
            <w:szCs w:val="20"/>
            <w:rPrChange w:id="1422" w:author="Kitase" w:date="2015-07-26T16:23:00Z">
              <w:rPr>
                <w:rFonts w:ascii="Segoe UI" w:eastAsia="Meiryo UI" w:hAnsi="Segoe UI" w:cs="Segoe UI" w:hint="eastAsia"/>
                <w:sz w:val="20"/>
                <w:szCs w:val="20"/>
              </w:rPr>
            </w:rPrChange>
          </w:rPr>
          <w:t>※</w:t>
        </w:r>
      </w:ins>
      <w:ins w:id="1423" w:author="Kitase" w:date="2015-07-25T05:39:00Z">
        <w:r w:rsidR="00834C9B" w:rsidRPr="00DF1A2F">
          <w:rPr>
            <w:rFonts w:ascii="Segoe UI" w:eastAsia="Meiryo UI" w:hAnsi="Segoe UI" w:cs="Segoe UI" w:hint="eastAsia"/>
            <w:sz w:val="20"/>
            <w:szCs w:val="20"/>
          </w:rPr>
          <w:t>他はデフォルト設定、講師から何か指定がある場合はそちらに従ってください。</w:t>
        </w:r>
      </w:ins>
    </w:p>
    <w:p w14:paraId="22B934B8" w14:textId="77777777" w:rsidR="00660ED2" w:rsidRPr="00DF1A2F" w:rsidRDefault="00660ED2" w:rsidP="00660ED2">
      <w:pPr>
        <w:rPr>
          <w:ins w:id="1424" w:author="Kitase" w:date="2015-07-25T05:39:00Z"/>
          <w:rFonts w:ascii="Segoe UI" w:eastAsia="Meiryo UI" w:hAnsi="Segoe UI" w:cs="Segoe UI"/>
        </w:rPr>
      </w:pPr>
    </w:p>
    <w:p w14:paraId="36284140" w14:textId="77777777" w:rsidR="00834C9B" w:rsidRPr="00DF1A2F" w:rsidDel="00834C9B" w:rsidRDefault="00834C9B" w:rsidP="00660ED2">
      <w:pPr>
        <w:rPr>
          <w:del w:id="1425" w:author="Kitase" w:date="2015-07-25T05:40:00Z"/>
          <w:rFonts w:ascii="Segoe UI" w:eastAsia="Meiryo UI" w:hAnsi="Segoe UI" w:cs="Segoe UI"/>
        </w:rPr>
      </w:pPr>
    </w:p>
    <w:p w14:paraId="415BF5E3" w14:textId="77777777" w:rsidR="008A7AAB" w:rsidRPr="00DF1A2F" w:rsidRDefault="008A7AAB" w:rsidP="00660ED2">
      <w:pPr>
        <w:rPr>
          <w:rFonts w:ascii="Segoe UI" w:eastAsia="Meiryo UI" w:hAnsi="Segoe UI" w:cs="Segoe UI"/>
        </w:rPr>
      </w:pPr>
      <w:r w:rsidRPr="00DF1A2F">
        <w:rPr>
          <w:rFonts w:ascii="Segoe UI" w:eastAsia="Meiryo UI" w:hAnsi="Segoe UI" w:cs="Segoe UI"/>
        </w:rPr>
        <w:t>Provisioning Script</w:t>
      </w:r>
      <w:r w:rsidRPr="00DF1A2F">
        <w:rPr>
          <w:rFonts w:ascii="Segoe UI" w:eastAsia="Meiryo UI" w:hAnsi="Segoe UI" w:cs="Segoe UI" w:hint="eastAsia"/>
        </w:rPr>
        <w:t>では以下の設定を自動で行います。</w:t>
      </w:r>
    </w:p>
    <w:p w14:paraId="7FF4E3CC" w14:textId="77777777" w:rsidR="008A7AAB" w:rsidRPr="00DF1A2F" w:rsidRDefault="008A7AAB" w:rsidP="008A7AAB">
      <w:pPr>
        <w:numPr>
          <w:ilvl w:val="0"/>
          <w:numId w:val="36"/>
        </w:numPr>
        <w:rPr>
          <w:rFonts w:ascii="Segoe UI" w:eastAsia="Meiryo UI" w:hAnsi="Segoe UI" w:cs="Segoe UI"/>
        </w:rPr>
      </w:pPr>
      <w:r w:rsidRPr="00DF1A2F">
        <w:rPr>
          <w:rFonts w:ascii="Segoe UI" w:eastAsia="Meiryo UI" w:hAnsi="Segoe UI" w:cs="Segoe UI"/>
        </w:rPr>
        <w:t>Zabbix</w:t>
      </w:r>
      <w:r w:rsidRPr="00DF1A2F">
        <w:rPr>
          <w:rFonts w:ascii="Segoe UI" w:eastAsia="Meiryo UI" w:hAnsi="Segoe UI" w:cs="Segoe UI" w:hint="eastAsia"/>
        </w:rPr>
        <w:t>エージェントの自動インストール</w:t>
      </w:r>
    </w:p>
    <w:p w14:paraId="70D3FD3F" w14:textId="77777777" w:rsidR="008A7AAB" w:rsidRPr="00DF1A2F" w:rsidRDefault="008A7AAB" w:rsidP="008A7AAB">
      <w:pPr>
        <w:numPr>
          <w:ilvl w:val="0"/>
          <w:numId w:val="36"/>
        </w:numPr>
        <w:rPr>
          <w:rFonts w:ascii="Segoe UI" w:eastAsia="Meiryo UI" w:hAnsi="Segoe UI" w:cs="Segoe UI"/>
        </w:rPr>
      </w:pPr>
      <w:del w:id="1426" w:author="Kitase" w:date="2015-07-25T05:18:00Z">
        <w:r w:rsidRPr="00DF1A2F" w:rsidDel="00730126">
          <w:rPr>
            <w:rFonts w:ascii="Segoe UI" w:eastAsia="Meiryo UI" w:hAnsi="Segoe UI" w:cs="Segoe UI"/>
          </w:rPr>
          <w:delText>Wordpress</w:delText>
        </w:r>
      </w:del>
      <w:ins w:id="1427" w:author="Kitase" w:date="2015-07-25T05:18:00Z">
        <w:r w:rsidR="00730126" w:rsidRPr="00DF1A2F">
          <w:rPr>
            <w:rFonts w:ascii="Segoe UI" w:eastAsia="Meiryo UI" w:hAnsi="Segoe UI" w:cs="Segoe UI"/>
          </w:rPr>
          <w:t>WordPress</w:t>
        </w:r>
      </w:ins>
      <w:r w:rsidRPr="00DF1A2F">
        <w:rPr>
          <w:rFonts w:ascii="Segoe UI" w:eastAsia="Meiryo UI" w:hAnsi="Segoe UI" w:cs="Segoe UI" w:hint="eastAsia"/>
        </w:rPr>
        <w:t>の自動インストールと</w:t>
      </w:r>
      <w:ins w:id="1428" w:author="Kitase" w:date="2015-07-25T04:48:00Z">
        <w:r w:rsidR="00594172" w:rsidRPr="00DF1A2F">
          <w:rPr>
            <w:rFonts w:ascii="Segoe UI" w:eastAsia="Meiryo UI" w:hAnsi="Segoe UI" w:cs="Segoe UI"/>
          </w:rPr>
          <w:t>N</w:t>
        </w:r>
      </w:ins>
      <w:del w:id="1429" w:author="Kitase" w:date="2015-07-25T04:48:00Z">
        <w:r w:rsidR="000F1EED" w:rsidRPr="00DF1A2F" w:rsidDel="00594172">
          <w:rPr>
            <w:rFonts w:ascii="Segoe UI" w:eastAsia="Meiryo UI" w:hAnsi="Segoe UI" w:cs="Segoe UI"/>
          </w:rPr>
          <w:delText>n</w:delText>
        </w:r>
      </w:del>
      <w:r w:rsidR="000F1EED" w:rsidRPr="00DF1A2F">
        <w:rPr>
          <w:rFonts w:ascii="Segoe UI" w:eastAsia="Meiryo UI" w:hAnsi="Segoe UI" w:cs="Segoe UI"/>
        </w:rPr>
        <w:t>ginx</w:t>
      </w:r>
      <w:r w:rsidRPr="00DF1A2F">
        <w:rPr>
          <w:rFonts w:ascii="Segoe UI" w:eastAsia="Meiryo UI" w:hAnsi="Segoe UI" w:cs="Segoe UI" w:hint="eastAsia"/>
        </w:rPr>
        <w:t>の自動設定</w:t>
      </w:r>
    </w:p>
    <w:p w14:paraId="0FA748B5" w14:textId="77777777" w:rsidR="008A7AAB" w:rsidRPr="00DF1A2F" w:rsidRDefault="008A7AAB" w:rsidP="008A7AAB">
      <w:pPr>
        <w:numPr>
          <w:ilvl w:val="0"/>
          <w:numId w:val="36"/>
        </w:numPr>
        <w:rPr>
          <w:rFonts w:ascii="Segoe UI" w:eastAsia="Meiryo UI" w:hAnsi="Segoe UI" w:cs="Segoe UI"/>
        </w:rPr>
      </w:pPr>
      <w:del w:id="1430" w:author="Kitase" w:date="2015-07-25T05:18:00Z">
        <w:r w:rsidRPr="00DF1A2F" w:rsidDel="00730126">
          <w:rPr>
            <w:rFonts w:ascii="Segoe UI" w:eastAsia="Meiryo UI" w:hAnsi="Segoe UI" w:cs="Segoe UI"/>
          </w:rPr>
          <w:delText>Wordpress</w:delText>
        </w:r>
      </w:del>
      <w:ins w:id="1431" w:author="Kitase" w:date="2015-07-25T05:18:00Z">
        <w:r w:rsidR="00730126" w:rsidRPr="00DF1A2F">
          <w:rPr>
            <w:rFonts w:ascii="Segoe UI" w:eastAsia="Meiryo UI" w:hAnsi="Segoe UI" w:cs="Segoe UI"/>
          </w:rPr>
          <w:t>WordPress</w:t>
        </w:r>
      </w:ins>
      <w:r w:rsidRPr="00DF1A2F">
        <w:rPr>
          <w:rFonts w:ascii="Segoe UI" w:eastAsia="Meiryo UI" w:hAnsi="Segoe UI" w:cs="Segoe UI" w:hint="eastAsia"/>
        </w:rPr>
        <w:t>用データベースの情報設定</w:t>
      </w:r>
    </w:p>
    <w:p w14:paraId="1F9D141C" w14:textId="77777777" w:rsidR="008A7AAB" w:rsidRPr="00DF1A2F" w:rsidDel="009F4B89" w:rsidRDefault="00E24B34" w:rsidP="008A7AAB">
      <w:pPr>
        <w:rPr>
          <w:del w:id="1432" w:author="Kitase" w:date="2015-07-26T06:43:00Z"/>
          <w:rFonts w:ascii="Segoe UI" w:eastAsia="Meiryo UI" w:hAnsi="Segoe UI" w:cs="Segoe UI"/>
        </w:rPr>
      </w:pPr>
      <w:del w:id="1433" w:author="Kitase" w:date="2015-07-25T05:18:00Z">
        <w:r w:rsidRPr="00DF1A2F" w:rsidDel="00730126">
          <w:rPr>
            <w:rFonts w:ascii="Segoe UI" w:eastAsia="Meiryo UI" w:hAnsi="Segoe UI" w:cs="Segoe UI"/>
          </w:rPr>
          <w:delText>Wordpress</w:delText>
        </w:r>
      </w:del>
      <w:ins w:id="1434" w:author="Kitase" w:date="2015-07-25T05:18:00Z">
        <w:r w:rsidR="00730126" w:rsidRPr="00DF1A2F">
          <w:rPr>
            <w:rFonts w:ascii="Segoe UI" w:eastAsia="Meiryo UI" w:hAnsi="Segoe UI" w:cs="Segoe UI"/>
          </w:rPr>
          <w:t>WordPress</w:t>
        </w:r>
      </w:ins>
      <w:r w:rsidRPr="00DF1A2F">
        <w:rPr>
          <w:rFonts w:ascii="Segoe UI" w:eastAsia="Meiryo UI" w:hAnsi="Segoe UI" w:cs="Segoe UI" w:hint="eastAsia"/>
        </w:rPr>
        <w:t>サーバの</w:t>
      </w:r>
      <w:r w:rsidRPr="00DF1A2F">
        <w:rPr>
          <w:rFonts w:ascii="Segoe UI" w:eastAsia="Meiryo UI" w:hAnsi="Segoe UI" w:cs="Segoe UI"/>
        </w:rPr>
        <w:t>Provisioning Script</w:t>
      </w:r>
      <w:r w:rsidRPr="00DF1A2F">
        <w:rPr>
          <w:rFonts w:ascii="Segoe UI" w:eastAsia="Meiryo UI" w:hAnsi="Segoe UI" w:cs="Segoe UI" w:hint="eastAsia"/>
        </w:rPr>
        <w:t>では、</w:t>
      </w:r>
      <w:del w:id="1435" w:author="Kitase" w:date="2015-07-25T05:18:00Z">
        <w:r w:rsidRPr="00DF1A2F" w:rsidDel="00730126">
          <w:rPr>
            <w:rFonts w:ascii="Segoe UI" w:eastAsia="Meiryo UI" w:hAnsi="Segoe UI" w:cs="Segoe UI"/>
          </w:rPr>
          <w:delText>Wordpress</w:delText>
        </w:r>
      </w:del>
      <w:ins w:id="1436" w:author="Kitase" w:date="2015-07-25T05:18:00Z">
        <w:r w:rsidR="00730126" w:rsidRPr="00DF1A2F">
          <w:rPr>
            <w:rFonts w:ascii="Segoe UI" w:eastAsia="Meiryo UI" w:hAnsi="Segoe UI" w:cs="Segoe UI"/>
          </w:rPr>
          <w:t>WordPress</w:t>
        </w:r>
      </w:ins>
      <w:r w:rsidRPr="00DF1A2F">
        <w:rPr>
          <w:rFonts w:ascii="Segoe UI" w:eastAsia="Meiryo UI" w:hAnsi="Segoe UI" w:cs="Segoe UI" w:hint="eastAsia"/>
        </w:rPr>
        <w:t>を構成するために必要なほぼすべての設定が自動化されていますが、</w:t>
      </w:r>
      <w:r w:rsidRPr="00DF1A2F">
        <w:rPr>
          <w:rFonts w:ascii="Segoe UI" w:eastAsia="Meiryo UI" w:hAnsi="Segoe UI" w:cs="Segoe UI"/>
        </w:rPr>
        <w:t>DB</w:t>
      </w:r>
      <w:r w:rsidRPr="00DF1A2F">
        <w:rPr>
          <w:rFonts w:ascii="Segoe UI" w:eastAsia="Meiryo UI" w:hAnsi="Segoe UI" w:cs="Segoe UI" w:hint="eastAsia"/>
        </w:rPr>
        <w:t>サーバの設定だけは自分で変更する必要があります。</w:t>
      </w:r>
      <w:r w:rsidRPr="00DF1A2F">
        <w:rPr>
          <w:rFonts w:ascii="Segoe UI" w:eastAsia="Meiryo UI" w:hAnsi="Segoe UI" w:cs="Segoe UI"/>
        </w:rPr>
        <w:t>5.2</w:t>
      </w:r>
      <w:r w:rsidRPr="00DF1A2F">
        <w:rPr>
          <w:rFonts w:ascii="Segoe UI" w:eastAsia="Meiryo UI" w:hAnsi="Segoe UI" w:cs="Segoe UI" w:hint="eastAsia"/>
        </w:rPr>
        <w:t>で注文したバックエンド</w:t>
      </w:r>
      <w:r w:rsidRPr="00DF1A2F">
        <w:rPr>
          <w:rFonts w:ascii="Segoe UI" w:eastAsia="Meiryo UI" w:hAnsi="Segoe UI" w:cs="Segoe UI"/>
        </w:rPr>
        <w:t>DB</w:t>
      </w:r>
      <w:r w:rsidRPr="00DF1A2F">
        <w:rPr>
          <w:rFonts w:ascii="Segoe UI" w:eastAsia="Meiryo UI" w:hAnsi="Segoe UI" w:cs="Segoe UI" w:hint="eastAsia"/>
        </w:rPr>
        <w:t>サーバの</w:t>
      </w:r>
      <w:r w:rsidRPr="00DF1A2F">
        <w:rPr>
          <w:rFonts w:ascii="Segoe UI" w:eastAsia="Meiryo UI" w:hAnsi="Segoe UI" w:cs="Segoe UI"/>
        </w:rPr>
        <w:t>Private IP Address</w:t>
      </w:r>
      <w:r w:rsidRPr="00DF1A2F">
        <w:rPr>
          <w:rFonts w:ascii="Segoe UI" w:eastAsia="Meiryo UI" w:hAnsi="Segoe UI" w:cs="Segoe UI" w:hint="eastAsia"/>
        </w:rPr>
        <w:t>を確認し、</w:t>
      </w:r>
      <w:del w:id="1437" w:author="Kitase" w:date="2015-07-25T05:18:00Z">
        <w:r w:rsidRPr="00DF1A2F" w:rsidDel="00730126">
          <w:rPr>
            <w:rFonts w:ascii="Segoe UI" w:eastAsia="Meiryo UI" w:hAnsi="Segoe UI" w:cs="Segoe UI"/>
          </w:rPr>
          <w:delText>Wordpress</w:delText>
        </w:r>
      </w:del>
      <w:ins w:id="1438" w:author="Kitase" w:date="2015-07-25T05:18:00Z">
        <w:r w:rsidR="00730126" w:rsidRPr="00DF1A2F">
          <w:rPr>
            <w:rFonts w:ascii="Segoe UI" w:eastAsia="Meiryo UI" w:hAnsi="Segoe UI" w:cs="Segoe UI"/>
          </w:rPr>
          <w:t>WordPress</w:t>
        </w:r>
      </w:ins>
      <w:r w:rsidRPr="00DF1A2F">
        <w:rPr>
          <w:rFonts w:ascii="Segoe UI" w:eastAsia="Meiryo UI" w:hAnsi="Segoe UI" w:cs="Segoe UI" w:hint="eastAsia"/>
        </w:rPr>
        <w:t>の設定ファイルに変更を加えましょう。</w:t>
      </w:r>
    </w:p>
    <w:p w14:paraId="68192D2B" w14:textId="79A27BB4" w:rsidR="00E24B34" w:rsidRPr="00DF1A2F" w:rsidRDefault="00E24B34" w:rsidP="00E24B34">
      <w:pPr>
        <w:rPr>
          <w:rFonts w:ascii="Segoe UI" w:eastAsia="Meiryo UI"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50"/>
      </w:tblGrid>
      <w:tr w:rsidR="00E24B34" w:rsidRPr="00DF1A2F" w14:paraId="2EC63652" w14:textId="77777777" w:rsidTr="00EA2D68">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28E6B0E6" w14:textId="77777777" w:rsidR="00E24B34" w:rsidRPr="00DF1A2F" w:rsidRDefault="00E24B34" w:rsidP="00E24B34">
            <w:pPr>
              <w:spacing w:line="300" w:lineRule="exact"/>
              <w:rPr>
                <w:rFonts w:ascii="Segoe UI" w:eastAsia="Meiryo UI" w:hAnsi="Segoe UI" w:cs="Segoe UI"/>
                <w:kern w:val="0"/>
              </w:rPr>
            </w:pPr>
            <w:r w:rsidRPr="00DF1A2F">
              <w:rPr>
                <w:rFonts w:ascii="Segoe UI" w:eastAsia="Meiryo UI" w:hAnsi="Segoe UI" w:cs="Segoe UI"/>
                <w:kern w:val="0"/>
              </w:rPr>
              <w:t>[root@backweb ~]# vi /etc/</w:t>
            </w:r>
            <w:del w:id="1439" w:author="Kitase" w:date="2015-07-25T05:18:00Z">
              <w:r w:rsidRPr="00DF1A2F" w:rsidDel="00730126">
                <w:rPr>
                  <w:rFonts w:ascii="Segoe UI" w:eastAsia="Meiryo UI" w:hAnsi="Segoe UI" w:cs="Segoe UI"/>
                  <w:kern w:val="0"/>
                </w:rPr>
                <w:delText>wordpress</w:delText>
              </w:r>
            </w:del>
            <w:ins w:id="1440" w:author="Kitase" w:date="2015-07-25T05:18:00Z">
              <w:r w:rsidR="00834C9B" w:rsidRPr="00DF1A2F">
                <w:rPr>
                  <w:rFonts w:ascii="Segoe UI" w:eastAsia="Meiryo UI" w:hAnsi="Segoe UI" w:cs="Segoe UI"/>
                  <w:kern w:val="0"/>
                </w:rPr>
                <w:t>wordp</w:t>
              </w:r>
              <w:r w:rsidR="00730126" w:rsidRPr="00DF1A2F">
                <w:rPr>
                  <w:rFonts w:ascii="Segoe UI" w:eastAsia="Meiryo UI" w:hAnsi="Segoe UI" w:cs="Segoe UI"/>
                  <w:kern w:val="0"/>
                </w:rPr>
                <w:t>ress</w:t>
              </w:r>
            </w:ins>
            <w:r w:rsidRPr="00DF1A2F">
              <w:rPr>
                <w:rFonts w:ascii="Segoe UI" w:eastAsia="Meiryo UI" w:hAnsi="Segoe UI" w:cs="Segoe UI"/>
                <w:kern w:val="0"/>
              </w:rPr>
              <w:t>/wp-config.php</w:t>
            </w:r>
          </w:p>
          <w:p w14:paraId="351D3F12" w14:textId="77777777" w:rsidR="00E24B34" w:rsidRPr="00DF1A2F" w:rsidRDefault="00E24B34" w:rsidP="00EA2D68">
            <w:pPr>
              <w:spacing w:line="300" w:lineRule="exact"/>
              <w:rPr>
                <w:rFonts w:ascii="Segoe UI" w:eastAsia="Meiryo UI" w:hAnsi="Segoe UI" w:cs="Segoe UI"/>
                <w:sz w:val="20"/>
                <w:szCs w:val="20"/>
              </w:rPr>
            </w:pPr>
          </w:p>
          <w:p w14:paraId="3E09755F" w14:textId="77777777" w:rsidR="00E24B34" w:rsidRPr="00DF1A2F" w:rsidDel="00C15EE2" w:rsidRDefault="00E24B34" w:rsidP="00E24B34">
            <w:pPr>
              <w:autoSpaceDE w:val="0"/>
              <w:autoSpaceDN w:val="0"/>
              <w:adjustRightInd w:val="0"/>
              <w:jc w:val="left"/>
              <w:rPr>
                <w:del w:id="1441" w:author="Kitase" w:date="2015-07-25T05:57:00Z"/>
                <w:rFonts w:ascii="Segoe UI" w:eastAsia="Meiryo UI" w:hAnsi="Segoe UI" w:cs="Segoe UI"/>
                <w:kern w:val="0"/>
              </w:rPr>
            </w:pPr>
            <w:del w:id="1442" w:author="Kitase" w:date="2015-07-25T05:57:00Z">
              <w:r w:rsidRPr="00DF1A2F" w:rsidDel="00C15EE2">
                <w:rPr>
                  <w:rFonts w:ascii="Segoe UI" w:eastAsia="Meiryo UI" w:hAnsi="Segoe UI" w:cs="Segoe UI"/>
                  <w:kern w:val="0"/>
                </w:rPr>
                <w:delText>/** MySQL hostname */</w:delText>
              </w:r>
            </w:del>
          </w:p>
          <w:p w14:paraId="0BE8A391" w14:textId="77777777" w:rsidR="00E24B34" w:rsidRPr="00DF1A2F" w:rsidDel="00C15EE2" w:rsidRDefault="00E24B34" w:rsidP="00E24B34">
            <w:pPr>
              <w:spacing w:line="300" w:lineRule="exact"/>
              <w:rPr>
                <w:del w:id="1443" w:author="Kitase" w:date="2015-07-25T05:57:00Z"/>
                <w:rFonts w:ascii="Segoe UI" w:eastAsia="Meiryo UI" w:hAnsi="Segoe UI" w:cs="Segoe UI"/>
                <w:kern w:val="0"/>
              </w:rPr>
            </w:pPr>
            <w:del w:id="1444" w:author="Kitase" w:date="2015-07-25T05:57:00Z">
              <w:r w:rsidRPr="00DF1A2F" w:rsidDel="00C15EE2">
                <w:rPr>
                  <w:rFonts w:ascii="Segoe UI" w:eastAsia="Meiryo UI" w:hAnsi="Segoe UI" w:cs="Segoe UI"/>
                  <w:kern w:val="0"/>
                </w:rPr>
                <w:delText>define('DB_HOST', '</w:delText>
              </w:r>
            </w:del>
            <w:del w:id="1445" w:author="Kitase" w:date="2015-07-25T04:49:00Z">
              <w:r w:rsidRPr="00DF1A2F" w:rsidDel="00594172">
                <w:rPr>
                  <w:rFonts w:ascii="Segoe UI" w:eastAsia="Meiryo UI" w:hAnsi="Segoe UI" w:cs="Segoe UI" w:hint="eastAsia"/>
                  <w:kern w:val="0"/>
                </w:rPr>
                <w:delText>ｌ</w:delText>
              </w:r>
            </w:del>
            <w:del w:id="1446" w:author="Kitase" w:date="2015-07-25T05:57:00Z">
              <w:r w:rsidRPr="00DF1A2F" w:rsidDel="00C15EE2">
                <w:rPr>
                  <w:rFonts w:ascii="Segoe UI" w:eastAsia="Meiryo UI" w:hAnsi="Segoe UI" w:cs="Segoe UI"/>
                  <w:kern w:val="0"/>
                </w:rPr>
                <w:delText>ocalhost');</w:delText>
              </w:r>
            </w:del>
          </w:p>
          <w:p w14:paraId="76D7B449" w14:textId="77777777" w:rsidR="00E24B34" w:rsidRPr="00DF1A2F" w:rsidDel="00C15EE2" w:rsidRDefault="00E24B34">
            <w:pPr>
              <w:spacing w:line="300" w:lineRule="exact"/>
              <w:ind w:firstLineChars="500" w:firstLine="1050"/>
              <w:rPr>
                <w:del w:id="1447" w:author="Kitase" w:date="2015-07-25T05:57:00Z"/>
                <w:rFonts w:ascii="Segoe UI" w:eastAsia="Meiryo UI" w:hAnsi="Segoe UI" w:cs="Segoe UI"/>
                <w:kern w:val="0"/>
              </w:rPr>
              <w:pPrChange w:id="1448" w:author="Kitase" w:date="2015-07-25T05:57:00Z">
                <w:pPr>
                  <w:spacing w:line="300" w:lineRule="exact"/>
                </w:pPr>
              </w:pPrChange>
            </w:pPr>
            <w:del w:id="1449" w:author="Kitase" w:date="2015-07-25T05:57:00Z">
              <w:r w:rsidRPr="00DF1A2F" w:rsidDel="00C15EE2">
                <w:rPr>
                  <w:rFonts w:ascii="Segoe UI" w:eastAsia="Meiryo UI" w:hAnsi="Segoe UI" w:cs="Segoe UI" w:hint="eastAsia"/>
                  <w:kern w:val="0"/>
                </w:rPr>
                <w:delText>↓</w:delText>
              </w:r>
            </w:del>
          </w:p>
          <w:p w14:paraId="4C2C40B7" w14:textId="77777777" w:rsidR="00E24B34" w:rsidRPr="00DF1A2F" w:rsidRDefault="00E24B34" w:rsidP="00E24B34">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MySQL hostname */</w:t>
            </w:r>
          </w:p>
          <w:p w14:paraId="58BB9168" w14:textId="10397891" w:rsidR="00B6327E" w:rsidRPr="00DF1A2F" w:rsidRDefault="00E24B34" w:rsidP="00E24B34">
            <w:pPr>
              <w:spacing w:line="300" w:lineRule="exact"/>
              <w:rPr>
                <w:rFonts w:ascii="Segoe UI" w:eastAsia="Meiryo UI" w:hAnsi="Segoe UI" w:cs="Segoe UI"/>
                <w:kern w:val="0"/>
                <w:rPrChange w:id="1450" w:author="Kitase" w:date="2015-07-26T16:23:00Z">
                  <w:rPr>
                    <w:rFonts w:ascii="Segoe UI" w:eastAsia="Meiryo UI" w:hAnsi="Segoe UI" w:cs="Segoe UI"/>
                    <w:sz w:val="20"/>
                    <w:szCs w:val="20"/>
                  </w:rPr>
                </w:rPrChange>
              </w:rPr>
            </w:pPr>
            <w:r w:rsidRPr="00DF1A2F">
              <w:rPr>
                <w:rFonts w:ascii="Segoe UI" w:eastAsia="Meiryo UI" w:hAnsi="Segoe UI" w:cs="Segoe UI"/>
                <w:kern w:val="0"/>
              </w:rPr>
              <w:t>define('DB_HOST', 'DB</w:t>
            </w:r>
            <w:r w:rsidRPr="00DF1A2F">
              <w:rPr>
                <w:rFonts w:ascii="Segoe UI" w:eastAsia="Meiryo UI" w:hAnsi="Segoe UI" w:cs="Segoe UI" w:hint="eastAsia"/>
                <w:kern w:val="0"/>
              </w:rPr>
              <w:t>サーバの</w:t>
            </w:r>
            <w:r w:rsidRPr="00DF1A2F">
              <w:rPr>
                <w:rFonts w:ascii="Segoe UI" w:eastAsia="Meiryo UI" w:hAnsi="Segoe UI" w:cs="Segoe UI"/>
                <w:kern w:val="0"/>
              </w:rPr>
              <w:t>Private IP address');</w:t>
            </w:r>
          </w:p>
        </w:tc>
      </w:tr>
    </w:tbl>
    <w:p w14:paraId="48FF47BE" w14:textId="77777777" w:rsidR="00B6327E" w:rsidRPr="00DF1A2F" w:rsidRDefault="00B6327E" w:rsidP="00B6327E">
      <w:pPr>
        <w:rPr>
          <w:ins w:id="1451" w:author="Kitase" w:date="2015-07-26T06:39:00Z"/>
          <w:rFonts w:ascii="Segoe UI" w:eastAsia="Meiryo UI" w:hAnsi="Segoe UI" w:cs="Segoe UI"/>
        </w:rPr>
      </w:pPr>
    </w:p>
    <w:p w14:paraId="04546985" w14:textId="41283D5E" w:rsidR="00B6327E" w:rsidRPr="00DF1A2F" w:rsidDel="002F76F4" w:rsidRDefault="00B6327E" w:rsidP="00E24B34">
      <w:pPr>
        <w:rPr>
          <w:del w:id="1452" w:author="Kitase" w:date="2015-07-26T07:09:00Z"/>
          <w:rFonts w:ascii="Segoe UI" w:eastAsia="Meiryo UI" w:hAnsi="Segoe UI" w:cs="Segoe UI"/>
        </w:rPr>
      </w:pPr>
    </w:p>
    <w:p w14:paraId="087B4937" w14:textId="77777777" w:rsidR="008D591B" w:rsidRPr="00DF1A2F" w:rsidRDefault="00420A9B" w:rsidP="008D591B">
      <w:pPr>
        <w:rPr>
          <w:rFonts w:ascii="Segoe UI" w:eastAsia="Meiryo UI" w:hAnsi="Segoe UI" w:cs="Segoe UI"/>
        </w:rPr>
      </w:pPr>
      <w:r w:rsidRPr="00DF1A2F">
        <w:rPr>
          <w:rFonts w:ascii="Segoe UI" w:eastAsia="Meiryo UI" w:hAnsi="Segoe UI" w:cs="Segoe UI" w:hint="eastAsia"/>
        </w:rPr>
        <w:t>以上で追加設定は終了です。</w:t>
      </w:r>
      <w:del w:id="1453" w:author="Kitase" w:date="2015-07-25T05:18:00Z">
        <w:r w:rsidRPr="00DF1A2F" w:rsidDel="00730126">
          <w:rPr>
            <w:rFonts w:ascii="Segoe UI" w:eastAsia="Meiryo UI" w:hAnsi="Segoe UI" w:cs="Segoe UI"/>
          </w:rPr>
          <w:delText>Wordpress</w:delText>
        </w:r>
      </w:del>
      <w:ins w:id="1454" w:author="Kitase" w:date="2015-07-25T05:18:00Z">
        <w:r w:rsidR="00730126" w:rsidRPr="00DF1A2F">
          <w:rPr>
            <w:rFonts w:ascii="Segoe UI" w:eastAsia="Meiryo UI" w:hAnsi="Segoe UI" w:cs="Segoe UI"/>
          </w:rPr>
          <w:t>WordPress</w:t>
        </w:r>
      </w:ins>
      <w:r w:rsidRPr="00DF1A2F">
        <w:rPr>
          <w:rFonts w:ascii="Segoe UI" w:eastAsia="Meiryo UI" w:hAnsi="Segoe UI" w:cs="Segoe UI" w:hint="eastAsia"/>
        </w:rPr>
        <w:t>のセットアップに入りましょう。</w:t>
      </w:r>
    </w:p>
    <w:p w14:paraId="7CB47840" w14:textId="2E3F2B00" w:rsidR="002F76F4" w:rsidRPr="00DF1A2F" w:rsidRDefault="002F76F4">
      <w:pPr>
        <w:widowControl/>
        <w:jc w:val="left"/>
        <w:rPr>
          <w:ins w:id="1455" w:author="Kitase" w:date="2015-07-26T07:09:00Z"/>
          <w:rFonts w:ascii="Segoe UI" w:eastAsia="Meiryo UI" w:hAnsi="Segoe UI" w:cs="Segoe UI"/>
        </w:rPr>
      </w:pPr>
      <w:ins w:id="1456" w:author="Kitase" w:date="2015-07-26T07:09:00Z">
        <w:r w:rsidRPr="00DF1A2F">
          <w:rPr>
            <w:rFonts w:ascii="Segoe UI" w:eastAsia="Meiryo UI" w:hAnsi="Segoe UI" w:cs="Segoe UI"/>
          </w:rPr>
          <w:br w:type="page"/>
        </w:r>
      </w:ins>
    </w:p>
    <w:p w14:paraId="48616043" w14:textId="77777777" w:rsidR="008D591B" w:rsidRPr="00DF1A2F" w:rsidRDefault="008D591B" w:rsidP="00660ED2">
      <w:pPr>
        <w:rPr>
          <w:rFonts w:ascii="Segoe UI" w:eastAsia="Meiryo UI" w:hAnsi="Segoe UI" w:cs="Segoe UI"/>
        </w:rPr>
      </w:pPr>
    </w:p>
    <w:p w14:paraId="32763513" w14:textId="5AB6CC32" w:rsidR="008D591B" w:rsidRPr="00DF1A2F" w:rsidDel="002F76F4" w:rsidRDefault="008D591B" w:rsidP="00660ED2">
      <w:pPr>
        <w:rPr>
          <w:del w:id="1457" w:author="Kitase" w:date="2015-07-26T07:09:00Z"/>
          <w:rFonts w:ascii="Segoe UI" w:eastAsia="Meiryo UI" w:hAnsi="Segoe UI" w:cs="Segoe UI"/>
        </w:rPr>
      </w:pPr>
      <w:bookmarkStart w:id="1458" w:name="_Toc425658004"/>
      <w:bookmarkStart w:id="1459" w:name="_Toc425689320"/>
      <w:bookmarkStart w:id="1460" w:name="_Toc425691133"/>
      <w:bookmarkEnd w:id="1458"/>
      <w:bookmarkEnd w:id="1459"/>
      <w:bookmarkEnd w:id="1460"/>
    </w:p>
    <w:p w14:paraId="7BDEDD42" w14:textId="77777777" w:rsidR="008D591B" w:rsidRPr="00DF1A2F" w:rsidRDefault="000659F7" w:rsidP="008D591B">
      <w:pPr>
        <w:pStyle w:val="Heading3"/>
        <w:ind w:right="105"/>
        <w:rPr>
          <w:rFonts w:ascii="Segoe UI" w:eastAsia="Meiryo UI" w:hAnsi="Segoe UI" w:cs="Segoe UI"/>
        </w:rPr>
      </w:pPr>
      <w:del w:id="1461" w:author="Kitase" w:date="2015-07-25T05:18:00Z">
        <w:r w:rsidRPr="00DF1A2F" w:rsidDel="00730126">
          <w:rPr>
            <w:rFonts w:ascii="Segoe UI" w:eastAsia="Meiryo UI" w:hAnsi="Segoe UI" w:cs="Segoe UI"/>
          </w:rPr>
          <w:delText>Wordpress</w:delText>
        </w:r>
      </w:del>
      <w:bookmarkStart w:id="1462" w:name="_Toc425691134"/>
      <w:ins w:id="1463" w:author="Kitase" w:date="2015-07-25T05:18:00Z">
        <w:r w:rsidR="00730126" w:rsidRPr="00DF1A2F">
          <w:rPr>
            <w:rFonts w:ascii="Segoe UI" w:eastAsia="Meiryo UI" w:hAnsi="Segoe UI" w:cs="Segoe UI"/>
          </w:rPr>
          <w:t>WordPress</w:t>
        </w:r>
      </w:ins>
      <w:r w:rsidRPr="00DF1A2F">
        <w:rPr>
          <w:rFonts w:ascii="Segoe UI" w:eastAsia="Meiryo UI" w:hAnsi="Segoe UI" w:cs="Segoe UI" w:hint="eastAsia"/>
        </w:rPr>
        <w:t>のセットアップ</w:t>
      </w:r>
      <w:bookmarkEnd w:id="1462"/>
    </w:p>
    <w:p w14:paraId="2FDB387F" w14:textId="77777777" w:rsidR="008D591B" w:rsidRPr="00DF1A2F" w:rsidRDefault="008D591B" w:rsidP="008D591B">
      <w:pPr>
        <w:rPr>
          <w:rFonts w:ascii="Segoe UI" w:eastAsia="Meiryo UI" w:hAnsi="Segoe UI" w:cs="Segoe UI"/>
        </w:rPr>
      </w:pPr>
      <w:del w:id="1464" w:author="Kitase" w:date="2015-07-25T05:18:00Z">
        <w:r w:rsidRPr="00DF1A2F" w:rsidDel="00730126">
          <w:rPr>
            <w:rFonts w:ascii="Segoe UI" w:eastAsia="Meiryo UI" w:hAnsi="Segoe UI" w:cs="Segoe UI"/>
          </w:rPr>
          <w:delText>Wordpress</w:delText>
        </w:r>
      </w:del>
      <w:ins w:id="1465" w:author="Kitase" w:date="2015-07-25T05:18:00Z">
        <w:r w:rsidR="00730126" w:rsidRPr="00DF1A2F">
          <w:rPr>
            <w:rFonts w:ascii="Segoe UI" w:eastAsia="Meiryo UI" w:hAnsi="Segoe UI" w:cs="Segoe UI"/>
          </w:rPr>
          <w:t>WordPress</w:t>
        </w:r>
      </w:ins>
      <w:r w:rsidRPr="00DF1A2F">
        <w:rPr>
          <w:rFonts w:ascii="Segoe UI" w:eastAsia="Meiryo UI" w:hAnsi="Segoe UI" w:cs="Segoe UI" w:hint="eastAsia"/>
        </w:rPr>
        <w:t>のセットアップは、</w:t>
      </w:r>
      <w:r w:rsidR="0095635A" w:rsidRPr="00DF1A2F">
        <w:rPr>
          <w:rFonts w:ascii="Segoe UI" w:eastAsia="Meiryo UI" w:hAnsi="Segoe UI" w:cs="Segoe UI" w:hint="eastAsia"/>
        </w:rPr>
        <w:t>ブラウザのウィザード越しに行います。</w:t>
      </w:r>
      <w:r w:rsidRPr="00DF1A2F">
        <w:rPr>
          <w:rFonts w:ascii="Segoe UI" w:eastAsia="Meiryo UI" w:hAnsi="Segoe UI" w:cs="Segoe UI" w:hint="eastAsia"/>
        </w:rPr>
        <w:t>ブラウザで以下の</w:t>
      </w:r>
      <w:r w:rsidRPr="00DF1A2F">
        <w:rPr>
          <w:rFonts w:ascii="Segoe UI" w:eastAsia="Meiryo UI" w:hAnsi="Segoe UI" w:cs="Segoe UI"/>
        </w:rPr>
        <w:t>URL</w:t>
      </w:r>
      <w:r w:rsidRPr="00DF1A2F">
        <w:rPr>
          <w:rFonts w:ascii="Segoe UI" w:eastAsia="Meiryo UI" w:hAnsi="Segoe UI" w:cs="Segoe UI" w:hint="eastAsia"/>
        </w:rPr>
        <w:t>を開いてください。</w:t>
      </w:r>
    </w:p>
    <w:p w14:paraId="08131C02" w14:textId="77777777" w:rsidR="008D591B" w:rsidRPr="00DF1A2F" w:rsidRDefault="008D591B" w:rsidP="008D591B">
      <w:pPr>
        <w:rPr>
          <w:rFonts w:ascii="Segoe UI" w:eastAsia="Meiryo UI"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50"/>
      </w:tblGrid>
      <w:tr w:rsidR="008D591B" w:rsidRPr="00DF1A2F" w14:paraId="343B2FE6" w14:textId="77777777" w:rsidTr="00EA2D68">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60263139" w14:textId="77777777" w:rsidR="008D591B" w:rsidRPr="00DF1A2F" w:rsidRDefault="008D591B" w:rsidP="00EA2D68">
            <w:pPr>
              <w:spacing w:line="300" w:lineRule="exact"/>
              <w:rPr>
                <w:rFonts w:ascii="Segoe UI" w:eastAsia="Meiryo UI" w:hAnsi="Segoe UI" w:cs="Segoe UI"/>
                <w:sz w:val="20"/>
                <w:szCs w:val="20"/>
              </w:rPr>
            </w:pPr>
            <w:r w:rsidRPr="00DF1A2F">
              <w:rPr>
                <w:rFonts w:ascii="Segoe UI" w:eastAsia="Meiryo UI" w:hAnsi="Segoe UI" w:cs="Segoe UI"/>
                <w:sz w:val="20"/>
                <w:szCs w:val="20"/>
                <w:rPrChange w:id="1466" w:author="Kitase" w:date="2015-07-26T16:23:00Z">
                  <w:rPr>
                    <w:rFonts w:ascii="Segoe UI" w:eastAsia="Meiryo UI" w:hAnsi="Segoe UI" w:cs="Segoe UI"/>
                    <w:sz w:val="20"/>
                    <w:szCs w:val="20"/>
                  </w:rPr>
                </w:rPrChange>
              </w:rPr>
              <w:fldChar w:fldCharType="begin"/>
            </w:r>
            <w:r w:rsidRPr="00DF1A2F">
              <w:rPr>
                <w:rFonts w:ascii="Segoe UI" w:eastAsia="Meiryo UI" w:hAnsi="Segoe UI" w:cs="Segoe UI"/>
                <w:sz w:val="20"/>
                <w:szCs w:val="20"/>
              </w:rPr>
              <w:instrText xml:space="preserve"> HYPERLINK "http://wordpress" </w:instrText>
            </w:r>
            <w:r w:rsidRPr="00DF1A2F">
              <w:rPr>
                <w:rFonts w:ascii="Segoe UI" w:eastAsia="Meiryo UI" w:hAnsi="Segoe UI" w:cs="Segoe UI"/>
                <w:sz w:val="20"/>
                <w:szCs w:val="20"/>
                <w:rPrChange w:id="1467" w:author="Kitase" w:date="2015-07-26T16:23:00Z">
                  <w:rPr>
                    <w:rFonts w:ascii="Segoe UI" w:eastAsia="Meiryo UI" w:hAnsi="Segoe UI" w:cs="Segoe UI"/>
                    <w:sz w:val="20"/>
                    <w:szCs w:val="20"/>
                  </w:rPr>
                </w:rPrChange>
              </w:rPr>
              <w:fldChar w:fldCharType="separate"/>
            </w:r>
            <w:r w:rsidRPr="00DF1A2F">
              <w:rPr>
                <w:rStyle w:val="Hyperlink"/>
                <w:rFonts w:ascii="Segoe UI" w:eastAsia="Meiryo UI" w:hAnsi="Segoe UI" w:cs="Segoe UI"/>
                <w:sz w:val="20"/>
                <w:szCs w:val="20"/>
              </w:rPr>
              <w:t>http://</w:t>
            </w:r>
            <w:del w:id="1468" w:author="Kitase" w:date="2015-07-25T05:18:00Z">
              <w:r w:rsidRPr="00DF1A2F" w:rsidDel="00730126">
                <w:rPr>
                  <w:rStyle w:val="Hyperlink"/>
                  <w:rFonts w:ascii="Segoe UI" w:eastAsia="Meiryo UI" w:hAnsi="Segoe UI" w:cs="Segoe UI"/>
                  <w:sz w:val="20"/>
                  <w:szCs w:val="20"/>
                </w:rPr>
                <w:delText>wordpress</w:delText>
              </w:r>
            </w:del>
            <w:ins w:id="1469" w:author="Kitase" w:date="2015-07-25T05:18:00Z">
              <w:r w:rsidR="00730126" w:rsidRPr="00DF1A2F">
                <w:rPr>
                  <w:rStyle w:val="Hyperlink"/>
                  <w:rFonts w:ascii="Segoe UI" w:eastAsia="Meiryo UI" w:hAnsi="Segoe UI" w:cs="Segoe UI"/>
                  <w:sz w:val="20"/>
                  <w:szCs w:val="20"/>
                </w:rPr>
                <w:t>WordPress</w:t>
              </w:r>
            </w:ins>
            <w:r w:rsidRPr="00DF1A2F">
              <w:rPr>
                <w:rFonts w:ascii="Segoe UI" w:eastAsia="Meiryo UI" w:hAnsi="Segoe UI" w:cs="Segoe UI"/>
                <w:sz w:val="20"/>
                <w:szCs w:val="20"/>
                <w:rPrChange w:id="1470" w:author="Kitase" w:date="2015-07-26T16:23:00Z">
                  <w:rPr>
                    <w:rFonts w:ascii="Segoe UI" w:eastAsia="Meiryo UI" w:hAnsi="Segoe UI" w:cs="Segoe UI"/>
                    <w:sz w:val="20"/>
                    <w:szCs w:val="20"/>
                  </w:rPr>
                </w:rPrChange>
              </w:rPr>
              <w:fldChar w:fldCharType="end"/>
            </w:r>
            <w:r w:rsidRPr="00DF1A2F">
              <w:rPr>
                <w:rFonts w:ascii="Segoe UI" w:eastAsia="Meiryo UI" w:hAnsi="Segoe UI" w:cs="Segoe UI" w:hint="eastAsia"/>
                <w:sz w:val="20"/>
                <w:szCs w:val="20"/>
              </w:rPr>
              <w:t>サーバの</w:t>
            </w:r>
            <w:r w:rsidR="000F1EED" w:rsidRPr="00DF1A2F">
              <w:rPr>
                <w:rFonts w:ascii="Segoe UI" w:eastAsia="Meiryo UI" w:hAnsi="Segoe UI" w:cs="Segoe UI"/>
                <w:sz w:val="20"/>
                <w:szCs w:val="20"/>
              </w:rPr>
              <w:t>Public IP Address/</w:t>
            </w:r>
          </w:p>
        </w:tc>
      </w:tr>
    </w:tbl>
    <w:p w14:paraId="5DA95C60" w14:textId="77777777" w:rsidR="008D591B" w:rsidRPr="00DF1A2F" w:rsidRDefault="008D591B" w:rsidP="008D591B">
      <w:pPr>
        <w:rPr>
          <w:rFonts w:ascii="Segoe UI" w:eastAsia="Meiryo UI" w:hAnsi="Segoe UI" w:cs="Segoe UI"/>
        </w:rPr>
      </w:pPr>
    </w:p>
    <w:p w14:paraId="4549B633" w14:textId="77777777" w:rsidR="008D591B" w:rsidRPr="00DF1A2F" w:rsidRDefault="008D591B" w:rsidP="008D591B">
      <w:pPr>
        <w:rPr>
          <w:rFonts w:ascii="Segoe UI" w:eastAsia="Meiryo UI" w:hAnsi="Segoe UI" w:cs="Segoe UI"/>
        </w:rPr>
      </w:pPr>
      <w:r w:rsidRPr="00DF1A2F">
        <w:rPr>
          <w:rFonts w:ascii="Segoe UI" w:eastAsia="Meiryo UI" w:hAnsi="Segoe UI" w:cs="Segoe UI" w:hint="eastAsia"/>
        </w:rPr>
        <w:t>すると、以下の様なインストール画面が表示されます。上からサイト名、管理用ユーザー名、管理用パスワード</w:t>
      </w:r>
      <w:r w:rsidRPr="00DF1A2F">
        <w:rPr>
          <w:rFonts w:ascii="Segoe UI" w:eastAsia="Meiryo UI" w:hAnsi="Segoe UI" w:cs="Segoe UI"/>
        </w:rPr>
        <w:t>(2</w:t>
      </w:r>
      <w:r w:rsidRPr="00DF1A2F">
        <w:rPr>
          <w:rFonts w:ascii="Segoe UI" w:eastAsia="Meiryo UI" w:hAnsi="Segoe UI" w:cs="Segoe UI" w:hint="eastAsia"/>
        </w:rPr>
        <w:t>回入力</w:t>
      </w:r>
      <w:r w:rsidRPr="00DF1A2F">
        <w:rPr>
          <w:rFonts w:ascii="Segoe UI" w:eastAsia="Meiryo UI" w:hAnsi="Segoe UI" w:cs="Segoe UI"/>
        </w:rPr>
        <w:t>)</w:t>
      </w:r>
      <w:r w:rsidRPr="00DF1A2F">
        <w:rPr>
          <w:rFonts w:ascii="Segoe UI" w:eastAsia="Meiryo UI" w:hAnsi="Segoe UI" w:cs="Segoe UI" w:hint="eastAsia"/>
        </w:rPr>
        <w:t>、</w:t>
      </w:r>
      <w:r w:rsidRPr="00DF1A2F">
        <w:rPr>
          <w:rFonts w:ascii="Segoe UI" w:eastAsia="Meiryo UI" w:hAnsi="Segoe UI" w:cs="Segoe UI"/>
        </w:rPr>
        <w:t>E</w:t>
      </w:r>
      <w:r w:rsidRPr="00DF1A2F">
        <w:rPr>
          <w:rFonts w:ascii="Segoe UI" w:eastAsia="Meiryo UI" w:hAnsi="Segoe UI" w:cs="Segoe UI" w:hint="eastAsia"/>
        </w:rPr>
        <w:t>メールアドレスを順に入力してください。</w:t>
      </w:r>
    </w:p>
    <w:p w14:paraId="37DFAEE0" w14:textId="77777777" w:rsidR="008D591B" w:rsidRPr="00DF1A2F" w:rsidDel="00594172" w:rsidRDefault="008D591B" w:rsidP="008D591B">
      <w:pPr>
        <w:rPr>
          <w:del w:id="1471" w:author="Kitase" w:date="2015-07-25T04:49:00Z"/>
          <w:rFonts w:ascii="Segoe UI" w:eastAsia="Meiryo UI" w:hAnsi="Segoe UI" w:cs="Segoe UI"/>
        </w:rPr>
      </w:pPr>
    </w:p>
    <w:p w14:paraId="1B4493E1" w14:textId="77777777" w:rsidR="008D591B" w:rsidRPr="00DF1A2F" w:rsidDel="00594172" w:rsidRDefault="008D591B" w:rsidP="008D591B">
      <w:pPr>
        <w:rPr>
          <w:del w:id="1472" w:author="Kitase" w:date="2015-07-25T04:49:00Z"/>
          <w:rFonts w:ascii="Segoe UI" w:eastAsia="Meiryo UI" w:hAnsi="Segoe UI" w:cs="Segoe UI"/>
        </w:rPr>
      </w:pPr>
    </w:p>
    <w:p w14:paraId="30E9E3AC" w14:textId="13F700F7" w:rsidR="008D591B" w:rsidRPr="00DF1A2F" w:rsidRDefault="001A1358" w:rsidP="008D591B">
      <w:pPr>
        <w:rPr>
          <w:rFonts w:ascii="Segoe UI" w:eastAsia="Meiryo UI" w:hAnsi="Segoe UI" w:cs="Segoe UI"/>
        </w:rPr>
      </w:pPr>
      <w:r w:rsidRPr="00DF1A2F">
        <w:rPr>
          <w:rFonts w:ascii="Segoe UI" w:eastAsia="Meiryo UI" w:hAnsi="Segoe UI" w:cs="Segoe UI"/>
          <w:noProof/>
          <w:rPrChange w:id="1473" w:author="Kitase" w:date="2015-07-26T16:23:00Z">
            <w:rPr>
              <w:rFonts w:ascii="Segoe UI" w:eastAsia="Meiryo UI" w:hAnsi="Segoe UI" w:cs="Segoe UI"/>
              <w:noProof/>
            </w:rPr>
          </w:rPrChange>
        </w:rPr>
        <w:drawing>
          <wp:inline distT="0" distB="0" distL="0" distR="0" wp14:anchorId="788CE59C" wp14:editId="5A79F69E">
            <wp:extent cx="5753100" cy="4229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4229100"/>
                    </a:xfrm>
                    <a:prstGeom prst="rect">
                      <a:avLst/>
                    </a:prstGeom>
                    <a:noFill/>
                    <a:ln>
                      <a:noFill/>
                    </a:ln>
                  </pic:spPr>
                </pic:pic>
              </a:graphicData>
            </a:graphic>
          </wp:inline>
        </w:drawing>
      </w:r>
    </w:p>
    <w:p w14:paraId="17D01B86" w14:textId="77777777" w:rsidR="008D591B" w:rsidRPr="00DF1A2F" w:rsidRDefault="008D591B" w:rsidP="008D591B">
      <w:pPr>
        <w:rPr>
          <w:rFonts w:ascii="Segoe UI" w:eastAsia="Meiryo UI" w:hAnsi="Segoe UI" w:cs="Segoe UI"/>
        </w:rPr>
      </w:pPr>
      <w:r w:rsidRPr="00DF1A2F">
        <w:rPr>
          <w:rFonts w:ascii="Segoe UI" w:eastAsia="Meiryo UI" w:hAnsi="Segoe UI" w:cs="Segoe UI" w:hint="eastAsia"/>
        </w:rPr>
        <w:t>これで</w:t>
      </w:r>
      <w:del w:id="1474" w:author="Kitase" w:date="2015-07-25T05:18:00Z">
        <w:r w:rsidRPr="00DF1A2F" w:rsidDel="00730126">
          <w:rPr>
            <w:rFonts w:ascii="Segoe UI" w:eastAsia="Meiryo UI" w:hAnsi="Segoe UI" w:cs="Segoe UI"/>
          </w:rPr>
          <w:delText>Wordpress</w:delText>
        </w:r>
      </w:del>
      <w:ins w:id="1475" w:author="Kitase" w:date="2015-07-25T05:18:00Z">
        <w:r w:rsidR="00730126" w:rsidRPr="00DF1A2F">
          <w:rPr>
            <w:rFonts w:ascii="Segoe UI" w:eastAsia="Meiryo UI" w:hAnsi="Segoe UI" w:cs="Segoe UI"/>
          </w:rPr>
          <w:t>WordPress</w:t>
        </w:r>
      </w:ins>
      <w:r w:rsidRPr="00DF1A2F">
        <w:rPr>
          <w:rFonts w:ascii="Segoe UI" w:eastAsia="Meiryo UI" w:hAnsi="Segoe UI" w:cs="Segoe UI" w:hint="eastAsia"/>
        </w:rPr>
        <w:t>のセットアップは終了です。設定したパスワードで</w:t>
      </w:r>
      <w:del w:id="1476" w:author="Kitase" w:date="2015-07-25T05:18:00Z">
        <w:r w:rsidRPr="00DF1A2F" w:rsidDel="00730126">
          <w:rPr>
            <w:rFonts w:ascii="Segoe UI" w:eastAsia="Meiryo UI" w:hAnsi="Segoe UI" w:cs="Segoe UI"/>
          </w:rPr>
          <w:delText>Wordpress</w:delText>
        </w:r>
      </w:del>
      <w:ins w:id="1477" w:author="Kitase" w:date="2015-07-25T05:18:00Z">
        <w:r w:rsidR="00730126" w:rsidRPr="00DF1A2F">
          <w:rPr>
            <w:rFonts w:ascii="Segoe UI" w:eastAsia="Meiryo UI" w:hAnsi="Segoe UI" w:cs="Segoe UI"/>
          </w:rPr>
          <w:t>WordPress</w:t>
        </w:r>
      </w:ins>
      <w:r w:rsidRPr="00DF1A2F">
        <w:rPr>
          <w:rFonts w:ascii="Segoe UI" w:eastAsia="Meiryo UI" w:hAnsi="Segoe UI" w:cs="Segoe UI" w:hint="eastAsia"/>
        </w:rPr>
        <w:t>にログインしましょう。</w:t>
      </w:r>
    </w:p>
    <w:p w14:paraId="25BC9595" w14:textId="77777777" w:rsidR="008D591B" w:rsidRPr="00DF1A2F" w:rsidRDefault="008D591B" w:rsidP="008D591B">
      <w:pPr>
        <w:rPr>
          <w:rFonts w:ascii="Segoe UI" w:eastAsia="Meiryo UI" w:hAnsi="Segoe UI" w:cs="Segoe UI"/>
        </w:rPr>
      </w:pPr>
    </w:p>
    <w:p w14:paraId="4EC34DEB" w14:textId="104D0A08" w:rsidR="008D591B" w:rsidRPr="00DF1A2F" w:rsidRDefault="001A1358" w:rsidP="008D591B">
      <w:pPr>
        <w:rPr>
          <w:rFonts w:ascii="Segoe UI" w:eastAsia="Meiryo UI" w:hAnsi="Segoe UI" w:cs="Segoe UI"/>
        </w:rPr>
      </w:pPr>
      <w:r w:rsidRPr="00DF1A2F">
        <w:rPr>
          <w:rFonts w:ascii="Segoe UI" w:eastAsia="Meiryo UI" w:hAnsi="Segoe UI" w:cs="Segoe UI"/>
          <w:noProof/>
          <w:rPrChange w:id="1478" w:author="Kitase" w:date="2015-07-26T16:23:00Z">
            <w:rPr>
              <w:rFonts w:ascii="Segoe UI" w:eastAsia="Meiryo UI" w:hAnsi="Segoe UI" w:cs="Segoe UI"/>
              <w:noProof/>
            </w:rPr>
          </w:rPrChange>
        </w:rPr>
        <w:lastRenderedPageBreak/>
        <w:drawing>
          <wp:inline distT="0" distB="0" distL="0" distR="0" wp14:anchorId="50518942" wp14:editId="3000230A">
            <wp:extent cx="5753100" cy="213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2133600"/>
                    </a:xfrm>
                    <a:prstGeom prst="rect">
                      <a:avLst/>
                    </a:prstGeom>
                    <a:noFill/>
                    <a:ln>
                      <a:noFill/>
                    </a:ln>
                  </pic:spPr>
                </pic:pic>
              </a:graphicData>
            </a:graphic>
          </wp:inline>
        </w:drawing>
      </w:r>
    </w:p>
    <w:p w14:paraId="35911394" w14:textId="1FD28632" w:rsidR="002F76F4" w:rsidRPr="00DF1A2F" w:rsidRDefault="002F76F4">
      <w:pPr>
        <w:widowControl/>
        <w:jc w:val="left"/>
        <w:rPr>
          <w:ins w:id="1479" w:author="Kitase" w:date="2015-07-26T07:10:00Z"/>
          <w:rFonts w:ascii="Segoe UI" w:eastAsia="Meiryo UI" w:hAnsi="Segoe UI" w:cs="Segoe UI"/>
        </w:rPr>
      </w:pPr>
      <w:ins w:id="1480" w:author="Kitase" w:date="2015-07-26T07:10:00Z">
        <w:r w:rsidRPr="00DF1A2F">
          <w:rPr>
            <w:rFonts w:ascii="Segoe UI" w:eastAsia="Meiryo UI" w:hAnsi="Segoe UI" w:cs="Segoe UI"/>
          </w:rPr>
          <w:br w:type="page"/>
        </w:r>
      </w:ins>
    </w:p>
    <w:p w14:paraId="6A72FEBC" w14:textId="77777777" w:rsidR="008D591B" w:rsidRPr="00DF1A2F" w:rsidRDefault="008D591B" w:rsidP="008D591B">
      <w:pPr>
        <w:rPr>
          <w:rFonts w:ascii="Segoe UI" w:eastAsia="Meiryo UI" w:hAnsi="Segoe UI" w:cs="Segoe UI"/>
        </w:rPr>
      </w:pPr>
    </w:p>
    <w:p w14:paraId="19A8DB20" w14:textId="77777777" w:rsidR="00935E86" w:rsidRPr="00DF1A2F" w:rsidRDefault="000659F7" w:rsidP="00935E86">
      <w:pPr>
        <w:pStyle w:val="Heading3"/>
        <w:ind w:right="105"/>
        <w:rPr>
          <w:rFonts w:ascii="Segoe UI" w:eastAsia="Meiryo UI" w:hAnsi="Segoe UI" w:cs="Segoe UI"/>
        </w:rPr>
      </w:pPr>
      <w:bookmarkStart w:id="1481" w:name="_Toc425691135"/>
      <w:r w:rsidRPr="00DF1A2F">
        <w:rPr>
          <w:rFonts w:ascii="Segoe UI" w:eastAsia="Meiryo UI" w:hAnsi="Segoe UI" w:cs="Segoe UI" w:hint="eastAsia"/>
        </w:rPr>
        <w:t>二台目のセットアップ</w:t>
      </w:r>
      <w:bookmarkEnd w:id="1481"/>
    </w:p>
    <w:p w14:paraId="7DEB239A" w14:textId="77777777" w:rsidR="00935E86" w:rsidRPr="00DF1A2F" w:rsidRDefault="00935E86" w:rsidP="00935E86">
      <w:pPr>
        <w:rPr>
          <w:ins w:id="1482" w:author="Kitase" w:date="2015-07-26T06:13:00Z"/>
          <w:rFonts w:ascii="Segoe UI" w:eastAsia="Meiryo UI" w:hAnsi="Segoe UI" w:cs="Segoe UI"/>
        </w:rPr>
      </w:pPr>
      <w:r w:rsidRPr="00DF1A2F">
        <w:rPr>
          <w:rFonts w:ascii="Segoe UI" w:eastAsia="Meiryo UI" w:hAnsi="Segoe UI" w:cs="Segoe UI" w:hint="eastAsia"/>
        </w:rPr>
        <w:t>二台目以降の</w:t>
      </w:r>
      <w:del w:id="1483" w:author="Kitase" w:date="2015-07-25T05:18:00Z">
        <w:r w:rsidRPr="00DF1A2F" w:rsidDel="00730126">
          <w:rPr>
            <w:rFonts w:ascii="Segoe UI" w:eastAsia="Meiryo UI" w:hAnsi="Segoe UI" w:cs="Segoe UI"/>
          </w:rPr>
          <w:delText>Wordpress</w:delText>
        </w:r>
      </w:del>
      <w:ins w:id="1484" w:author="Kitase" w:date="2015-07-25T05:18:00Z">
        <w:r w:rsidR="00730126" w:rsidRPr="00DF1A2F">
          <w:rPr>
            <w:rFonts w:ascii="Segoe UI" w:eastAsia="Meiryo UI" w:hAnsi="Segoe UI" w:cs="Segoe UI"/>
          </w:rPr>
          <w:t>WordPress</w:t>
        </w:r>
      </w:ins>
      <w:r w:rsidRPr="00DF1A2F">
        <w:rPr>
          <w:rFonts w:ascii="Segoe UI" w:eastAsia="Meiryo UI" w:hAnsi="Segoe UI" w:cs="Segoe UI" w:hint="eastAsia"/>
        </w:rPr>
        <w:t>ノードのセットアップは非常に簡単です。二台目以降は</w:t>
      </w:r>
      <w:ins w:id="1485" w:author="Kitase" w:date="2015-07-25T06:39:00Z">
        <w:r w:rsidR="00D637D4" w:rsidRPr="00DF1A2F">
          <w:rPr>
            <w:rFonts w:ascii="Segoe UI" w:eastAsia="Meiryo UI" w:hAnsi="Segoe UI" w:cs="Segoe UI" w:hint="eastAsia"/>
          </w:rPr>
          <w:t>、一台目と同じスペック、同じ</w:t>
        </w:r>
      </w:ins>
      <w:r w:rsidR="000E5DCB" w:rsidRPr="00DF1A2F">
        <w:rPr>
          <w:rFonts w:ascii="Segoe UI" w:eastAsia="Meiryo UI" w:hAnsi="Segoe UI" w:cs="Segoe UI"/>
        </w:rPr>
        <w:t>Provisioning Script</w:t>
      </w:r>
      <w:r w:rsidR="000E5DCB" w:rsidRPr="00DF1A2F">
        <w:rPr>
          <w:rFonts w:ascii="Segoe UI" w:eastAsia="Meiryo UI" w:hAnsi="Segoe UI" w:cs="Segoe UI" w:hint="eastAsia"/>
        </w:rPr>
        <w:t>を用いてデプロイし、一台目と同様に</w:t>
      </w:r>
      <w:r w:rsidRPr="00DF1A2F">
        <w:rPr>
          <w:rFonts w:ascii="Segoe UI" w:eastAsia="Meiryo UI" w:hAnsi="Segoe UI" w:cs="Segoe UI"/>
        </w:rPr>
        <w:t>/etc/</w:t>
      </w:r>
      <w:del w:id="1486" w:author="Kitase" w:date="2015-07-25T05:18:00Z">
        <w:r w:rsidRPr="00DF1A2F" w:rsidDel="00730126">
          <w:rPr>
            <w:rFonts w:ascii="Segoe UI" w:eastAsia="Meiryo UI" w:hAnsi="Segoe UI" w:cs="Segoe UI"/>
          </w:rPr>
          <w:delText>wordpress</w:delText>
        </w:r>
      </w:del>
      <w:ins w:id="1487" w:author="Kitase" w:date="2015-07-25T05:18:00Z">
        <w:r w:rsidR="00730126" w:rsidRPr="00DF1A2F">
          <w:rPr>
            <w:rFonts w:ascii="Segoe UI" w:eastAsia="Meiryo UI" w:hAnsi="Segoe UI" w:cs="Segoe UI"/>
          </w:rPr>
          <w:t>WordPress</w:t>
        </w:r>
      </w:ins>
      <w:r w:rsidRPr="00DF1A2F">
        <w:rPr>
          <w:rFonts w:ascii="Segoe UI" w:eastAsia="Meiryo UI" w:hAnsi="Segoe UI" w:cs="Segoe UI"/>
        </w:rPr>
        <w:t>/wp-config.php</w:t>
      </w:r>
      <w:r w:rsidR="00363F40" w:rsidRPr="00DF1A2F">
        <w:rPr>
          <w:rFonts w:ascii="Segoe UI" w:eastAsia="Meiryo UI" w:hAnsi="Segoe UI" w:cs="Segoe UI" w:hint="eastAsia"/>
        </w:rPr>
        <w:t>に</w:t>
      </w:r>
      <w:r w:rsidR="00363F40" w:rsidRPr="00DF1A2F">
        <w:rPr>
          <w:rFonts w:ascii="Segoe UI" w:eastAsia="Meiryo UI" w:hAnsi="Segoe UI" w:cs="Segoe UI"/>
        </w:rPr>
        <w:t>DB</w:t>
      </w:r>
      <w:r w:rsidR="00363F40" w:rsidRPr="00DF1A2F">
        <w:rPr>
          <w:rFonts w:ascii="Segoe UI" w:eastAsia="Meiryo UI" w:hAnsi="Segoe UI" w:cs="Segoe UI" w:hint="eastAsia"/>
        </w:rPr>
        <w:t>サーバの</w:t>
      </w:r>
      <w:r w:rsidRPr="00DF1A2F">
        <w:rPr>
          <w:rFonts w:ascii="Segoe UI" w:eastAsia="Meiryo UI" w:hAnsi="Segoe UI" w:cs="Segoe UI" w:hint="eastAsia"/>
        </w:rPr>
        <w:t>設定を施せば</w:t>
      </w:r>
      <w:r w:rsidR="00AC01B0" w:rsidRPr="00DF1A2F">
        <w:rPr>
          <w:rFonts w:ascii="Segoe UI" w:eastAsia="Meiryo UI" w:hAnsi="Segoe UI" w:cs="Segoe UI" w:hint="eastAsia"/>
        </w:rPr>
        <w:t>、</w:t>
      </w:r>
      <w:r w:rsidR="000E5DCB" w:rsidRPr="00DF1A2F">
        <w:rPr>
          <w:rFonts w:ascii="Segoe UI" w:eastAsia="Meiryo UI" w:hAnsi="Segoe UI" w:cs="Segoe UI" w:hint="eastAsia"/>
        </w:rPr>
        <w:t>すぐに</w:t>
      </w:r>
      <w:del w:id="1488" w:author="Kitase" w:date="2015-07-25T05:18:00Z">
        <w:r w:rsidR="000E5DCB" w:rsidRPr="00DF1A2F" w:rsidDel="00730126">
          <w:rPr>
            <w:rFonts w:ascii="Segoe UI" w:eastAsia="Meiryo UI" w:hAnsi="Segoe UI" w:cs="Segoe UI"/>
          </w:rPr>
          <w:delText>Wordpress</w:delText>
        </w:r>
      </w:del>
      <w:ins w:id="1489" w:author="Kitase" w:date="2015-07-25T05:18:00Z">
        <w:r w:rsidR="00730126" w:rsidRPr="00DF1A2F">
          <w:rPr>
            <w:rFonts w:ascii="Segoe UI" w:eastAsia="Meiryo UI" w:hAnsi="Segoe UI" w:cs="Segoe UI"/>
          </w:rPr>
          <w:t>WordPress</w:t>
        </w:r>
      </w:ins>
      <w:r w:rsidR="000E5DCB" w:rsidRPr="00DF1A2F">
        <w:rPr>
          <w:rFonts w:ascii="Segoe UI" w:eastAsia="Meiryo UI" w:hAnsi="Segoe UI" w:cs="Segoe UI" w:hint="eastAsia"/>
        </w:rPr>
        <w:t>サーバとして稼働します。</w:t>
      </w:r>
    </w:p>
    <w:p w14:paraId="40C1C800" w14:textId="31C47C8C" w:rsidR="002F76F4" w:rsidRPr="00DF1A2F" w:rsidRDefault="002F76F4">
      <w:pPr>
        <w:widowControl/>
        <w:jc w:val="left"/>
        <w:rPr>
          <w:ins w:id="1490" w:author="Kitase" w:date="2015-07-26T07:10:00Z"/>
          <w:rFonts w:ascii="Segoe UI" w:eastAsia="Meiryo UI" w:hAnsi="Segoe UI" w:cs="Segoe UI"/>
        </w:rPr>
      </w:pPr>
      <w:ins w:id="1491" w:author="Kitase" w:date="2015-07-26T07:10:00Z">
        <w:r w:rsidRPr="00DF1A2F">
          <w:rPr>
            <w:rFonts w:ascii="Segoe UI" w:eastAsia="Meiryo UI" w:hAnsi="Segoe UI" w:cs="Segoe UI"/>
          </w:rPr>
          <w:br w:type="page"/>
        </w:r>
      </w:ins>
    </w:p>
    <w:p w14:paraId="59EACD4A" w14:textId="77777777" w:rsidR="001A1358" w:rsidRPr="00DF1A2F" w:rsidRDefault="001A1358" w:rsidP="00935E86">
      <w:pPr>
        <w:rPr>
          <w:rFonts w:ascii="Segoe UI" w:eastAsia="Meiryo UI" w:hAnsi="Segoe UI" w:cs="Segoe UI"/>
        </w:rPr>
      </w:pPr>
    </w:p>
    <w:p w14:paraId="652287FB" w14:textId="71BCDB43" w:rsidR="001E5B5A" w:rsidRPr="00DF1A2F" w:rsidRDefault="00871FB6" w:rsidP="001E5B5A">
      <w:pPr>
        <w:pStyle w:val="Heading3"/>
        <w:ind w:right="105"/>
        <w:rPr>
          <w:rFonts w:ascii="Segoe UI" w:eastAsia="Meiryo UI" w:hAnsi="Segoe UI" w:cs="Segoe UI"/>
        </w:rPr>
      </w:pPr>
      <w:del w:id="1492" w:author="Kitase" w:date="2015-07-26T06:46:00Z">
        <w:r w:rsidRPr="00DF1A2F" w:rsidDel="009F4B89">
          <w:rPr>
            <w:rFonts w:ascii="Segoe UI" w:eastAsia="Meiryo UI" w:hAnsi="Segoe UI" w:cs="Segoe UI" w:hint="eastAsia"/>
          </w:rPr>
          <w:delText>アップロード</w:delText>
        </w:r>
        <w:r w:rsidR="001E5B5A" w:rsidRPr="00DF1A2F" w:rsidDel="009F4B89">
          <w:rPr>
            <w:rFonts w:ascii="Segoe UI" w:eastAsia="Meiryo UI" w:hAnsi="Segoe UI" w:cs="Segoe UI" w:hint="eastAsia"/>
          </w:rPr>
          <w:delText>画像</w:delText>
        </w:r>
      </w:del>
      <w:bookmarkStart w:id="1493" w:name="_Toc425691136"/>
      <w:ins w:id="1494" w:author="Kitase" w:date="2015-07-26T06:45:00Z">
        <w:r w:rsidR="009F4B89" w:rsidRPr="00DF1A2F">
          <w:rPr>
            <w:rFonts w:ascii="Segoe UI" w:eastAsia="Meiryo UI" w:hAnsi="Segoe UI" w:cs="Segoe UI"/>
          </w:rPr>
          <w:t>SoftLayer Object</w:t>
        </w:r>
        <w:r w:rsidR="009F4B89" w:rsidRPr="00DF1A2F">
          <w:rPr>
            <w:rFonts w:ascii="Segoe UI" w:eastAsia="Meiryo UI" w:hAnsi="Segoe UI" w:cs="Segoe UI" w:hint="eastAsia"/>
          </w:rPr>
          <w:t xml:space="preserve">　</w:t>
        </w:r>
        <w:r w:rsidR="009F4B89" w:rsidRPr="00DF1A2F">
          <w:rPr>
            <w:rFonts w:ascii="Segoe UI" w:eastAsia="Meiryo UI" w:hAnsi="Segoe UI" w:cs="Segoe UI"/>
          </w:rPr>
          <w:t>Storage</w:t>
        </w:r>
        <w:r w:rsidR="009F4B89" w:rsidRPr="00DF1A2F">
          <w:rPr>
            <w:rFonts w:ascii="Segoe UI" w:eastAsia="Meiryo UI" w:hAnsi="Segoe UI" w:cs="Segoe UI" w:hint="eastAsia"/>
          </w:rPr>
          <w:t>の設定</w:t>
        </w:r>
      </w:ins>
      <w:bookmarkEnd w:id="1493"/>
      <w:del w:id="1495" w:author="Kitase" w:date="2015-07-26T06:45:00Z">
        <w:r w:rsidR="001E5B5A" w:rsidRPr="00DF1A2F" w:rsidDel="009F4B89">
          <w:rPr>
            <w:rFonts w:ascii="Segoe UI" w:eastAsia="Meiryo UI" w:hAnsi="Segoe UI" w:cs="Segoe UI" w:hint="eastAsia"/>
          </w:rPr>
          <w:delText>の同期</w:delText>
        </w:r>
      </w:del>
    </w:p>
    <w:p w14:paraId="78C79C2B" w14:textId="77777777" w:rsidR="00D460D2" w:rsidRPr="00DF1A2F" w:rsidRDefault="00A56346" w:rsidP="00D460D2">
      <w:pPr>
        <w:ind w:firstLineChars="100" w:firstLine="210"/>
        <w:rPr>
          <w:rFonts w:ascii="Segoe UI" w:eastAsia="Meiryo UI" w:hAnsi="Segoe UI" w:cs="Segoe UI"/>
        </w:rPr>
      </w:pPr>
      <w:r w:rsidRPr="00DF1A2F">
        <w:rPr>
          <w:rFonts w:ascii="Segoe UI" w:eastAsia="Meiryo UI" w:hAnsi="Segoe UI" w:cs="Segoe UI" w:hint="eastAsia"/>
        </w:rPr>
        <w:t>標準の設定では、</w:t>
      </w:r>
      <w:del w:id="1496" w:author="Kitase" w:date="2015-07-25T05:18:00Z">
        <w:r w:rsidRPr="00DF1A2F" w:rsidDel="00730126">
          <w:rPr>
            <w:rFonts w:ascii="Segoe UI" w:eastAsia="Meiryo UI" w:hAnsi="Segoe UI" w:cs="Segoe UI"/>
          </w:rPr>
          <w:delText>Wordpress</w:delText>
        </w:r>
      </w:del>
      <w:ins w:id="1497" w:author="Kitase" w:date="2015-07-25T05:18:00Z">
        <w:r w:rsidR="00730126" w:rsidRPr="00DF1A2F">
          <w:rPr>
            <w:rFonts w:ascii="Segoe UI" w:eastAsia="Meiryo UI" w:hAnsi="Segoe UI" w:cs="Segoe UI"/>
          </w:rPr>
          <w:t>WordPress</w:t>
        </w:r>
      </w:ins>
      <w:r w:rsidRPr="00DF1A2F">
        <w:rPr>
          <w:rFonts w:ascii="Segoe UI" w:eastAsia="Meiryo UI" w:hAnsi="Segoe UI" w:cs="Segoe UI" w:hint="eastAsia"/>
        </w:rPr>
        <w:t>はアップロードした画像をローカルに保持します。しかし、複数の</w:t>
      </w:r>
      <w:del w:id="1498" w:author="Kitase" w:date="2015-07-25T05:18:00Z">
        <w:r w:rsidRPr="00DF1A2F" w:rsidDel="00730126">
          <w:rPr>
            <w:rFonts w:ascii="Segoe UI" w:eastAsia="Meiryo UI" w:hAnsi="Segoe UI" w:cs="Segoe UI"/>
          </w:rPr>
          <w:delText>Wordpress</w:delText>
        </w:r>
      </w:del>
      <w:ins w:id="1499" w:author="Kitase" w:date="2015-07-25T05:18:00Z">
        <w:r w:rsidR="00730126" w:rsidRPr="00DF1A2F">
          <w:rPr>
            <w:rFonts w:ascii="Segoe UI" w:eastAsia="Meiryo UI" w:hAnsi="Segoe UI" w:cs="Segoe UI"/>
          </w:rPr>
          <w:t>WordPress</w:t>
        </w:r>
      </w:ins>
      <w:r w:rsidRPr="00DF1A2F">
        <w:rPr>
          <w:rFonts w:ascii="Segoe UI" w:eastAsia="Meiryo UI" w:hAnsi="Segoe UI" w:cs="Segoe UI" w:hint="eastAsia"/>
        </w:rPr>
        <w:t>サーバを構築して負荷分散を行う場合はアプロードされた画像を各サーバ間で共有する必要があります。そこで、</w:t>
      </w:r>
      <w:r w:rsidR="00FD0694" w:rsidRPr="00DF1A2F">
        <w:rPr>
          <w:rFonts w:ascii="Segoe UI" w:eastAsia="Meiryo UI" w:hAnsi="Segoe UI" w:cs="Segoe UI" w:hint="eastAsia"/>
        </w:rPr>
        <w:t>各</w:t>
      </w:r>
      <w:del w:id="1500" w:author="Kitase" w:date="2015-07-25T05:18:00Z">
        <w:r w:rsidR="00FD0694" w:rsidRPr="00DF1A2F" w:rsidDel="00730126">
          <w:rPr>
            <w:rFonts w:ascii="Segoe UI" w:eastAsia="Meiryo UI" w:hAnsi="Segoe UI" w:cs="Segoe UI"/>
          </w:rPr>
          <w:delText>Wordpress</w:delText>
        </w:r>
      </w:del>
      <w:ins w:id="1501" w:author="Kitase" w:date="2015-07-25T05:18:00Z">
        <w:r w:rsidR="00730126" w:rsidRPr="00DF1A2F">
          <w:rPr>
            <w:rFonts w:ascii="Segoe UI" w:eastAsia="Meiryo UI" w:hAnsi="Segoe UI" w:cs="Segoe UI"/>
          </w:rPr>
          <w:t>WordPress</w:t>
        </w:r>
      </w:ins>
      <w:r w:rsidR="00FD0694" w:rsidRPr="00DF1A2F">
        <w:rPr>
          <w:rFonts w:ascii="Segoe UI" w:eastAsia="Meiryo UI" w:hAnsi="Segoe UI" w:cs="Segoe UI" w:hint="eastAsia"/>
        </w:rPr>
        <w:t>サーバ間で、</w:t>
      </w:r>
      <w:r w:rsidRPr="00DF1A2F">
        <w:rPr>
          <w:rFonts w:ascii="Segoe UI" w:eastAsia="Meiryo UI" w:hAnsi="Segoe UI" w:cs="Segoe UI"/>
        </w:rPr>
        <w:t>SoftLayer</w:t>
      </w:r>
      <w:r w:rsidRPr="00DF1A2F">
        <w:rPr>
          <w:rFonts w:ascii="Segoe UI" w:eastAsia="Meiryo UI" w:hAnsi="Segoe UI" w:cs="Segoe UI" w:hint="eastAsia"/>
        </w:rPr>
        <w:t>の</w:t>
      </w:r>
      <w:r w:rsidRPr="00DF1A2F">
        <w:rPr>
          <w:rFonts w:ascii="Segoe UI" w:eastAsia="Meiryo UI" w:hAnsi="Segoe UI" w:cs="Segoe UI"/>
        </w:rPr>
        <w:t>Object</w:t>
      </w:r>
      <w:r w:rsidR="00D03DA2" w:rsidRPr="00DF1A2F">
        <w:rPr>
          <w:rFonts w:ascii="Segoe UI" w:eastAsia="Meiryo UI" w:hAnsi="Segoe UI" w:cs="Segoe UI"/>
        </w:rPr>
        <w:t xml:space="preserve"> </w:t>
      </w:r>
      <w:r w:rsidRPr="00DF1A2F">
        <w:rPr>
          <w:rFonts w:ascii="Segoe UI" w:eastAsia="Meiryo UI" w:hAnsi="Segoe UI" w:cs="Segoe UI"/>
        </w:rPr>
        <w:t>Storage</w:t>
      </w:r>
      <w:r w:rsidRPr="00DF1A2F">
        <w:rPr>
          <w:rFonts w:ascii="Segoe UI" w:eastAsia="Meiryo UI" w:hAnsi="Segoe UI" w:cs="Segoe UI" w:hint="eastAsia"/>
        </w:rPr>
        <w:t>を</w:t>
      </w:r>
      <w:r w:rsidR="00FD0694" w:rsidRPr="00DF1A2F">
        <w:rPr>
          <w:rFonts w:ascii="Segoe UI" w:eastAsia="Meiryo UI" w:hAnsi="Segoe UI" w:cs="Segoe UI" w:hint="eastAsia"/>
        </w:rPr>
        <w:t>介して</w:t>
      </w:r>
      <w:r w:rsidRPr="00DF1A2F">
        <w:rPr>
          <w:rFonts w:ascii="Segoe UI" w:eastAsia="Meiryo UI" w:hAnsi="Segoe UI" w:cs="Segoe UI" w:hint="eastAsia"/>
        </w:rPr>
        <w:t>アップロードされたコンテンツを共有します。</w:t>
      </w:r>
      <w:r w:rsidR="00B4649A" w:rsidRPr="00DF1A2F">
        <w:rPr>
          <w:rFonts w:ascii="Segoe UI" w:eastAsia="Meiryo UI" w:hAnsi="Segoe UI" w:cs="Segoe UI" w:hint="eastAsia"/>
        </w:rPr>
        <w:t>まずは</w:t>
      </w:r>
      <w:r w:rsidR="00A73578" w:rsidRPr="00DF1A2F">
        <w:rPr>
          <w:rFonts w:ascii="Segoe UI" w:eastAsia="Meiryo UI" w:hAnsi="Segoe UI" w:cs="Segoe UI" w:hint="eastAsia"/>
        </w:rPr>
        <w:t>各サーバ群と</w:t>
      </w:r>
      <w:r w:rsidR="00883B12" w:rsidRPr="00DF1A2F">
        <w:rPr>
          <w:rFonts w:ascii="Segoe UI" w:eastAsia="Meiryo UI" w:hAnsi="Segoe UI" w:cs="Segoe UI" w:hint="eastAsia"/>
        </w:rPr>
        <w:t>同じデータセンターに</w:t>
      </w:r>
      <w:r w:rsidR="00D03DA2" w:rsidRPr="00DF1A2F">
        <w:rPr>
          <w:rFonts w:ascii="Segoe UI" w:eastAsia="Meiryo UI" w:hAnsi="Segoe UI" w:cs="Segoe UI"/>
        </w:rPr>
        <w:t>Object Storage</w:t>
      </w:r>
      <w:r w:rsidR="00705E4A" w:rsidRPr="00DF1A2F">
        <w:rPr>
          <w:rFonts w:ascii="Segoe UI" w:eastAsia="Meiryo UI" w:hAnsi="Segoe UI" w:cs="Segoe UI" w:hint="eastAsia"/>
        </w:rPr>
        <w:t>を注文して</w:t>
      </w:r>
      <w:r w:rsidR="0092598E" w:rsidRPr="00DF1A2F">
        <w:rPr>
          <w:rFonts w:ascii="Segoe UI" w:eastAsia="Meiryo UI" w:hAnsi="Segoe UI" w:cs="Segoe UI" w:hint="eastAsia"/>
        </w:rPr>
        <w:t>、</w:t>
      </w:r>
      <w:r w:rsidR="00705E4A" w:rsidRPr="00DF1A2F">
        <w:rPr>
          <w:rFonts w:ascii="Segoe UI" w:eastAsia="Meiryo UI" w:hAnsi="Segoe UI" w:cs="Segoe UI" w:hint="eastAsia"/>
        </w:rPr>
        <w:t>利用できる様にし</w:t>
      </w:r>
      <w:r w:rsidR="00B4649A" w:rsidRPr="00DF1A2F">
        <w:rPr>
          <w:rFonts w:ascii="Segoe UI" w:eastAsia="Meiryo UI" w:hAnsi="Segoe UI" w:cs="Segoe UI" w:hint="eastAsia"/>
        </w:rPr>
        <w:t>てください</w:t>
      </w:r>
      <w:r w:rsidR="00705E4A" w:rsidRPr="00DF1A2F">
        <w:rPr>
          <w:rFonts w:ascii="Segoe UI" w:eastAsia="Meiryo UI" w:hAnsi="Segoe UI" w:cs="Segoe UI" w:hint="eastAsia"/>
        </w:rPr>
        <w:t>。</w:t>
      </w:r>
    </w:p>
    <w:p w14:paraId="1CBF24B8" w14:textId="77777777" w:rsidR="00D460D2" w:rsidRPr="00DF1A2F" w:rsidRDefault="00D460D2" w:rsidP="00D460D2">
      <w:pPr>
        <w:rPr>
          <w:rFonts w:ascii="Segoe UI" w:eastAsia="Meiryo UI" w:hAnsi="Segoe UI" w:cs="Segoe UI"/>
        </w:rPr>
      </w:pPr>
    </w:p>
    <w:tbl>
      <w:tblPr>
        <w:tblW w:w="0" w:type="auto"/>
        <w:tblLook w:val="01E0" w:firstRow="1" w:lastRow="1" w:firstColumn="1" w:lastColumn="1" w:noHBand="0" w:noVBand="0"/>
      </w:tblPr>
      <w:tblGrid>
        <w:gridCol w:w="626"/>
        <w:gridCol w:w="8444"/>
      </w:tblGrid>
      <w:tr w:rsidR="00D460D2" w:rsidRPr="00DF1A2F" w14:paraId="71831F95" w14:textId="77777777" w:rsidTr="00D617FF">
        <w:tc>
          <w:tcPr>
            <w:tcW w:w="633" w:type="dxa"/>
            <w:shd w:val="clear" w:color="auto" w:fill="E6E6E6"/>
          </w:tcPr>
          <w:p w14:paraId="6BF06D80" w14:textId="77777777" w:rsidR="00D460D2" w:rsidRPr="00DF1A2F" w:rsidRDefault="00D460D2" w:rsidP="00D617FF">
            <w:pPr>
              <w:rPr>
                <w:rFonts w:ascii="Segoe UI" w:eastAsia="Meiryo UI" w:hAnsi="Segoe UI" w:cs="Segoe UI"/>
                <w:b/>
                <w:color w:val="365F91"/>
                <w:sz w:val="18"/>
              </w:rPr>
            </w:pPr>
            <w:r w:rsidRPr="00DF1A2F">
              <w:rPr>
                <w:rFonts w:ascii="Segoe UI" w:eastAsia="Meiryo UI" w:hAnsi="Segoe UI" w:cs="Segoe UI" w:hint="eastAsia"/>
                <w:b/>
                <w:color w:val="365F91"/>
                <w:sz w:val="18"/>
              </w:rPr>
              <w:t>注意</w:t>
            </w:r>
          </w:p>
        </w:tc>
        <w:tc>
          <w:tcPr>
            <w:tcW w:w="8635" w:type="dxa"/>
            <w:shd w:val="clear" w:color="auto" w:fill="E6E6E6"/>
          </w:tcPr>
          <w:p w14:paraId="01A5AC5C" w14:textId="77777777" w:rsidR="00D460D2" w:rsidRPr="00DF1A2F" w:rsidRDefault="00715B1A" w:rsidP="00D617FF">
            <w:pPr>
              <w:rPr>
                <w:rFonts w:ascii="Segoe UI" w:eastAsia="Meiryo UI" w:hAnsi="Segoe UI" w:cs="Segoe UI"/>
                <w:sz w:val="18"/>
              </w:rPr>
            </w:pPr>
            <w:r w:rsidRPr="00DF1A2F">
              <w:rPr>
                <w:rFonts w:ascii="Segoe UI" w:eastAsia="Meiryo UI" w:hAnsi="Segoe UI" w:cs="Segoe UI"/>
                <w:sz w:val="18"/>
              </w:rPr>
              <w:t>Object Storage</w:t>
            </w:r>
            <w:r w:rsidRPr="00DF1A2F">
              <w:rPr>
                <w:rFonts w:ascii="Segoe UI" w:eastAsia="Meiryo UI" w:hAnsi="Segoe UI" w:cs="Segoe UI" w:hint="eastAsia"/>
                <w:sz w:val="18"/>
              </w:rPr>
              <w:t>の注文と利用に関しては、</w:t>
            </w:r>
            <w:r w:rsidRPr="00DF1A2F">
              <w:rPr>
                <w:rFonts w:ascii="Segoe UI" w:eastAsia="Meiryo UI" w:hAnsi="Segoe UI" w:cs="Segoe UI"/>
                <w:sz w:val="18"/>
              </w:rPr>
              <w:t>SoftLayer</w:t>
            </w:r>
            <w:r w:rsidRPr="00DF1A2F">
              <w:rPr>
                <w:rFonts w:ascii="Segoe UI" w:eastAsia="Meiryo UI" w:hAnsi="Segoe UI" w:cs="Segoe UI" w:hint="eastAsia"/>
                <w:sz w:val="18"/>
              </w:rPr>
              <w:t>ハンズオン</w:t>
            </w:r>
            <w:r w:rsidRPr="00DF1A2F">
              <w:rPr>
                <w:rFonts w:ascii="Segoe UI" w:eastAsia="Meiryo UI" w:hAnsi="Segoe UI" w:cs="Segoe UI"/>
                <w:sz w:val="18"/>
              </w:rPr>
              <w:t xml:space="preserve"> </w:t>
            </w:r>
            <w:r w:rsidRPr="00DF1A2F">
              <w:rPr>
                <w:rFonts w:ascii="Segoe UI" w:eastAsia="Meiryo UI" w:hAnsi="Segoe UI" w:cs="Segoe UI" w:hint="eastAsia"/>
                <w:sz w:val="18"/>
              </w:rPr>
              <w:t>ストレージ編の</w:t>
            </w:r>
            <w:r w:rsidRPr="00DF1A2F">
              <w:rPr>
                <w:rFonts w:ascii="Segoe UI" w:eastAsia="Meiryo UI" w:hAnsi="Segoe UI" w:cs="Segoe UI"/>
                <w:sz w:val="18"/>
              </w:rPr>
              <w:t>5</w:t>
            </w:r>
            <w:r w:rsidRPr="00DF1A2F">
              <w:rPr>
                <w:rFonts w:ascii="Segoe UI" w:eastAsia="Meiryo UI" w:hAnsi="Segoe UI" w:cs="Segoe UI" w:hint="eastAsia"/>
                <w:sz w:val="18"/>
              </w:rPr>
              <w:t>章で詳解しています。併せてお読みください。</w:t>
            </w:r>
          </w:p>
          <w:p w14:paraId="4BD1E56A" w14:textId="77777777" w:rsidR="00715B1A" w:rsidRPr="00DF1A2F" w:rsidRDefault="00F60626" w:rsidP="00D617FF">
            <w:pPr>
              <w:rPr>
                <w:ins w:id="1502" w:author="Kitase" w:date="2015-07-25T06:05:00Z"/>
                <w:rFonts w:ascii="Segoe UI" w:eastAsia="Meiryo UI" w:hAnsi="Segoe UI" w:cs="Segoe UI"/>
                <w:sz w:val="18"/>
              </w:rPr>
            </w:pPr>
            <w:r w:rsidRPr="00DF1A2F">
              <w:rPr>
                <w:rFonts w:ascii="Segoe UI" w:eastAsia="Meiryo UI" w:hAnsi="Segoe UI" w:cs="Segoe UI"/>
                <w:rPrChange w:id="1503" w:author="Kitase" w:date="2015-07-26T16:23:00Z">
                  <w:rPr/>
                </w:rPrChange>
              </w:rPr>
              <w:fldChar w:fldCharType="begin"/>
            </w:r>
            <w:r w:rsidRPr="00DF1A2F">
              <w:rPr>
                <w:rFonts w:ascii="Segoe UI" w:eastAsia="Meiryo UI" w:hAnsi="Segoe UI" w:cs="Segoe UI"/>
                <w:rPrChange w:id="1504" w:author="Kitase" w:date="2015-07-26T16:23:00Z">
                  <w:rPr/>
                </w:rPrChange>
              </w:rPr>
              <w:instrText xml:space="preserve"> HYPERLINK "http://ibm.biz/slhandson22" </w:instrText>
            </w:r>
            <w:r w:rsidRPr="00DF1A2F">
              <w:rPr>
                <w:rPrChange w:id="1505" w:author="Kitase" w:date="2015-07-26T16:23:00Z">
                  <w:rPr>
                    <w:rStyle w:val="Hyperlink"/>
                    <w:rFonts w:ascii="Segoe UI" w:eastAsia="Meiryo UI" w:hAnsi="Segoe UI" w:cs="Segoe UI"/>
                    <w:sz w:val="18"/>
                  </w:rPr>
                </w:rPrChange>
              </w:rPr>
              <w:fldChar w:fldCharType="separate"/>
            </w:r>
            <w:r w:rsidR="000B4889" w:rsidRPr="00DF1A2F">
              <w:rPr>
                <w:rStyle w:val="Hyperlink"/>
                <w:rFonts w:ascii="Segoe UI" w:eastAsia="Meiryo UI" w:hAnsi="Segoe UI" w:cs="Segoe UI"/>
                <w:sz w:val="18"/>
              </w:rPr>
              <w:t>http://ibm.biz/slhandson22</w:t>
            </w:r>
            <w:r w:rsidRPr="00DF1A2F">
              <w:rPr>
                <w:rStyle w:val="Hyperlink"/>
                <w:rFonts w:ascii="Segoe UI" w:eastAsia="Meiryo UI" w:hAnsi="Segoe UI" w:cs="Segoe UI"/>
                <w:sz w:val="18"/>
                <w:rPrChange w:id="1506" w:author="Kitase" w:date="2015-07-26T16:23:00Z">
                  <w:rPr>
                    <w:rStyle w:val="Hyperlink"/>
                    <w:rFonts w:ascii="Segoe UI" w:eastAsia="Meiryo UI" w:hAnsi="Segoe UI" w:cs="Segoe UI"/>
                    <w:sz w:val="18"/>
                  </w:rPr>
                </w:rPrChange>
              </w:rPr>
              <w:fldChar w:fldCharType="end"/>
            </w:r>
          </w:p>
          <w:p w14:paraId="4E5B02DA" w14:textId="77777777" w:rsidR="00C15EE2" w:rsidRPr="00DF1A2F" w:rsidRDefault="00C15EE2" w:rsidP="00C15EE2">
            <w:pPr>
              <w:rPr>
                <w:ins w:id="1507" w:author="Kitase" w:date="2015-07-25T06:05:00Z"/>
                <w:rFonts w:ascii="Segoe UI" w:eastAsia="Meiryo UI" w:hAnsi="Segoe UI" w:cs="Segoe UI"/>
                <w:sz w:val="18"/>
              </w:rPr>
            </w:pPr>
            <w:ins w:id="1508" w:author="Kitase" w:date="2015-07-25T06:05:00Z">
              <w:r w:rsidRPr="00DF1A2F">
                <w:rPr>
                  <w:rFonts w:ascii="Segoe UI" w:eastAsia="Meiryo UI" w:hAnsi="Segoe UI" w:cs="Segoe UI"/>
                  <w:sz w:val="18"/>
                </w:rPr>
                <w:t xml:space="preserve">IBM </w:t>
              </w:r>
              <w:r w:rsidRPr="00DF1A2F">
                <w:rPr>
                  <w:rFonts w:ascii="Segoe UI" w:eastAsia="Meiryo UI" w:hAnsi="Segoe UI" w:cs="Segoe UI" w:hint="eastAsia"/>
                  <w:sz w:val="18"/>
                </w:rPr>
                <w:t>から提供されているアカウントを利用している場合は、</w:t>
              </w:r>
              <w:r w:rsidRPr="00DF1A2F">
                <w:rPr>
                  <w:rFonts w:ascii="Segoe UI" w:eastAsia="Meiryo UI" w:hAnsi="Segoe UI" w:cs="Segoe UI"/>
                  <w:sz w:val="18"/>
                </w:rPr>
                <w:t xml:space="preserve">Object Storage </w:t>
              </w:r>
              <w:r w:rsidRPr="00DF1A2F">
                <w:rPr>
                  <w:rFonts w:ascii="Segoe UI" w:eastAsia="Meiryo UI" w:hAnsi="Segoe UI" w:cs="Segoe UI" w:hint="eastAsia"/>
                  <w:sz w:val="18"/>
                </w:rPr>
                <w:t>の注文作業は行わずに、既存の</w:t>
              </w:r>
            </w:ins>
          </w:p>
          <w:p w14:paraId="1489475B" w14:textId="77777777" w:rsidR="00C15EE2" w:rsidRPr="00DF1A2F" w:rsidRDefault="00C15EE2" w:rsidP="00EB6158">
            <w:pPr>
              <w:rPr>
                <w:rFonts w:ascii="Segoe UI" w:eastAsia="Meiryo UI" w:hAnsi="Segoe UI" w:cs="Segoe UI"/>
                <w:sz w:val="18"/>
              </w:rPr>
            </w:pPr>
            <w:ins w:id="1509" w:author="Kitase" w:date="2015-07-25T06:05:00Z">
              <w:r w:rsidRPr="00DF1A2F">
                <w:rPr>
                  <w:rFonts w:ascii="Segoe UI" w:eastAsia="Meiryo UI" w:hAnsi="Segoe UI" w:cs="Segoe UI"/>
                  <w:sz w:val="18"/>
                </w:rPr>
                <w:t xml:space="preserve">Object Storage </w:t>
              </w:r>
              <w:r w:rsidRPr="00DF1A2F">
                <w:rPr>
                  <w:rFonts w:ascii="Segoe UI" w:eastAsia="Meiryo UI" w:hAnsi="Segoe UI" w:cs="Segoe UI" w:hint="eastAsia"/>
                  <w:sz w:val="18"/>
                </w:rPr>
                <w:t>アカウント「</w:t>
              </w:r>
              <w:r w:rsidRPr="00DF1A2F">
                <w:rPr>
                  <w:rFonts w:ascii="Segoe UI" w:eastAsia="Meiryo UI" w:hAnsi="Segoe UI" w:cs="Segoe UI"/>
                  <w:sz w:val="18"/>
                </w:rPr>
                <w:t>IBMOS363380-4</w:t>
              </w:r>
              <w:r w:rsidRPr="00DF1A2F">
                <w:rPr>
                  <w:rFonts w:ascii="Segoe UI" w:eastAsia="Meiryo UI" w:hAnsi="Segoe UI" w:cs="Segoe UI" w:hint="eastAsia"/>
                  <w:sz w:val="18"/>
                </w:rPr>
                <w:t>」を利用してください。</w:t>
              </w:r>
            </w:ins>
          </w:p>
        </w:tc>
      </w:tr>
    </w:tbl>
    <w:p w14:paraId="4E5F99CE" w14:textId="77777777" w:rsidR="00D03DA2" w:rsidRPr="00DF1A2F" w:rsidRDefault="00D03DA2" w:rsidP="00D03DA2">
      <w:pPr>
        <w:rPr>
          <w:ins w:id="1510" w:author="Kitase" w:date="2015-07-26T06:44:00Z"/>
          <w:rFonts w:ascii="Segoe UI" w:eastAsia="Meiryo UI" w:hAnsi="Segoe UI" w:cs="Segoe UI"/>
        </w:rPr>
      </w:pPr>
    </w:p>
    <w:p w14:paraId="449C4548" w14:textId="77777777" w:rsidR="006764FB" w:rsidRPr="00DF1A2F" w:rsidRDefault="006764FB">
      <w:pPr>
        <w:pStyle w:val="Heading4"/>
        <w:rPr>
          <w:ins w:id="1511" w:author="Kitase" w:date="2015-07-25T06:17:00Z"/>
          <w:rFonts w:ascii="Segoe UI" w:eastAsia="Meiryo UI" w:hAnsi="Segoe UI" w:cs="Segoe UI"/>
          <w:rPrChange w:id="1512" w:author="Kitase" w:date="2015-07-26T16:23:00Z">
            <w:rPr>
              <w:ins w:id="1513" w:author="Kitase" w:date="2015-07-25T06:17:00Z"/>
            </w:rPr>
          </w:rPrChange>
        </w:rPr>
        <w:pPrChange w:id="1514" w:author="Kitase" w:date="2015-07-26T06:46:00Z">
          <w:pPr/>
        </w:pPrChange>
      </w:pPr>
      <w:ins w:id="1515" w:author="Kitase" w:date="2015-07-25T06:15:00Z">
        <w:r w:rsidRPr="00DF1A2F">
          <w:rPr>
            <w:rFonts w:ascii="Segoe UI" w:eastAsia="Meiryo UI" w:hAnsi="Segoe UI" w:cs="Segoe UI"/>
            <w:rPrChange w:id="1516" w:author="Kitase" w:date="2015-07-26T16:23:00Z">
              <w:rPr/>
            </w:rPrChange>
          </w:rPr>
          <w:t>Object Storage</w:t>
        </w:r>
        <w:r w:rsidRPr="00DF1A2F">
          <w:rPr>
            <w:rFonts w:ascii="Segoe UI" w:eastAsia="Meiryo UI" w:hAnsi="Segoe UI" w:cs="Segoe UI" w:hint="eastAsia"/>
            <w:rPrChange w:id="1517" w:author="Kitase" w:date="2015-07-26T16:23:00Z">
              <w:rPr>
                <w:rFonts w:hint="eastAsia"/>
              </w:rPr>
            </w:rPrChange>
          </w:rPr>
          <w:t>のセットアップ</w:t>
        </w:r>
      </w:ins>
    </w:p>
    <w:p w14:paraId="3A1AC601" w14:textId="77777777" w:rsidR="006764FB" w:rsidRPr="00DF1A2F" w:rsidRDefault="006764FB">
      <w:pPr>
        <w:ind w:left="360"/>
        <w:rPr>
          <w:ins w:id="1518" w:author="Kitase" w:date="2015-07-25T06:11:00Z"/>
          <w:rFonts w:ascii="Segoe UI" w:eastAsia="Meiryo UI" w:hAnsi="Segoe UI" w:cs="Segoe UI"/>
          <w:rPrChange w:id="1519" w:author="Kitase" w:date="2015-07-26T16:23:00Z">
            <w:rPr>
              <w:ins w:id="1520" w:author="Kitase" w:date="2015-07-25T06:11:00Z"/>
              <w:rFonts w:ascii="Segoe UI" w:eastAsia="Meiryo UI" w:hAnsi="Segoe UI" w:cs="Segoe UI"/>
              <w:sz w:val="18"/>
            </w:rPr>
          </w:rPrChange>
        </w:rPr>
        <w:pPrChange w:id="1521" w:author="Kitase" w:date="2015-07-25T06:17:00Z">
          <w:pPr/>
        </w:pPrChange>
      </w:pPr>
      <w:ins w:id="1522" w:author="Kitase" w:date="2015-07-25T06:10:00Z">
        <w:r w:rsidRPr="00DF1A2F">
          <w:rPr>
            <w:rFonts w:ascii="Segoe UI" w:eastAsia="Meiryo UI" w:hAnsi="Segoe UI" w:cs="Segoe UI" w:hint="eastAsia"/>
            <w:rPrChange w:id="1523" w:author="Kitase" w:date="2015-07-26T16:23:00Z">
              <w:rPr>
                <w:rFonts w:hint="eastAsia"/>
              </w:rPr>
            </w:rPrChange>
          </w:rPr>
          <w:t>管理ポータルから、</w:t>
        </w:r>
        <w:r w:rsidRPr="00DF1A2F">
          <w:rPr>
            <w:rFonts w:ascii="Segoe UI" w:eastAsia="Meiryo UI" w:hAnsi="Segoe UI" w:cs="Segoe UI"/>
            <w:rPrChange w:id="1524" w:author="Kitase" w:date="2015-07-26T16:23:00Z">
              <w:rPr/>
            </w:rPrChange>
          </w:rPr>
          <w:t>Storage - Object Storage</w:t>
        </w:r>
        <w:r w:rsidRPr="00DF1A2F">
          <w:rPr>
            <w:rFonts w:ascii="Segoe UI" w:eastAsia="Meiryo UI" w:hAnsi="Segoe UI" w:cs="Segoe UI" w:hint="eastAsia"/>
            <w:rPrChange w:id="1525" w:author="Kitase" w:date="2015-07-26T16:23:00Z">
              <w:rPr>
                <w:rFonts w:hint="eastAsia"/>
              </w:rPr>
            </w:rPrChange>
          </w:rPr>
          <w:t>を選択してください。</w:t>
        </w:r>
        <w:r w:rsidRPr="00DF1A2F">
          <w:rPr>
            <w:rFonts w:ascii="Segoe UI" w:eastAsia="Meiryo UI" w:hAnsi="Segoe UI" w:cs="Segoe UI"/>
            <w:rPrChange w:id="1526" w:author="Kitase" w:date="2015-07-26T16:23:00Z">
              <w:rPr/>
            </w:rPrChange>
          </w:rPr>
          <w:t xml:space="preserve"> </w:t>
        </w:r>
        <w:r w:rsidRPr="00DF1A2F">
          <w:rPr>
            <w:rFonts w:ascii="Segoe UI" w:eastAsia="Meiryo UI" w:hAnsi="Segoe UI" w:cs="Segoe UI" w:hint="eastAsia"/>
            <w:rPrChange w:id="1527" w:author="Kitase" w:date="2015-07-26T16:23:00Z">
              <w:rPr>
                <w:rFonts w:hint="eastAsia"/>
              </w:rPr>
            </w:rPrChange>
          </w:rPr>
          <w:t>アカウントの一覧が表示された後に、自動で</w:t>
        </w:r>
        <w:r w:rsidRPr="00DF1A2F">
          <w:rPr>
            <w:rFonts w:ascii="Segoe UI" w:eastAsia="Meiryo UI" w:hAnsi="Segoe UI" w:cs="Segoe UI"/>
            <w:rPrChange w:id="1528" w:author="Kitase" w:date="2015-07-26T16:23:00Z">
              <w:rPr/>
            </w:rPrChange>
          </w:rPr>
          <w:t xml:space="preserve"> Object Storage </w:t>
        </w:r>
        <w:r w:rsidRPr="00DF1A2F">
          <w:rPr>
            <w:rFonts w:ascii="Segoe UI" w:eastAsia="Meiryo UI" w:hAnsi="Segoe UI" w:cs="Segoe UI" w:hint="eastAsia"/>
            <w:rPrChange w:id="1529" w:author="Kitase" w:date="2015-07-26T16:23:00Z">
              <w:rPr>
                <w:rFonts w:hint="eastAsia"/>
              </w:rPr>
            </w:rPrChange>
          </w:rPr>
          <w:t>ユーザーの管理ポータルに遷移します。自動で遷</w:t>
        </w:r>
        <w:r w:rsidRPr="00DF1A2F">
          <w:rPr>
            <w:rFonts w:ascii="Segoe UI" w:eastAsia="Meiryo UI" w:hAnsi="Segoe UI" w:cs="Segoe UI"/>
            <w:rPrChange w:id="1530" w:author="Kitase" w:date="2015-07-26T16:23:00Z">
              <w:rPr/>
            </w:rPrChange>
          </w:rPr>
          <w:t xml:space="preserve"> </w:t>
        </w:r>
        <w:r w:rsidRPr="00DF1A2F">
          <w:rPr>
            <w:rFonts w:ascii="Segoe UI" w:eastAsia="Meiryo UI" w:hAnsi="Segoe UI" w:cs="Segoe UI" w:hint="eastAsia"/>
            <w:rPrChange w:id="1531" w:author="Kitase" w:date="2015-07-26T16:23:00Z">
              <w:rPr>
                <w:rFonts w:hint="eastAsia"/>
              </w:rPr>
            </w:rPrChange>
          </w:rPr>
          <w:t>移しない場合は、オブジェクトストレージのアカウント名の部分をクリックしてください。</w:t>
        </w:r>
      </w:ins>
      <w:ins w:id="1532" w:author="Kitase" w:date="2015-07-25T06:11:00Z">
        <w:r w:rsidRPr="00DF1A2F">
          <w:rPr>
            <w:rFonts w:ascii="Segoe UI" w:eastAsia="Meiryo UI" w:hAnsi="Segoe UI" w:cs="Segoe UI"/>
            <w:rPrChange w:id="1533" w:author="Kitase" w:date="2015-07-26T16:23:00Z">
              <w:rPr>
                <w:rFonts w:ascii="Segoe UI" w:eastAsia="Meiryo UI" w:hAnsi="Segoe UI" w:cs="Segoe UI"/>
                <w:sz w:val="18"/>
              </w:rPr>
            </w:rPrChange>
          </w:rPr>
          <w:t xml:space="preserve">IBM </w:t>
        </w:r>
        <w:r w:rsidRPr="00DF1A2F">
          <w:rPr>
            <w:rFonts w:ascii="Segoe UI" w:eastAsia="Meiryo UI" w:hAnsi="Segoe UI" w:cs="Segoe UI" w:hint="eastAsia"/>
            <w:rPrChange w:id="1534" w:author="Kitase" w:date="2015-07-26T16:23:00Z">
              <w:rPr>
                <w:rFonts w:ascii="Segoe UI" w:eastAsia="Meiryo UI" w:hAnsi="Segoe UI" w:cs="Segoe UI" w:hint="eastAsia"/>
                <w:sz w:val="18"/>
              </w:rPr>
            </w:rPrChange>
          </w:rPr>
          <w:t>から提供されているアカウントを利用している場合は、</w:t>
        </w:r>
        <w:r w:rsidRPr="00DF1A2F">
          <w:rPr>
            <w:rFonts w:ascii="Segoe UI" w:eastAsia="Meiryo UI" w:hAnsi="Segoe UI" w:cs="Segoe UI"/>
            <w:rPrChange w:id="1535" w:author="Kitase" w:date="2015-07-26T16:23:00Z">
              <w:rPr>
                <w:rFonts w:ascii="Segoe UI" w:eastAsia="Meiryo UI" w:hAnsi="Segoe UI" w:cs="Segoe UI"/>
                <w:sz w:val="18"/>
              </w:rPr>
            </w:rPrChange>
          </w:rPr>
          <w:t xml:space="preserve">Object Storage </w:t>
        </w:r>
        <w:r w:rsidRPr="00DF1A2F">
          <w:rPr>
            <w:rFonts w:ascii="Segoe UI" w:eastAsia="Meiryo UI" w:hAnsi="Segoe UI" w:cs="Segoe UI" w:hint="eastAsia"/>
            <w:rPrChange w:id="1536" w:author="Kitase" w:date="2015-07-26T16:23:00Z">
              <w:rPr>
                <w:rFonts w:ascii="Segoe UI" w:eastAsia="Meiryo UI" w:hAnsi="Segoe UI" w:cs="Segoe UI" w:hint="eastAsia"/>
                <w:sz w:val="18"/>
              </w:rPr>
            </w:rPrChange>
          </w:rPr>
          <w:t>アカウント「</w:t>
        </w:r>
        <w:r w:rsidRPr="00DF1A2F">
          <w:rPr>
            <w:rFonts w:ascii="Segoe UI" w:eastAsia="Meiryo UI" w:hAnsi="Segoe UI" w:cs="Segoe UI"/>
            <w:rPrChange w:id="1537" w:author="Kitase" w:date="2015-07-26T16:23:00Z">
              <w:rPr>
                <w:rFonts w:ascii="Segoe UI" w:eastAsia="Meiryo UI" w:hAnsi="Segoe UI" w:cs="Segoe UI"/>
                <w:sz w:val="18"/>
              </w:rPr>
            </w:rPrChange>
          </w:rPr>
          <w:t>IBMOS363380-4</w:t>
        </w:r>
        <w:r w:rsidRPr="00DF1A2F">
          <w:rPr>
            <w:rFonts w:ascii="Segoe UI" w:eastAsia="Meiryo UI" w:hAnsi="Segoe UI" w:cs="Segoe UI" w:hint="eastAsia"/>
            <w:rPrChange w:id="1538" w:author="Kitase" w:date="2015-07-26T16:23:00Z">
              <w:rPr>
                <w:rFonts w:ascii="Segoe UI" w:eastAsia="Meiryo UI" w:hAnsi="Segoe UI" w:cs="Segoe UI" w:hint="eastAsia"/>
                <w:sz w:val="18"/>
              </w:rPr>
            </w:rPrChange>
          </w:rPr>
          <w:t>」を利用してください。</w:t>
        </w:r>
      </w:ins>
    </w:p>
    <w:p w14:paraId="302AEEF4" w14:textId="77777777" w:rsidR="006764FB" w:rsidRPr="00DF1A2F" w:rsidRDefault="006764FB" w:rsidP="006764FB">
      <w:pPr>
        <w:rPr>
          <w:ins w:id="1539" w:author="Kitase" w:date="2015-07-25T06:15:00Z"/>
          <w:rFonts w:ascii="Segoe UI" w:eastAsia="Meiryo UI" w:hAnsi="Segoe UI" w:cs="Segoe UI"/>
          <w:rPrChange w:id="1540" w:author="Kitase" w:date="2015-07-26T16:23:00Z">
            <w:rPr>
              <w:ins w:id="1541" w:author="Kitase" w:date="2015-07-25T06:15:00Z"/>
              <w:rFonts w:ascii="Meiryo UI" w:eastAsia="Meiryo UI" w:hAnsi="Meiryo UI" w:cs="Meiryo UI"/>
            </w:rPr>
          </w:rPrChange>
        </w:rPr>
      </w:pPr>
    </w:p>
    <w:p w14:paraId="7A1DD144" w14:textId="77777777" w:rsidR="006764FB" w:rsidRPr="00DF1A2F" w:rsidRDefault="006764FB">
      <w:pPr>
        <w:pStyle w:val="Heading4"/>
        <w:rPr>
          <w:ins w:id="1542" w:author="Kitase" w:date="2015-07-25T06:17:00Z"/>
          <w:rFonts w:ascii="Segoe UI" w:eastAsia="Meiryo UI" w:hAnsi="Segoe UI" w:cs="Segoe UI"/>
          <w:rPrChange w:id="1543" w:author="Kitase" w:date="2015-07-26T16:23:00Z">
            <w:rPr>
              <w:ins w:id="1544" w:author="Kitase" w:date="2015-07-25T06:17:00Z"/>
            </w:rPr>
          </w:rPrChange>
        </w:rPr>
        <w:pPrChange w:id="1545" w:author="Kitase" w:date="2015-07-26T06:46:00Z">
          <w:pPr/>
        </w:pPrChange>
      </w:pPr>
      <w:ins w:id="1546" w:author="Kitase" w:date="2015-07-25T06:15:00Z">
        <w:r w:rsidRPr="00DF1A2F">
          <w:rPr>
            <w:rFonts w:ascii="Segoe UI" w:eastAsia="Meiryo UI" w:hAnsi="Segoe UI" w:cs="Segoe UI"/>
            <w:rPrChange w:id="1547" w:author="Kitase" w:date="2015-07-26T16:23:00Z">
              <w:rPr/>
            </w:rPrChange>
          </w:rPr>
          <w:t>Location</w:t>
        </w:r>
        <w:r w:rsidRPr="00DF1A2F">
          <w:rPr>
            <w:rFonts w:ascii="Segoe UI" w:eastAsia="Meiryo UI" w:hAnsi="Segoe UI" w:cs="Segoe UI" w:hint="eastAsia"/>
            <w:rPrChange w:id="1548" w:author="Kitase" w:date="2015-07-26T16:23:00Z">
              <w:rPr>
                <w:rFonts w:hint="eastAsia"/>
              </w:rPr>
            </w:rPrChange>
          </w:rPr>
          <w:t>の選択</w:t>
        </w:r>
      </w:ins>
    </w:p>
    <w:p w14:paraId="64F21A9B" w14:textId="77777777" w:rsidR="00C15EE2" w:rsidRPr="00DF1A2F" w:rsidRDefault="00C15EE2">
      <w:pPr>
        <w:ind w:left="360"/>
        <w:rPr>
          <w:ins w:id="1549" w:author="Kitase" w:date="2015-07-25T06:07:00Z"/>
          <w:rFonts w:ascii="Segoe UI" w:eastAsia="Meiryo UI" w:hAnsi="Segoe UI" w:cs="Segoe UI"/>
          <w:rPrChange w:id="1550" w:author="Kitase" w:date="2015-07-26T16:23:00Z">
            <w:rPr>
              <w:ins w:id="1551" w:author="Kitase" w:date="2015-07-25T06:07:00Z"/>
            </w:rPr>
          </w:rPrChange>
        </w:rPr>
        <w:pPrChange w:id="1552" w:author="Kitase" w:date="2015-07-25T06:17:00Z">
          <w:pPr/>
        </w:pPrChange>
      </w:pPr>
      <w:ins w:id="1553" w:author="Kitase" w:date="2015-07-25T06:06:00Z">
        <w:r w:rsidRPr="00DF1A2F">
          <w:rPr>
            <w:rFonts w:ascii="Segoe UI" w:eastAsia="Meiryo UI" w:hAnsi="Segoe UI" w:cs="Segoe UI"/>
            <w:rPrChange w:id="1554" w:author="Kitase" w:date="2015-07-26T16:23:00Z">
              <w:rPr/>
            </w:rPrChange>
          </w:rPr>
          <w:t xml:space="preserve">Object Storage </w:t>
        </w:r>
        <w:r w:rsidRPr="00DF1A2F">
          <w:rPr>
            <w:rFonts w:ascii="Segoe UI" w:eastAsia="Meiryo UI" w:hAnsi="Segoe UI" w:cs="Segoe UI" w:hint="eastAsia"/>
            <w:rPrChange w:id="1555" w:author="Kitase" w:date="2015-07-26T16:23:00Z">
              <w:rPr>
                <w:rFonts w:hint="eastAsia"/>
              </w:rPr>
            </w:rPrChange>
          </w:rPr>
          <w:t>をデプロイ出来るデータセンター一覧が表示されます。</w:t>
        </w:r>
        <w:r w:rsidRPr="00DF1A2F">
          <w:rPr>
            <w:rFonts w:ascii="Segoe UI" w:eastAsia="Meiryo UI" w:hAnsi="Segoe UI" w:cs="Segoe UI"/>
            <w:rPrChange w:id="1556" w:author="Kitase" w:date="2015-07-26T16:23:00Z">
              <w:rPr/>
            </w:rPrChange>
          </w:rPr>
          <w:t xml:space="preserve">2014 </w:t>
        </w:r>
        <w:r w:rsidRPr="00DF1A2F">
          <w:rPr>
            <w:rFonts w:ascii="Segoe UI" w:eastAsia="Meiryo UI" w:hAnsi="Segoe UI" w:cs="Segoe UI" w:hint="eastAsia"/>
            <w:rPrChange w:id="1557" w:author="Kitase" w:date="2015-07-26T16:23:00Z">
              <w:rPr>
                <w:rFonts w:hint="eastAsia"/>
              </w:rPr>
            </w:rPrChange>
          </w:rPr>
          <w:t>年</w:t>
        </w:r>
        <w:r w:rsidRPr="00DF1A2F">
          <w:rPr>
            <w:rFonts w:ascii="Segoe UI" w:eastAsia="Meiryo UI" w:hAnsi="Segoe UI" w:cs="Segoe UI"/>
            <w:rPrChange w:id="1558" w:author="Kitase" w:date="2015-07-26T16:23:00Z">
              <w:rPr/>
            </w:rPrChange>
          </w:rPr>
          <w:t xml:space="preserve"> 7 </w:t>
        </w:r>
        <w:r w:rsidRPr="00DF1A2F">
          <w:rPr>
            <w:rFonts w:ascii="Segoe UI" w:eastAsia="Meiryo UI" w:hAnsi="Segoe UI" w:cs="Segoe UI" w:hint="eastAsia"/>
            <w:rPrChange w:id="1559" w:author="Kitase" w:date="2015-07-26T16:23:00Z">
              <w:rPr>
                <w:rFonts w:hint="eastAsia"/>
              </w:rPr>
            </w:rPrChange>
          </w:rPr>
          <w:t>月現在、</w:t>
        </w:r>
        <w:r w:rsidRPr="00DF1A2F">
          <w:rPr>
            <w:rFonts w:ascii="Segoe UI" w:eastAsia="Meiryo UI" w:hAnsi="Segoe UI" w:cs="Segoe UI"/>
            <w:rPrChange w:id="1560" w:author="Kitase" w:date="2015-07-26T16:23:00Z">
              <w:rPr/>
            </w:rPrChange>
          </w:rPr>
          <w:t>Dallas</w:t>
        </w:r>
        <w:r w:rsidRPr="00DF1A2F">
          <w:rPr>
            <w:rFonts w:ascii="Segoe UI" w:eastAsia="Meiryo UI" w:hAnsi="Segoe UI" w:cs="Segoe UI" w:hint="eastAsia"/>
            <w:rPrChange w:id="1561" w:author="Kitase" w:date="2015-07-26T16:23:00Z">
              <w:rPr>
                <w:rFonts w:hint="eastAsia"/>
              </w:rPr>
            </w:rPrChange>
          </w:rPr>
          <w:t>、</w:t>
        </w:r>
        <w:r w:rsidRPr="00DF1A2F">
          <w:rPr>
            <w:rFonts w:ascii="Segoe UI" w:eastAsia="Meiryo UI" w:hAnsi="Segoe UI" w:cs="Segoe UI"/>
            <w:rPrChange w:id="1562" w:author="Kitase" w:date="2015-07-26T16:23:00Z">
              <w:rPr/>
            </w:rPrChange>
          </w:rPr>
          <w:t>Hong Kong</w:t>
        </w:r>
        <w:r w:rsidRPr="00DF1A2F">
          <w:rPr>
            <w:rFonts w:ascii="Segoe UI" w:eastAsia="Meiryo UI" w:hAnsi="Segoe UI" w:cs="Segoe UI" w:hint="eastAsia"/>
            <w:rPrChange w:id="1563" w:author="Kitase" w:date="2015-07-26T16:23:00Z">
              <w:rPr>
                <w:rFonts w:hint="eastAsia"/>
              </w:rPr>
            </w:rPrChange>
          </w:rPr>
          <w:t>、</w:t>
        </w:r>
        <w:r w:rsidRPr="00DF1A2F">
          <w:rPr>
            <w:rFonts w:ascii="Segoe UI" w:eastAsia="Meiryo UI" w:hAnsi="Segoe UI" w:cs="Segoe UI"/>
            <w:rPrChange w:id="1564" w:author="Kitase" w:date="2015-07-26T16:23:00Z">
              <w:rPr/>
            </w:rPrChange>
          </w:rPr>
          <w:t>Singapore</w:t>
        </w:r>
        <w:r w:rsidRPr="00DF1A2F">
          <w:rPr>
            <w:rFonts w:ascii="Segoe UI" w:eastAsia="Meiryo UI" w:hAnsi="Segoe UI" w:cs="Segoe UI" w:hint="eastAsia"/>
            <w:rPrChange w:id="1565" w:author="Kitase" w:date="2015-07-26T16:23:00Z">
              <w:rPr>
                <w:rFonts w:hint="eastAsia"/>
              </w:rPr>
            </w:rPrChange>
          </w:rPr>
          <w:t>、</w:t>
        </w:r>
        <w:r w:rsidRPr="00DF1A2F">
          <w:rPr>
            <w:rFonts w:ascii="Segoe UI" w:eastAsia="Meiryo UI" w:hAnsi="Segoe UI" w:cs="Segoe UI"/>
            <w:rPrChange w:id="1566" w:author="Kitase" w:date="2015-07-26T16:23:00Z">
              <w:rPr/>
            </w:rPrChange>
          </w:rPr>
          <w:t>San Jose</w:t>
        </w:r>
        <w:r w:rsidRPr="00DF1A2F">
          <w:rPr>
            <w:rFonts w:ascii="Segoe UI" w:eastAsia="Meiryo UI" w:hAnsi="Segoe UI" w:cs="Segoe UI" w:hint="eastAsia"/>
            <w:rPrChange w:id="1567" w:author="Kitase" w:date="2015-07-26T16:23:00Z">
              <w:rPr>
                <w:rFonts w:hint="eastAsia"/>
              </w:rPr>
            </w:rPrChange>
          </w:rPr>
          <w:t>、</w:t>
        </w:r>
        <w:r w:rsidRPr="00DF1A2F">
          <w:rPr>
            <w:rFonts w:ascii="Segoe UI" w:eastAsia="Meiryo UI" w:hAnsi="Segoe UI" w:cs="Segoe UI"/>
            <w:rPrChange w:id="1568" w:author="Kitase" w:date="2015-07-26T16:23:00Z">
              <w:rPr/>
            </w:rPrChange>
          </w:rPr>
          <w:t>Amsterdam</w:t>
        </w:r>
        <w:r w:rsidRPr="00DF1A2F">
          <w:rPr>
            <w:rFonts w:ascii="Segoe UI" w:eastAsia="Meiryo UI" w:hAnsi="Segoe UI" w:cs="Segoe UI" w:hint="eastAsia"/>
            <w:rPrChange w:id="1569" w:author="Kitase" w:date="2015-07-26T16:23:00Z">
              <w:rPr>
                <w:rFonts w:hint="eastAsia"/>
              </w:rPr>
            </w:rPrChange>
          </w:rPr>
          <w:t>、</w:t>
        </w:r>
        <w:r w:rsidRPr="00DF1A2F">
          <w:rPr>
            <w:rFonts w:ascii="Segoe UI" w:eastAsia="Meiryo UI" w:hAnsi="Segoe UI" w:cs="Segoe UI"/>
            <w:rPrChange w:id="1570" w:author="Kitase" w:date="2015-07-26T16:23:00Z">
              <w:rPr/>
            </w:rPrChange>
          </w:rPr>
          <w:t>London</w:t>
        </w:r>
        <w:r w:rsidRPr="00DF1A2F">
          <w:rPr>
            <w:rFonts w:ascii="Segoe UI" w:eastAsia="Meiryo UI" w:hAnsi="Segoe UI" w:cs="Segoe UI" w:hint="eastAsia"/>
            <w:rPrChange w:id="1571" w:author="Kitase" w:date="2015-07-26T16:23:00Z">
              <w:rPr>
                <w:rFonts w:hint="eastAsia"/>
              </w:rPr>
            </w:rPrChange>
          </w:rPr>
          <w:t>、</w:t>
        </w:r>
        <w:r w:rsidRPr="00DF1A2F">
          <w:rPr>
            <w:rFonts w:ascii="Segoe UI" w:eastAsia="Meiryo UI" w:hAnsi="Segoe UI" w:cs="Segoe UI"/>
            <w:rPrChange w:id="1572" w:author="Kitase" w:date="2015-07-26T16:23:00Z">
              <w:rPr/>
            </w:rPrChange>
          </w:rPr>
          <w:t xml:space="preserve">Toronto </w:t>
        </w:r>
        <w:r w:rsidRPr="00DF1A2F">
          <w:rPr>
            <w:rFonts w:ascii="Segoe UI" w:eastAsia="Meiryo UI" w:hAnsi="Segoe UI" w:cs="Segoe UI" w:hint="eastAsia"/>
            <w:rPrChange w:id="1573" w:author="Kitase" w:date="2015-07-26T16:23:00Z">
              <w:rPr>
                <w:rFonts w:hint="eastAsia"/>
              </w:rPr>
            </w:rPrChange>
          </w:rPr>
          <w:t>の</w:t>
        </w:r>
        <w:r w:rsidRPr="00DF1A2F">
          <w:rPr>
            <w:rFonts w:ascii="Segoe UI" w:eastAsia="Meiryo UI" w:hAnsi="Segoe UI" w:cs="Segoe UI"/>
            <w:rPrChange w:id="1574" w:author="Kitase" w:date="2015-07-26T16:23:00Z">
              <w:rPr/>
            </w:rPrChange>
          </w:rPr>
          <w:t xml:space="preserve"> 7 </w:t>
        </w:r>
        <w:r w:rsidRPr="00DF1A2F">
          <w:rPr>
            <w:rFonts w:ascii="Segoe UI" w:eastAsia="Meiryo UI" w:hAnsi="Segoe UI" w:cs="Segoe UI" w:hint="eastAsia"/>
            <w:rPrChange w:id="1575" w:author="Kitase" w:date="2015-07-26T16:23:00Z">
              <w:rPr>
                <w:rFonts w:hint="eastAsia"/>
              </w:rPr>
            </w:rPrChange>
          </w:rPr>
          <w:t>箇所の中から選択することができます。</w:t>
        </w:r>
        <w:r w:rsidRPr="00DF1A2F">
          <w:rPr>
            <w:rFonts w:ascii="Segoe UI" w:eastAsia="Meiryo UI" w:hAnsi="Segoe UI" w:cs="Segoe UI"/>
            <w:rPrChange w:id="1576" w:author="Kitase" w:date="2015-07-26T16:23:00Z">
              <w:rPr/>
            </w:rPrChange>
          </w:rPr>
          <w:t xml:space="preserve"> </w:t>
        </w:r>
        <w:r w:rsidRPr="00DF1A2F">
          <w:rPr>
            <w:rFonts w:ascii="Segoe UI" w:eastAsia="Meiryo UI" w:hAnsi="Segoe UI" w:cs="Segoe UI" w:hint="eastAsia"/>
            <w:rPrChange w:id="1577" w:author="Kitase" w:date="2015-07-26T16:23:00Z">
              <w:rPr>
                <w:rFonts w:hint="eastAsia"/>
              </w:rPr>
            </w:rPrChange>
          </w:rPr>
          <w:t>今回は「</w:t>
        </w:r>
        <w:r w:rsidRPr="00DF1A2F">
          <w:rPr>
            <w:rFonts w:ascii="Segoe UI" w:eastAsia="Meiryo UI" w:hAnsi="Segoe UI" w:cs="Segoe UI"/>
            <w:rPrChange w:id="1578" w:author="Kitase" w:date="2015-07-26T16:23:00Z">
              <w:rPr/>
            </w:rPrChange>
          </w:rPr>
          <w:t>San Jose 1..</w:t>
        </w:r>
        <w:r w:rsidRPr="00DF1A2F">
          <w:rPr>
            <w:rFonts w:ascii="Segoe UI" w:eastAsia="Meiryo UI" w:hAnsi="Segoe UI" w:cs="Segoe UI" w:hint="eastAsia"/>
            <w:rPrChange w:id="1579" w:author="Kitase" w:date="2015-07-26T16:23:00Z">
              <w:rPr>
                <w:rFonts w:hint="eastAsia"/>
              </w:rPr>
            </w:rPrChange>
          </w:rPr>
          <w:t>」を選択します。</w:t>
        </w:r>
      </w:ins>
    </w:p>
    <w:p w14:paraId="36F3A4B8" w14:textId="77777777" w:rsidR="00C15EE2" w:rsidRPr="00DF1A2F" w:rsidRDefault="00C15EE2" w:rsidP="00D03DA2">
      <w:pPr>
        <w:rPr>
          <w:ins w:id="1580" w:author="Kitase" w:date="2015-07-25T06:15:00Z"/>
          <w:rFonts w:ascii="Segoe UI" w:eastAsia="Meiryo UI" w:hAnsi="Segoe UI" w:cs="Segoe UI"/>
          <w:rPrChange w:id="1581" w:author="Kitase" w:date="2015-07-26T16:23:00Z">
            <w:rPr>
              <w:ins w:id="1582" w:author="Kitase" w:date="2015-07-25T06:15:00Z"/>
              <w:rFonts w:ascii="Meiryo UI" w:eastAsia="Meiryo UI" w:hAnsi="Meiryo UI" w:cs="Meiryo UI"/>
            </w:rPr>
          </w:rPrChange>
        </w:rPr>
      </w:pPr>
    </w:p>
    <w:p w14:paraId="3C02FCB6" w14:textId="77777777" w:rsidR="006764FB" w:rsidRPr="00DF1A2F" w:rsidRDefault="006764FB">
      <w:pPr>
        <w:pStyle w:val="Heading4"/>
        <w:rPr>
          <w:ins w:id="1583" w:author="Kitase" w:date="2015-07-25T06:17:00Z"/>
          <w:rFonts w:ascii="Segoe UI" w:eastAsia="Meiryo UI" w:hAnsi="Segoe UI" w:cs="Segoe UI"/>
          <w:rPrChange w:id="1584" w:author="Kitase" w:date="2015-07-26T16:23:00Z">
            <w:rPr>
              <w:ins w:id="1585" w:author="Kitase" w:date="2015-07-25T06:17:00Z"/>
            </w:rPr>
          </w:rPrChange>
        </w:rPr>
        <w:pPrChange w:id="1586" w:author="Kitase" w:date="2015-07-26T06:46:00Z">
          <w:pPr/>
        </w:pPrChange>
      </w:pPr>
      <w:ins w:id="1587" w:author="Kitase" w:date="2015-07-25T06:16:00Z">
        <w:r w:rsidRPr="00DF1A2F">
          <w:rPr>
            <w:rFonts w:ascii="Segoe UI" w:eastAsia="Meiryo UI" w:hAnsi="Segoe UI" w:cs="Segoe UI"/>
            <w:rPrChange w:id="1588" w:author="Kitase" w:date="2015-07-26T16:23:00Z">
              <w:rPr/>
            </w:rPrChange>
          </w:rPr>
          <w:t>Credentials</w:t>
        </w:r>
        <w:r w:rsidRPr="00DF1A2F">
          <w:rPr>
            <w:rFonts w:ascii="Segoe UI" w:eastAsia="Meiryo UI" w:hAnsi="Segoe UI" w:cs="Segoe UI" w:hint="eastAsia"/>
            <w:rPrChange w:id="1589" w:author="Kitase" w:date="2015-07-26T16:23:00Z">
              <w:rPr>
                <w:rFonts w:hint="eastAsia"/>
              </w:rPr>
            </w:rPrChange>
          </w:rPr>
          <w:t>の確認</w:t>
        </w:r>
      </w:ins>
    </w:p>
    <w:p w14:paraId="59A5B219" w14:textId="77777777" w:rsidR="00C15EE2" w:rsidRPr="00DF1A2F" w:rsidRDefault="00C15EE2">
      <w:pPr>
        <w:ind w:left="360"/>
        <w:rPr>
          <w:ins w:id="1590" w:author="Kitase" w:date="2015-07-25T06:06:00Z"/>
          <w:rFonts w:ascii="Segoe UI" w:eastAsia="Meiryo UI" w:hAnsi="Segoe UI" w:cs="Segoe UI"/>
        </w:rPr>
        <w:pPrChange w:id="1591" w:author="Kitase" w:date="2015-07-25T06:17:00Z">
          <w:pPr/>
        </w:pPrChange>
      </w:pPr>
      <w:ins w:id="1592" w:author="Kitase" w:date="2015-07-25T06:07:00Z">
        <w:r w:rsidRPr="00DF1A2F">
          <w:rPr>
            <w:rFonts w:ascii="Segoe UI" w:eastAsia="Meiryo UI" w:hAnsi="Segoe UI" w:cs="Segoe UI" w:hint="eastAsia"/>
            <w:rPrChange w:id="1593" w:author="Kitase" w:date="2015-07-26T16:23:00Z">
              <w:rPr>
                <w:rFonts w:hint="eastAsia"/>
              </w:rPr>
            </w:rPrChange>
          </w:rPr>
          <w:t>管理</w:t>
        </w:r>
        <w:r w:rsidR="006764FB" w:rsidRPr="00DF1A2F">
          <w:rPr>
            <w:rFonts w:ascii="Segoe UI" w:eastAsia="Meiryo UI" w:hAnsi="Segoe UI" w:cs="Segoe UI" w:hint="eastAsia"/>
            <w:rPrChange w:id="1594" w:author="Kitase" w:date="2015-07-26T16:23:00Z">
              <w:rPr>
                <w:rFonts w:hint="eastAsia"/>
              </w:rPr>
            </w:rPrChange>
          </w:rPr>
          <w:t>ポータ</w:t>
        </w:r>
      </w:ins>
      <w:ins w:id="1595" w:author="Kitase" w:date="2015-07-25T06:10:00Z">
        <w:r w:rsidR="006764FB" w:rsidRPr="00DF1A2F">
          <w:rPr>
            <w:rFonts w:ascii="Segoe UI" w:eastAsia="Meiryo UI" w:hAnsi="Segoe UI" w:cs="Segoe UI" w:hint="eastAsia"/>
            <w:rPrChange w:id="1596" w:author="Kitase" w:date="2015-07-26T16:23:00Z">
              <w:rPr>
                <w:rFonts w:hint="eastAsia"/>
              </w:rPr>
            </w:rPrChange>
          </w:rPr>
          <w:t>ルから、</w:t>
        </w:r>
      </w:ins>
      <w:ins w:id="1597" w:author="Kitase" w:date="2015-07-25T06:07:00Z">
        <w:r w:rsidRPr="00DF1A2F">
          <w:rPr>
            <w:rFonts w:ascii="Segoe UI" w:eastAsia="Meiryo UI" w:hAnsi="Segoe UI" w:cs="Segoe UI"/>
            <w:rPrChange w:id="1598" w:author="Kitase" w:date="2015-07-26T16:23:00Z">
              <w:rPr/>
            </w:rPrChange>
          </w:rPr>
          <w:t xml:space="preserve">Storage </w:t>
        </w:r>
      </w:ins>
      <w:ins w:id="1599" w:author="Kitase" w:date="2015-07-25T06:08:00Z">
        <w:r w:rsidR="006764FB" w:rsidRPr="00DF1A2F">
          <w:rPr>
            <w:rFonts w:ascii="Segoe UI" w:eastAsia="Meiryo UI" w:hAnsi="Segoe UI" w:cs="Segoe UI"/>
            <w:rPrChange w:id="1600" w:author="Kitase" w:date="2015-07-26T16:23:00Z">
              <w:rPr/>
            </w:rPrChange>
          </w:rPr>
          <w:t>–</w:t>
        </w:r>
      </w:ins>
      <w:ins w:id="1601" w:author="Kitase" w:date="2015-07-25T06:07:00Z">
        <w:r w:rsidRPr="00DF1A2F">
          <w:rPr>
            <w:rFonts w:ascii="Segoe UI" w:eastAsia="Meiryo UI" w:hAnsi="Segoe UI" w:cs="Segoe UI"/>
            <w:rPrChange w:id="1602" w:author="Kitase" w:date="2015-07-26T16:23:00Z">
              <w:rPr/>
            </w:rPrChange>
          </w:rPr>
          <w:t xml:space="preserve"> </w:t>
        </w:r>
      </w:ins>
      <w:ins w:id="1603" w:author="Kitase" w:date="2015-07-25T06:08:00Z">
        <w:r w:rsidR="006764FB" w:rsidRPr="00DF1A2F">
          <w:rPr>
            <w:rFonts w:ascii="Segoe UI" w:eastAsia="Meiryo UI" w:hAnsi="Segoe UI" w:cs="Segoe UI"/>
            <w:rPrChange w:id="1604" w:author="Kitase" w:date="2015-07-26T16:23:00Z">
              <w:rPr/>
            </w:rPrChange>
          </w:rPr>
          <w:t>Object Storage – Object Storage</w:t>
        </w:r>
        <w:r w:rsidR="006764FB" w:rsidRPr="00DF1A2F">
          <w:rPr>
            <w:rFonts w:ascii="Segoe UI" w:eastAsia="Meiryo UI" w:hAnsi="Segoe UI" w:cs="Segoe UI" w:hint="eastAsia"/>
            <w:rPrChange w:id="1605" w:author="Kitase" w:date="2015-07-26T16:23:00Z">
              <w:rPr>
                <w:rFonts w:hint="eastAsia"/>
              </w:rPr>
            </w:rPrChange>
          </w:rPr>
          <w:t>のアカウント名</w:t>
        </w:r>
        <w:r w:rsidR="006764FB" w:rsidRPr="00DF1A2F">
          <w:rPr>
            <w:rFonts w:ascii="Segoe UI" w:eastAsia="Meiryo UI" w:hAnsi="Segoe UI" w:cs="Segoe UI"/>
            <w:rPrChange w:id="1606" w:author="Kitase" w:date="2015-07-26T16:23:00Z">
              <w:rPr/>
            </w:rPrChange>
          </w:rPr>
          <w:t xml:space="preserve"> – </w:t>
        </w:r>
      </w:ins>
      <w:ins w:id="1607" w:author="Kitase" w:date="2015-07-25T06:09:00Z">
        <w:r w:rsidR="006764FB" w:rsidRPr="00DF1A2F">
          <w:rPr>
            <w:rFonts w:ascii="Segoe UI" w:eastAsia="Meiryo UI" w:hAnsi="Segoe UI" w:cs="Segoe UI" w:hint="eastAsia"/>
            <w:rPrChange w:id="1608" w:author="Kitase" w:date="2015-07-26T16:23:00Z">
              <w:rPr>
                <w:rFonts w:hint="eastAsia"/>
              </w:rPr>
            </w:rPrChange>
          </w:rPr>
          <w:t>ロケーション</w:t>
        </w:r>
      </w:ins>
      <w:ins w:id="1609" w:author="Kitase" w:date="2015-07-25T06:13:00Z">
        <w:r w:rsidR="006764FB" w:rsidRPr="00DF1A2F">
          <w:rPr>
            <w:rFonts w:ascii="Segoe UI" w:eastAsia="Meiryo UI" w:hAnsi="Segoe UI" w:cs="Segoe UI"/>
            <w:rPrChange w:id="1610" w:author="Kitase" w:date="2015-07-26T16:23:00Z">
              <w:rPr/>
            </w:rPrChange>
          </w:rPr>
          <w:t xml:space="preserve"> (San Jose) </w:t>
        </w:r>
      </w:ins>
      <w:ins w:id="1611" w:author="Kitase" w:date="2015-07-25T06:09:00Z">
        <w:r w:rsidR="006764FB" w:rsidRPr="00DF1A2F">
          <w:rPr>
            <w:rFonts w:ascii="Segoe UI" w:eastAsia="Meiryo UI" w:hAnsi="Segoe UI" w:cs="Segoe UI" w:hint="eastAsia"/>
            <w:rPrChange w:id="1612" w:author="Kitase" w:date="2015-07-26T16:23:00Z">
              <w:rPr>
                <w:rFonts w:hint="eastAsia"/>
              </w:rPr>
            </w:rPrChange>
          </w:rPr>
          <w:t>で、</w:t>
        </w:r>
      </w:ins>
      <w:ins w:id="1613" w:author="Kitase" w:date="2015-07-25T06:07:00Z">
        <w:r w:rsidRPr="00DF1A2F">
          <w:rPr>
            <w:rFonts w:ascii="Segoe UI" w:eastAsia="Meiryo UI" w:hAnsi="Segoe UI" w:cs="Segoe UI"/>
            <w:rPrChange w:id="1614" w:author="Kitase" w:date="2015-07-26T16:23:00Z">
              <w:rPr/>
            </w:rPrChange>
          </w:rPr>
          <w:t xml:space="preserve"> [View Credentials]</w:t>
        </w:r>
        <w:r w:rsidRPr="00DF1A2F">
          <w:rPr>
            <w:rFonts w:ascii="Segoe UI" w:eastAsia="Meiryo UI" w:hAnsi="Segoe UI" w:cs="Segoe UI" w:hint="eastAsia"/>
            <w:rPrChange w:id="1615" w:author="Kitase" w:date="2015-07-26T16:23:00Z">
              <w:rPr>
                <w:rFonts w:hint="eastAsia"/>
              </w:rPr>
            </w:rPrChange>
          </w:rPr>
          <w:t>をクリックすることで、オブジェクトストレージへアクセスする為の</w:t>
        </w:r>
        <w:r w:rsidRPr="00DF1A2F">
          <w:rPr>
            <w:rFonts w:ascii="Segoe UI" w:eastAsia="Meiryo UI" w:hAnsi="Segoe UI" w:cs="Segoe UI"/>
            <w:rPrChange w:id="1616" w:author="Kitase" w:date="2015-07-26T16:23:00Z">
              <w:rPr/>
            </w:rPrChange>
          </w:rPr>
          <w:t xml:space="preserve"> </w:t>
        </w:r>
        <w:r w:rsidRPr="00DF1A2F">
          <w:rPr>
            <w:rFonts w:ascii="Segoe UI" w:eastAsia="Meiryo UI" w:hAnsi="Segoe UI" w:cs="Segoe UI" w:hint="eastAsia"/>
            <w:rPrChange w:id="1617" w:author="Kitase" w:date="2015-07-26T16:23:00Z">
              <w:rPr>
                <w:rFonts w:hint="eastAsia"/>
              </w:rPr>
            </w:rPrChange>
          </w:rPr>
          <w:t>ユーザー名やパスワード、エンドポイントといった重要な情報を確認することができます。</w:t>
        </w:r>
        <w:r w:rsidRPr="00DF1A2F">
          <w:rPr>
            <w:rFonts w:ascii="Segoe UI" w:eastAsia="Meiryo UI" w:hAnsi="Segoe UI" w:cs="Segoe UI"/>
            <w:rPrChange w:id="1618" w:author="Kitase" w:date="2015-07-26T16:23:00Z">
              <w:rPr/>
            </w:rPrChange>
          </w:rPr>
          <w:t xml:space="preserve"> [Authentication Endpoint]</w:t>
        </w:r>
        <w:r w:rsidRPr="00DF1A2F">
          <w:rPr>
            <w:rFonts w:ascii="Segoe UI" w:eastAsia="Meiryo UI" w:hAnsi="Segoe UI" w:cs="Segoe UI" w:hint="eastAsia"/>
            <w:rPrChange w:id="1619" w:author="Kitase" w:date="2015-07-26T16:23:00Z">
              <w:rPr>
                <w:rFonts w:hint="eastAsia"/>
              </w:rPr>
            </w:rPrChange>
          </w:rPr>
          <w:t>のうち、</w:t>
        </w:r>
        <w:r w:rsidRPr="00DF1A2F">
          <w:rPr>
            <w:rFonts w:ascii="Segoe UI" w:eastAsia="Meiryo UI" w:hAnsi="Segoe UI" w:cs="Segoe UI"/>
            <w:rPrChange w:id="1620" w:author="Kitase" w:date="2015-07-26T16:23:00Z">
              <w:rPr/>
            </w:rPrChange>
          </w:rPr>
          <w:t>Public:</w:t>
        </w:r>
        <w:r w:rsidRPr="00DF1A2F">
          <w:rPr>
            <w:rFonts w:ascii="Segoe UI" w:eastAsia="Meiryo UI" w:hAnsi="Segoe UI" w:cs="Segoe UI" w:hint="eastAsia"/>
            <w:rPrChange w:id="1621" w:author="Kitase" w:date="2015-07-26T16:23:00Z">
              <w:rPr>
                <w:rFonts w:hint="eastAsia"/>
              </w:rPr>
            </w:rPrChange>
          </w:rPr>
          <w:t>となっているエンドポイントはインターネット上ならどこからでも、</w:t>
        </w:r>
        <w:r w:rsidRPr="00DF1A2F">
          <w:rPr>
            <w:rFonts w:ascii="Segoe UI" w:eastAsia="Meiryo UI" w:hAnsi="Segoe UI" w:cs="Segoe UI"/>
            <w:rPrChange w:id="1622" w:author="Kitase" w:date="2015-07-26T16:23:00Z">
              <w:rPr/>
            </w:rPrChange>
          </w:rPr>
          <w:t xml:space="preserve"> Private:</w:t>
        </w:r>
        <w:r w:rsidRPr="00DF1A2F">
          <w:rPr>
            <w:rFonts w:ascii="Segoe UI" w:eastAsia="Meiryo UI" w:hAnsi="Segoe UI" w:cs="Segoe UI" w:hint="eastAsia"/>
            <w:rPrChange w:id="1623" w:author="Kitase" w:date="2015-07-26T16:23:00Z">
              <w:rPr>
                <w:rFonts w:hint="eastAsia"/>
              </w:rPr>
            </w:rPrChange>
          </w:rPr>
          <w:t>となっているエンドポイントは</w:t>
        </w:r>
        <w:r w:rsidRPr="00DF1A2F">
          <w:rPr>
            <w:rFonts w:ascii="Segoe UI" w:eastAsia="Meiryo UI" w:hAnsi="Segoe UI" w:cs="Segoe UI"/>
            <w:rPrChange w:id="1624" w:author="Kitase" w:date="2015-07-26T16:23:00Z">
              <w:rPr/>
            </w:rPrChange>
          </w:rPr>
          <w:t xml:space="preserve"> SoftLayer </w:t>
        </w:r>
        <w:r w:rsidRPr="00DF1A2F">
          <w:rPr>
            <w:rFonts w:ascii="Segoe UI" w:eastAsia="Meiryo UI" w:hAnsi="Segoe UI" w:cs="Segoe UI" w:hint="eastAsia"/>
            <w:rPrChange w:id="1625" w:author="Kitase" w:date="2015-07-26T16:23:00Z">
              <w:rPr>
                <w:rFonts w:hint="eastAsia"/>
              </w:rPr>
            </w:rPrChange>
          </w:rPr>
          <w:t>のネットワーク内部からのみ利用することができます。但し、</w:t>
        </w:r>
        <w:r w:rsidRPr="00DF1A2F">
          <w:rPr>
            <w:rFonts w:ascii="Segoe UI" w:eastAsia="Meiryo UI" w:hAnsi="Segoe UI" w:cs="Segoe UI"/>
            <w:rPrChange w:id="1626" w:author="Kitase" w:date="2015-07-26T16:23:00Z">
              <w:rPr/>
            </w:rPrChange>
          </w:rPr>
          <w:t xml:space="preserve"> SoftLayer </w:t>
        </w:r>
        <w:r w:rsidRPr="00DF1A2F">
          <w:rPr>
            <w:rFonts w:ascii="Segoe UI" w:eastAsia="Meiryo UI" w:hAnsi="Segoe UI" w:cs="Segoe UI" w:hint="eastAsia"/>
            <w:rPrChange w:id="1627" w:author="Kitase" w:date="2015-07-26T16:23:00Z">
              <w:rPr>
                <w:rFonts w:hint="eastAsia"/>
              </w:rPr>
            </w:rPrChange>
          </w:rPr>
          <w:t>のネットワーク内であれば</w:t>
        </w:r>
        <w:r w:rsidRPr="00DF1A2F">
          <w:rPr>
            <w:rFonts w:ascii="Segoe UI" w:eastAsia="Meiryo UI" w:hAnsi="Segoe UI" w:cs="Segoe UI"/>
            <w:rPrChange w:id="1628" w:author="Kitase" w:date="2015-07-26T16:23:00Z">
              <w:rPr/>
            </w:rPrChange>
          </w:rPr>
          <w:t xml:space="preserve"> Hong Kong </w:t>
        </w:r>
        <w:r w:rsidRPr="00DF1A2F">
          <w:rPr>
            <w:rFonts w:ascii="Segoe UI" w:eastAsia="Meiryo UI" w:hAnsi="Segoe UI" w:cs="Segoe UI" w:hint="eastAsia"/>
            <w:rPrChange w:id="1629" w:author="Kitase" w:date="2015-07-26T16:23:00Z">
              <w:rPr>
                <w:rFonts w:hint="eastAsia"/>
              </w:rPr>
            </w:rPrChange>
          </w:rPr>
          <w:t>の</w:t>
        </w:r>
        <w:r w:rsidRPr="00DF1A2F">
          <w:rPr>
            <w:rFonts w:ascii="Segoe UI" w:eastAsia="Meiryo UI" w:hAnsi="Segoe UI" w:cs="Segoe UI"/>
            <w:rPrChange w:id="1630" w:author="Kitase" w:date="2015-07-26T16:23:00Z">
              <w:rPr/>
            </w:rPrChange>
          </w:rPr>
          <w:t xml:space="preserve"> Object Storage </w:t>
        </w:r>
        <w:r w:rsidRPr="00DF1A2F">
          <w:rPr>
            <w:rFonts w:ascii="Segoe UI" w:eastAsia="Meiryo UI" w:hAnsi="Segoe UI" w:cs="Segoe UI" w:hint="eastAsia"/>
            <w:rPrChange w:id="1631" w:author="Kitase" w:date="2015-07-26T16:23:00Z">
              <w:rPr>
                <w:rFonts w:hint="eastAsia"/>
              </w:rPr>
            </w:rPrChange>
          </w:rPr>
          <w:t>を</w:t>
        </w:r>
        <w:r w:rsidRPr="00DF1A2F">
          <w:rPr>
            <w:rFonts w:ascii="Segoe UI" w:eastAsia="Meiryo UI" w:hAnsi="Segoe UI" w:cs="Segoe UI"/>
            <w:rPrChange w:id="1632" w:author="Kitase" w:date="2015-07-26T16:23:00Z">
              <w:rPr/>
            </w:rPrChange>
          </w:rPr>
          <w:t xml:space="preserve"> London </w:t>
        </w:r>
        <w:r w:rsidRPr="00DF1A2F">
          <w:rPr>
            <w:rFonts w:ascii="Segoe UI" w:eastAsia="Meiryo UI" w:hAnsi="Segoe UI" w:cs="Segoe UI" w:hint="eastAsia"/>
            <w:rPrChange w:id="1633" w:author="Kitase" w:date="2015-07-26T16:23:00Z">
              <w:rPr>
                <w:rFonts w:hint="eastAsia"/>
              </w:rPr>
            </w:rPrChange>
          </w:rPr>
          <w:t>のサーバから参照することも可</w:t>
        </w:r>
        <w:r w:rsidRPr="00DF1A2F">
          <w:rPr>
            <w:rFonts w:ascii="Segoe UI" w:eastAsia="Meiryo UI" w:hAnsi="Segoe UI" w:cs="Segoe UI"/>
            <w:rPrChange w:id="1634" w:author="Kitase" w:date="2015-07-26T16:23:00Z">
              <w:rPr/>
            </w:rPrChange>
          </w:rPr>
          <w:t xml:space="preserve"> </w:t>
        </w:r>
        <w:r w:rsidRPr="00DF1A2F">
          <w:rPr>
            <w:rFonts w:ascii="Segoe UI" w:eastAsia="Meiryo UI" w:hAnsi="Segoe UI" w:cs="Segoe UI" w:hint="eastAsia"/>
            <w:rPrChange w:id="1635" w:author="Kitase" w:date="2015-07-26T16:23:00Z">
              <w:rPr>
                <w:rFonts w:hint="eastAsia"/>
              </w:rPr>
            </w:rPrChange>
          </w:rPr>
          <w:t>能です。これらの情報はハンズオン中で利用しますので、テキストエディタ</w:t>
        </w:r>
        <w:r w:rsidRPr="00DF1A2F">
          <w:rPr>
            <w:rFonts w:ascii="Segoe UI" w:eastAsia="Meiryo UI" w:hAnsi="Segoe UI" w:cs="Segoe UI"/>
            <w:rPrChange w:id="1636" w:author="Kitase" w:date="2015-07-26T16:23:00Z">
              <w:rPr/>
            </w:rPrChange>
          </w:rPr>
          <w:t xml:space="preserve"> </w:t>
        </w:r>
        <w:r w:rsidRPr="00DF1A2F">
          <w:rPr>
            <w:rFonts w:ascii="Segoe UI" w:eastAsia="Meiryo UI" w:hAnsi="Segoe UI" w:cs="Segoe UI" w:hint="eastAsia"/>
            <w:rPrChange w:id="1637" w:author="Kitase" w:date="2015-07-26T16:23:00Z">
              <w:rPr>
                <w:rFonts w:hint="eastAsia"/>
              </w:rPr>
            </w:rPrChange>
          </w:rPr>
          <w:t>にコピーしておくと後で便利です。</w:t>
        </w:r>
      </w:ins>
    </w:p>
    <w:p w14:paraId="44AE5D12" w14:textId="77777777" w:rsidR="006764FB" w:rsidRPr="00DF1A2F" w:rsidRDefault="006764FB" w:rsidP="00D03DA2">
      <w:pPr>
        <w:rPr>
          <w:ins w:id="1638" w:author="Kitase" w:date="2015-07-25T06:16:00Z"/>
          <w:rFonts w:ascii="Segoe UI" w:eastAsia="Meiryo UI" w:hAnsi="Segoe UI" w:cs="Segoe UI"/>
          <w:rPrChange w:id="1639" w:author="Kitase" w:date="2015-07-26T16:23:00Z">
            <w:rPr>
              <w:ins w:id="1640" w:author="Kitase" w:date="2015-07-25T06:16:00Z"/>
              <w:rFonts w:ascii="Meiryo UI" w:eastAsia="Meiryo UI" w:hAnsi="Meiryo UI" w:cs="Meiryo UI"/>
            </w:rPr>
          </w:rPrChange>
        </w:rPr>
      </w:pPr>
    </w:p>
    <w:p w14:paraId="70355C45" w14:textId="77777777" w:rsidR="006764FB" w:rsidRPr="00DF1A2F" w:rsidRDefault="006764FB">
      <w:pPr>
        <w:pStyle w:val="Heading4"/>
        <w:rPr>
          <w:ins w:id="1641" w:author="Kitase" w:date="2015-07-25T06:17:00Z"/>
          <w:rFonts w:ascii="Segoe UI" w:eastAsia="Meiryo UI" w:hAnsi="Segoe UI" w:cs="Segoe UI"/>
          <w:rPrChange w:id="1642" w:author="Kitase" w:date="2015-07-26T16:23:00Z">
            <w:rPr>
              <w:ins w:id="1643" w:author="Kitase" w:date="2015-07-25T06:17:00Z"/>
            </w:rPr>
          </w:rPrChange>
        </w:rPr>
        <w:pPrChange w:id="1644" w:author="Kitase" w:date="2015-07-26T06:46:00Z">
          <w:pPr/>
        </w:pPrChange>
      </w:pPr>
      <w:ins w:id="1645" w:author="Kitase" w:date="2015-07-25T06:16:00Z">
        <w:r w:rsidRPr="00DF1A2F">
          <w:rPr>
            <w:rFonts w:ascii="Segoe UI" w:eastAsia="Meiryo UI" w:hAnsi="Segoe UI" w:cs="Segoe UI" w:hint="eastAsia"/>
            <w:rPrChange w:id="1646" w:author="Kitase" w:date="2015-07-26T16:23:00Z">
              <w:rPr>
                <w:rFonts w:hint="eastAsia"/>
              </w:rPr>
            </w:rPrChange>
          </w:rPr>
          <w:lastRenderedPageBreak/>
          <w:t>コンテナの追加</w:t>
        </w:r>
      </w:ins>
    </w:p>
    <w:p w14:paraId="4A21B003" w14:textId="77777777" w:rsidR="006764FB" w:rsidRPr="00DF1A2F" w:rsidRDefault="006764FB">
      <w:pPr>
        <w:ind w:left="360"/>
        <w:rPr>
          <w:ins w:id="1647" w:author="Kitase" w:date="2015-07-25T06:17:00Z"/>
          <w:rFonts w:ascii="Segoe UI" w:eastAsia="Meiryo UI" w:hAnsi="Segoe UI" w:cs="Segoe UI"/>
          <w:rPrChange w:id="1648" w:author="Kitase" w:date="2015-07-26T16:23:00Z">
            <w:rPr>
              <w:ins w:id="1649" w:author="Kitase" w:date="2015-07-25T06:17:00Z"/>
              <w:rFonts w:ascii="Meiryo UI" w:eastAsia="Meiryo UI" w:hAnsi="Meiryo UI" w:cs="Meiryo UI"/>
            </w:rPr>
          </w:rPrChange>
        </w:rPr>
        <w:pPrChange w:id="1650" w:author="Kitase" w:date="2015-07-25T06:17:00Z">
          <w:pPr/>
        </w:pPrChange>
      </w:pPr>
      <w:ins w:id="1651" w:author="Kitase" w:date="2015-07-25T06:13:00Z">
        <w:r w:rsidRPr="00DF1A2F">
          <w:rPr>
            <w:rFonts w:ascii="Segoe UI" w:eastAsia="Meiryo UI" w:hAnsi="Segoe UI" w:cs="Segoe UI"/>
            <w:rPrChange w:id="1652" w:author="Kitase" w:date="2015-07-26T16:23:00Z">
              <w:rPr/>
            </w:rPrChange>
          </w:rPr>
          <w:t xml:space="preserve">SoftLayer </w:t>
        </w:r>
        <w:r w:rsidRPr="00DF1A2F">
          <w:rPr>
            <w:rFonts w:ascii="Segoe UI" w:eastAsia="Meiryo UI" w:hAnsi="Segoe UI" w:cs="Segoe UI" w:hint="eastAsia"/>
            <w:rPrChange w:id="1653" w:author="Kitase" w:date="2015-07-26T16:23:00Z">
              <w:rPr>
                <w:rFonts w:hint="eastAsia"/>
              </w:rPr>
            </w:rPrChange>
          </w:rPr>
          <w:t>の</w:t>
        </w:r>
        <w:r w:rsidRPr="00DF1A2F">
          <w:rPr>
            <w:rFonts w:ascii="Segoe UI" w:eastAsia="Meiryo UI" w:hAnsi="Segoe UI" w:cs="Segoe UI"/>
            <w:rPrChange w:id="1654" w:author="Kitase" w:date="2015-07-26T16:23:00Z">
              <w:rPr/>
            </w:rPrChange>
          </w:rPr>
          <w:t xml:space="preserve"> Object Storage </w:t>
        </w:r>
        <w:r w:rsidRPr="00DF1A2F">
          <w:rPr>
            <w:rFonts w:ascii="Segoe UI" w:eastAsia="Meiryo UI" w:hAnsi="Segoe UI" w:cs="Segoe UI" w:hint="eastAsia"/>
            <w:rPrChange w:id="1655" w:author="Kitase" w:date="2015-07-26T16:23:00Z">
              <w:rPr>
                <w:rFonts w:hint="eastAsia"/>
              </w:rPr>
            </w:rPrChange>
          </w:rPr>
          <w:t>は、一つの</w:t>
        </w:r>
        <w:r w:rsidRPr="00DF1A2F">
          <w:rPr>
            <w:rFonts w:ascii="Segoe UI" w:eastAsia="Meiryo UI" w:hAnsi="Segoe UI" w:cs="Segoe UI"/>
            <w:rPrChange w:id="1656" w:author="Kitase" w:date="2015-07-26T16:23:00Z">
              <w:rPr/>
            </w:rPrChange>
          </w:rPr>
          <w:t xml:space="preserve"> Object Storage </w:t>
        </w:r>
        <w:r w:rsidRPr="00DF1A2F">
          <w:rPr>
            <w:rFonts w:ascii="Segoe UI" w:eastAsia="Meiryo UI" w:hAnsi="Segoe UI" w:cs="Segoe UI" w:hint="eastAsia"/>
            <w:rPrChange w:id="1657" w:author="Kitase" w:date="2015-07-26T16:23:00Z">
              <w:rPr>
                <w:rFonts w:hint="eastAsia"/>
              </w:rPr>
            </w:rPrChange>
          </w:rPr>
          <w:t>アカウントに複数地域のデータセンターが紐付けられ、</w:t>
        </w:r>
        <w:r w:rsidRPr="00DF1A2F">
          <w:rPr>
            <w:rFonts w:ascii="Segoe UI" w:eastAsia="Meiryo UI" w:hAnsi="Segoe UI" w:cs="Segoe UI"/>
            <w:rPrChange w:id="1658" w:author="Kitase" w:date="2015-07-26T16:23:00Z">
              <w:rPr/>
            </w:rPrChange>
          </w:rPr>
          <w:t xml:space="preserve"> </w:t>
        </w:r>
        <w:r w:rsidRPr="00DF1A2F">
          <w:rPr>
            <w:rFonts w:ascii="Segoe UI" w:eastAsia="Meiryo UI" w:hAnsi="Segoe UI" w:cs="Segoe UI" w:hint="eastAsia"/>
            <w:rPrChange w:id="1659" w:author="Kitase" w:date="2015-07-26T16:23:00Z">
              <w:rPr>
                <w:rFonts w:hint="eastAsia"/>
              </w:rPr>
            </w:rPrChange>
          </w:rPr>
          <w:t>一つのデータセンター内部では更に</w:t>
        </w:r>
        <w:r w:rsidRPr="00DF1A2F">
          <w:rPr>
            <w:rFonts w:ascii="Segoe UI" w:eastAsia="Meiryo UI" w:hAnsi="Segoe UI" w:cs="Segoe UI"/>
            <w:rPrChange w:id="1660" w:author="Kitase" w:date="2015-07-26T16:23:00Z">
              <w:rPr/>
            </w:rPrChange>
          </w:rPr>
          <w:t xml:space="preserve"> container </w:t>
        </w:r>
        <w:r w:rsidRPr="00DF1A2F">
          <w:rPr>
            <w:rFonts w:ascii="Segoe UI" w:eastAsia="Meiryo UI" w:hAnsi="Segoe UI" w:cs="Segoe UI" w:hint="eastAsia"/>
            <w:rPrChange w:id="1661" w:author="Kitase" w:date="2015-07-26T16:23:00Z">
              <w:rPr>
                <w:rFonts w:hint="eastAsia"/>
              </w:rPr>
            </w:rPrChange>
          </w:rPr>
          <w:t>という形で紐付けされます。新しくコンテナを追加するには、</w:t>
        </w:r>
        <w:r w:rsidRPr="00DF1A2F">
          <w:rPr>
            <w:rFonts w:ascii="Segoe UI" w:eastAsia="Meiryo UI" w:hAnsi="Segoe UI" w:cs="Segoe UI"/>
            <w:rPrChange w:id="1662" w:author="Kitase" w:date="2015-07-26T16:23:00Z">
              <w:rPr/>
            </w:rPrChange>
          </w:rPr>
          <w:t xml:space="preserve"> Object Storage </w:t>
        </w:r>
        <w:r w:rsidRPr="00DF1A2F">
          <w:rPr>
            <w:rFonts w:ascii="Segoe UI" w:eastAsia="Meiryo UI" w:hAnsi="Segoe UI" w:cs="Segoe UI" w:hint="eastAsia"/>
            <w:rPrChange w:id="1663" w:author="Kitase" w:date="2015-07-26T16:23:00Z">
              <w:rPr>
                <w:rFonts w:hint="eastAsia"/>
              </w:rPr>
            </w:rPrChange>
          </w:rPr>
          <w:t>の</w:t>
        </w:r>
        <w:r w:rsidRPr="00DF1A2F">
          <w:rPr>
            <w:rFonts w:ascii="Segoe UI" w:eastAsia="Meiryo UI" w:hAnsi="Segoe UI" w:cs="Segoe UI"/>
            <w:rPrChange w:id="1664" w:author="Kitase" w:date="2015-07-26T16:23:00Z">
              <w:rPr/>
            </w:rPrChange>
          </w:rPr>
          <w:t xml:space="preserve"> DC </w:t>
        </w:r>
        <w:r w:rsidRPr="00DF1A2F">
          <w:rPr>
            <w:rFonts w:ascii="Segoe UI" w:eastAsia="Meiryo UI" w:hAnsi="Segoe UI" w:cs="Segoe UI" w:hint="eastAsia"/>
            <w:rPrChange w:id="1665" w:author="Kitase" w:date="2015-07-26T16:23:00Z">
              <w:rPr>
                <w:rFonts w:hint="eastAsia"/>
              </w:rPr>
            </w:rPrChange>
          </w:rPr>
          <w:t>ごとの管理ページにて、ページ中央の</w:t>
        </w:r>
        <w:r w:rsidRPr="00DF1A2F">
          <w:rPr>
            <w:rFonts w:ascii="Segoe UI" w:eastAsia="Meiryo UI" w:hAnsi="Segoe UI" w:cs="Segoe UI"/>
            <w:rPrChange w:id="1666" w:author="Kitase" w:date="2015-07-26T16:23:00Z">
              <w:rPr/>
            </w:rPrChange>
          </w:rPr>
          <w:t>[Add a container]</w:t>
        </w:r>
        <w:r w:rsidRPr="00DF1A2F">
          <w:rPr>
            <w:rFonts w:ascii="Segoe UI" w:eastAsia="Meiryo UI" w:hAnsi="Segoe UI" w:cs="Segoe UI" w:hint="eastAsia"/>
            <w:rPrChange w:id="1667" w:author="Kitase" w:date="2015-07-26T16:23:00Z">
              <w:rPr>
                <w:rFonts w:hint="eastAsia"/>
              </w:rPr>
            </w:rPrChange>
          </w:rPr>
          <w:t>をクリックします。</w:t>
        </w:r>
        <w:r w:rsidRPr="00DF1A2F">
          <w:rPr>
            <w:rFonts w:ascii="Segoe UI" w:eastAsia="Meiryo UI" w:hAnsi="Segoe UI" w:cs="Segoe UI"/>
            <w:rPrChange w:id="1668" w:author="Kitase" w:date="2015-07-26T16:23:00Z">
              <w:rPr/>
            </w:rPrChange>
          </w:rPr>
          <w:t xml:space="preserve"> </w:t>
        </w:r>
        <w:r w:rsidRPr="00DF1A2F">
          <w:rPr>
            <w:rFonts w:ascii="Segoe UI" w:eastAsia="Meiryo UI" w:hAnsi="Segoe UI" w:cs="Segoe UI" w:hint="eastAsia"/>
            <w:rPrChange w:id="1669" w:author="Kitase" w:date="2015-07-26T16:23:00Z">
              <w:rPr>
                <w:rFonts w:hint="eastAsia"/>
              </w:rPr>
            </w:rPrChange>
          </w:rPr>
          <w:t>コンテナの名前を聞かれるので、適切に入力をし、</w:t>
        </w:r>
        <w:r w:rsidRPr="00DF1A2F">
          <w:rPr>
            <w:rFonts w:ascii="Segoe UI" w:eastAsia="Meiryo UI" w:hAnsi="Segoe UI" w:cs="Segoe UI"/>
            <w:rPrChange w:id="1670" w:author="Kitase" w:date="2015-07-26T16:23:00Z">
              <w:rPr/>
            </w:rPrChange>
          </w:rPr>
          <w:t xml:space="preserve">OK </w:t>
        </w:r>
        <w:r w:rsidRPr="00DF1A2F">
          <w:rPr>
            <w:rFonts w:ascii="Segoe UI" w:eastAsia="Meiryo UI" w:hAnsi="Segoe UI" w:cs="Segoe UI" w:hint="eastAsia"/>
            <w:rPrChange w:id="1671" w:author="Kitase" w:date="2015-07-26T16:23:00Z">
              <w:rPr>
                <w:rFonts w:hint="eastAsia"/>
              </w:rPr>
            </w:rPrChange>
          </w:rPr>
          <w:t>をクリックしてください。</w:t>
        </w:r>
      </w:ins>
    </w:p>
    <w:p w14:paraId="096A4121" w14:textId="77777777" w:rsidR="006764FB" w:rsidRPr="00DF1A2F" w:rsidRDefault="006764FB">
      <w:pPr>
        <w:ind w:left="360"/>
        <w:rPr>
          <w:ins w:id="1672" w:author="Kitase" w:date="2015-07-26T06:55:00Z"/>
          <w:rFonts w:ascii="Segoe UI" w:eastAsia="Meiryo UI" w:hAnsi="Segoe UI" w:cs="Segoe UI"/>
          <w:rPrChange w:id="1673" w:author="Kitase" w:date="2015-07-26T16:23:00Z">
            <w:rPr>
              <w:ins w:id="1674" w:author="Kitase" w:date="2015-07-26T06:55:00Z"/>
              <w:rFonts w:ascii="Meiryo UI" w:eastAsia="Meiryo UI" w:hAnsi="Meiryo UI" w:cs="Meiryo UI"/>
            </w:rPr>
          </w:rPrChange>
        </w:rPr>
        <w:pPrChange w:id="1675" w:author="Kitase" w:date="2015-07-25T06:17:00Z">
          <w:pPr/>
        </w:pPrChange>
      </w:pPr>
      <w:ins w:id="1676" w:author="Kitase" w:date="2015-07-25T06:17:00Z">
        <w:r w:rsidRPr="00DF1A2F">
          <w:rPr>
            <w:rFonts w:ascii="Segoe UI" w:eastAsia="Meiryo UI" w:hAnsi="Segoe UI" w:cs="Segoe UI" w:hint="eastAsia"/>
            <w:rPrChange w:id="1677" w:author="Kitase" w:date="2015-07-26T16:23:00Z">
              <w:rPr>
                <w:rFonts w:ascii="Meiryo UI" w:eastAsia="Meiryo UI" w:hAnsi="Meiryo UI" w:cs="Meiryo UI" w:hint="eastAsia"/>
              </w:rPr>
            </w:rPrChange>
          </w:rPr>
          <w:t>注意</w:t>
        </w:r>
        <w:r w:rsidRPr="00DF1A2F">
          <w:rPr>
            <w:rFonts w:ascii="Segoe UI" w:eastAsia="Meiryo UI" w:hAnsi="Segoe UI" w:cs="Segoe UI"/>
            <w:rPrChange w:id="1678" w:author="Kitase" w:date="2015-07-26T16:23:00Z">
              <w:rPr>
                <w:rFonts w:ascii="Meiryo UI" w:eastAsia="Meiryo UI" w:hAnsi="Meiryo UI" w:cs="Meiryo UI"/>
              </w:rPr>
            </w:rPrChange>
          </w:rPr>
          <w:t xml:space="preserve">: </w:t>
        </w:r>
      </w:ins>
      <w:ins w:id="1679" w:author="Kitase" w:date="2015-07-25T06:14:00Z">
        <w:r w:rsidRPr="00DF1A2F">
          <w:rPr>
            <w:rFonts w:ascii="Segoe UI" w:eastAsia="Meiryo UI" w:hAnsi="Segoe UI" w:cs="Segoe UI"/>
          </w:rPr>
          <w:t xml:space="preserve">IBM </w:t>
        </w:r>
        <w:r w:rsidRPr="00DF1A2F">
          <w:rPr>
            <w:rFonts w:ascii="Segoe UI" w:eastAsia="Meiryo UI" w:hAnsi="Segoe UI" w:cs="Segoe UI" w:hint="eastAsia"/>
          </w:rPr>
          <w:t>から貸与しているアカウントを利用している場合は、”アカウント名</w:t>
        </w:r>
        <w:r w:rsidRPr="00DF1A2F">
          <w:rPr>
            <w:rFonts w:ascii="Segoe UI" w:eastAsia="Meiryo UI" w:hAnsi="Segoe UI" w:cs="Segoe UI"/>
          </w:rPr>
          <w:t xml:space="preserve">-Datacenter </w:t>
        </w:r>
        <w:r w:rsidRPr="00DF1A2F">
          <w:rPr>
            <w:rFonts w:ascii="Segoe UI" w:eastAsia="Meiryo UI" w:hAnsi="Segoe UI" w:cs="Segoe UI" w:hint="eastAsia"/>
          </w:rPr>
          <w:t>名</w:t>
        </w:r>
        <w:r w:rsidRPr="00DF1A2F">
          <w:rPr>
            <w:rFonts w:ascii="Segoe UI" w:eastAsia="Meiryo UI" w:hAnsi="Segoe UI" w:cs="Segoe UI"/>
          </w:rPr>
          <w:t>-Container</w:t>
        </w:r>
        <w:r w:rsidRPr="00DF1A2F">
          <w:rPr>
            <w:rFonts w:ascii="Segoe UI" w:eastAsia="Meiryo UI" w:hAnsi="Segoe UI" w:cs="Segoe UI" w:hint="eastAsia"/>
          </w:rPr>
          <w:t>”という名前で</w:t>
        </w:r>
        <w:r w:rsidRPr="00DF1A2F">
          <w:rPr>
            <w:rFonts w:ascii="Segoe UI" w:eastAsia="Meiryo UI" w:hAnsi="Segoe UI" w:cs="Segoe UI"/>
          </w:rPr>
          <w:t xml:space="preserve"> Container </w:t>
        </w:r>
        <w:r w:rsidRPr="00DF1A2F">
          <w:rPr>
            <w:rFonts w:ascii="Segoe UI" w:eastAsia="Meiryo UI" w:hAnsi="Segoe UI" w:cs="Segoe UI" w:hint="eastAsia"/>
          </w:rPr>
          <w:t>を作成ください。例</w:t>
        </w:r>
        <w:r w:rsidRPr="00DF1A2F">
          <w:rPr>
            <w:rFonts w:ascii="Segoe UI" w:eastAsia="Meiryo UI" w:hAnsi="Segoe UI" w:cs="Segoe UI"/>
          </w:rPr>
          <w:t>: Test01-LON-Containe</w:t>
        </w:r>
      </w:ins>
    </w:p>
    <w:p w14:paraId="05E0046C" w14:textId="77777777" w:rsidR="008F55F6" w:rsidRPr="00DF1A2F" w:rsidRDefault="008F55F6" w:rsidP="00C61FA0">
      <w:pPr>
        <w:rPr>
          <w:ins w:id="1680" w:author="Kitase" w:date="2015-07-26T06:55:00Z"/>
          <w:rFonts w:ascii="Segoe UI" w:eastAsia="Meiryo UI" w:hAnsi="Segoe UI" w:cs="Segoe UI"/>
          <w:rPrChange w:id="1681" w:author="Kitase" w:date="2015-07-26T16:23:00Z">
            <w:rPr>
              <w:ins w:id="1682" w:author="Kitase" w:date="2015-07-26T06:55:00Z"/>
              <w:rFonts w:ascii="Meiryo UI" w:eastAsia="Meiryo UI" w:hAnsi="Meiryo UI" w:cs="Meiryo UI"/>
            </w:rPr>
          </w:rPrChange>
        </w:rPr>
      </w:pPr>
    </w:p>
    <w:p w14:paraId="7E1659EE" w14:textId="066AE1E3" w:rsidR="008F55F6" w:rsidRPr="00DF1A2F" w:rsidRDefault="008F55F6">
      <w:pPr>
        <w:pStyle w:val="Heading4"/>
        <w:rPr>
          <w:ins w:id="1683" w:author="Kitase" w:date="2015-07-26T06:56:00Z"/>
          <w:rFonts w:ascii="Segoe UI" w:eastAsia="Meiryo UI" w:hAnsi="Segoe UI" w:cs="Segoe UI"/>
          <w:rPrChange w:id="1684" w:author="Kitase" w:date="2015-07-26T16:23:00Z">
            <w:rPr>
              <w:ins w:id="1685" w:author="Kitase" w:date="2015-07-26T06:56:00Z"/>
            </w:rPr>
          </w:rPrChange>
        </w:rPr>
        <w:pPrChange w:id="1686" w:author="Kitase" w:date="2015-07-26T06:56:00Z">
          <w:pPr/>
        </w:pPrChange>
      </w:pPr>
      <w:ins w:id="1687" w:author="Kitase" w:date="2015-07-26T06:55:00Z">
        <w:r w:rsidRPr="00DF1A2F">
          <w:rPr>
            <w:rFonts w:ascii="Segoe UI" w:eastAsia="Meiryo UI" w:hAnsi="Segoe UI" w:cs="Segoe UI"/>
            <w:rPrChange w:id="1688" w:author="Kitase" w:date="2015-07-26T16:23:00Z">
              <w:rPr/>
            </w:rPrChange>
          </w:rPr>
          <w:t>CDN</w:t>
        </w:r>
        <w:r w:rsidRPr="00DF1A2F">
          <w:rPr>
            <w:rFonts w:ascii="Segoe UI" w:eastAsia="Meiryo UI" w:hAnsi="Segoe UI" w:cs="Segoe UI" w:hint="eastAsia"/>
            <w:rPrChange w:id="1689" w:author="Kitase" w:date="2015-07-26T16:23:00Z">
              <w:rPr>
                <w:rFonts w:hint="eastAsia"/>
              </w:rPr>
            </w:rPrChange>
          </w:rPr>
          <w:t>の有効</w:t>
        </w:r>
      </w:ins>
    </w:p>
    <w:p w14:paraId="1D738E5F" w14:textId="44272956" w:rsidR="008F55F6" w:rsidRPr="00DF1A2F" w:rsidRDefault="008F55F6">
      <w:pPr>
        <w:rPr>
          <w:rFonts w:ascii="Segoe UI" w:eastAsia="Meiryo UI" w:hAnsi="Segoe UI" w:cs="Segoe UI"/>
        </w:rPr>
      </w:pPr>
      <w:ins w:id="1690" w:author="Kitase" w:date="2015-07-26T06:56:00Z">
        <w:r w:rsidRPr="00DF1A2F">
          <w:rPr>
            <w:rFonts w:ascii="Segoe UI" w:eastAsia="Meiryo UI" w:hAnsi="Segoe UI" w:cs="Segoe UI"/>
            <w:rPrChange w:id="1691" w:author="Kitase" w:date="2015-07-26T16:23:00Z">
              <w:rPr>
                <w:rFonts w:ascii="Meiryo UI" w:eastAsia="Meiryo UI" w:hAnsi="Meiryo UI" w:cs="Meiryo UI"/>
              </w:rPr>
            </w:rPrChange>
          </w:rPr>
          <w:t>SoftLayer Object Storage</w:t>
        </w:r>
        <w:r w:rsidRPr="00DF1A2F">
          <w:rPr>
            <w:rFonts w:ascii="Segoe UI" w:eastAsia="Meiryo UI" w:hAnsi="Segoe UI" w:cs="Segoe UI" w:hint="eastAsia"/>
            <w:rPrChange w:id="1692" w:author="Kitase" w:date="2015-07-26T16:23:00Z">
              <w:rPr>
                <w:rFonts w:ascii="Meiryo UI" w:eastAsia="Meiryo UI" w:hAnsi="Meiryo UI" w:cs="Meiryo UI" w:hint="eastAsia"/>
              </w:rPr>
            </w:rPrChange>
          </w:rPr>
          <w:t>は</w:t>
        </w:r>
        <w:r w:rsidRPr="00DF1A2F">
          <w:rPr>
            <w:rFonts w:ascii="Segoe UI" w:eastAsia="Meiryo UI" w:hAnsi="Segoe UI" w:cs="Segoe UI"/>
            <w:rPrChange w:id="1693" w:author="Kitase" w:date="2015-07-26T16:23:00Z">
              <w:rPr>
                <w:rFonts w:ascii="Meiryo UI" w:eastAsia="Meiryo UI" w:hAnsi="Meiryo UI" w:cs="Meiryo UI"/>
              </w:rPr>
            </w:rPrChange>
          </w:rPr>
          <w:t>CDN</w:t>
        </w:r>
        <w:r w:rsidRPr="00DF1A2F">
          <w:rPr>
            <w:rFonts w:ascii="Segoe UI" w:eastAsia="Meiryo UI" w:hAnsi="Segoe UI" w:cs="Segoe UI" w:hint="eastAsia"/>
            <w:rPrChange w:id="1694" w:author="Kitase" w:date="2015-07-26T16:23:00Z">
              <w:rPr>
                <w:rFonts w:ascii="Meiryo UI" w:eastAsia="Meiryo UI" w:hAnsi="Meiryo UI" w:cs="Meiryo UI" w:hint="eastAsia"/>
              </w:rPr>
            </w:rPrChange>
          </w:rPr>
          <w:t>と連携させることができます。必要に応じて、</w:t>
        </w:r>
        <w:r w:rsidRPr="00DF1A2F">
          <w:rPr>
            <w:rFonts w:ascii="Segoe UI" w:eastAsia="Meiryo UI" w:hAnsi="Segoe UI" w:cs="Segoe UI"/>
            <w:rPrChange w:id="1695" w:author="Kitase" w:date="2015-07-26T16:23:00Z">
              <w:rPr>
                <w:rFonts w:ascii="Meiryo UI" w:eastAsia="Meiryo UI" w:hAnsi="Meiryo UI" w:cs="Meiryo UI"/>
              </w:rPr>
            </w:rPrChange>
          </w:rPr>
          <w:t>Enable</w:t>
        </w:r>
        <w:r w:rsidRPr="00DF1A2F">
          <w:rPr>
            <w:rFonts w:ascii="Segoe UI" w:eastAsia="Meiryo UI" w:hAnsi="Segoe UI" w:cs="Segoe UI" w:hint="eastAsia"/>
            <w:rPrChange w:id="1696" w:author="Kitase" w:date="2015-07-26T16:23:00Z">
              <w:rPr>
                <w:rFonts w:ascii="Meiryo UI" w:eastAsia="Meiryo UI" w:hAnsi="Meiryo UI" w:cs="Meiryo UI" w:hint="eastAsia"/>
              </w:rPr>
            </w:rPrChange>
          </w:rPr>
          <w:t xml:space="preserve">　</w:t>
        </w:r>
        <w:r w:rsidRPr="00DF1A2F">
          <w:rPr>
            <w:rFonts w:ascii="Segoe UI" w:eastAsia="Meiryo UI" w:hAnsi="Segoe UI" w:cs="Segoe UI"/>
            <w:rPrChange w:id="1697" w:author="Kitase" w:date="2015-07-26T16:23:00Z">
              <w:rPr>
                <w:rFonts w:ascii="Meiryo UI" w:eastAsia="Meiryo UI" w:hAnsi="Meiryo UI" w:cs="Meiryo UI"/>
              </w:rPr>
            </w:rPrChange>
          </w:rPr>
          <w:t>CDN</w:t>
        </w:r>
        <w:r w:rsidRPr="00DF1A2F">
          <w:rPr>
            <w:rFonts w:ascii="Segoe UI" w:eastAsia="Meiryo UI" w:hAnsi="Segoe UI" w:cs="Segoe UI" w:hint="eastAsia"/>
            <w:rPrChange w:id="1698" w:author="Kitase" w:date="2015-07-26T16:23:00Z">
              <w:rPr>
                <w:rFonts w:ascii="Meiryo UI" w:eastAsia="Meiryo UI" w:hAnsi="Meiryo UI" w:cs="Meiryo UI" w:hint="eastAsia"/>
              </w:rPr>
            </w:rPrChange>
          </w:rPr>
          <w:t>をチェックし、</w:t>
        </w:r>
        <w:r w:rsidRPr="00DF1A2F">
          <w:rPr>
            <w:rFonts w:ascii="Segoe UI" w:eastAsia="Meiryo UI" w:hAnsi="Segoe UI" w:cs="Segoe UI"/>
            <w:rPrChange w:id="1699" w:author="Kitase" w:date="2015-07-26T16:23:00Z">
              <w:rPr>
                <w:rFonts w:ascii="Meiryo UI" w:eastAsia="Meiryo UI" w:hAnsi="Meiryo UI" w:cs="Meiryo UI"/>
              </w:rPr>
            </w:rPrChange>
          </w:rPr>
          <w:t>CDN</w:t>
        </w:r>
        <w:r w:rsidRPr="00DF1A2F">
          <w:rPr>
            <w:rFonts w:ascii="Segoe UI" w:eastAsia="Meiryo UI" w:hAnsi="Segoe UI" w:cs="Segoe UI" w:hint="eastAsia"/>
            <w:rPrChange w:id="1700" w:author="Kitase" w:date="2015-07-26T16:23:00Z">
              <w:rPr>
                <w:rFonts w:ascii="Meiryo UI" w:eastAsia="Meiryo UI" w:hAnsi="Meiryo UI" w:cs="Meiryo UI" w:hint="eastAsia"/>
              </w:rPr>
            </w:rPrChange>
          </w:rPr>
          <w:t>を有効にしてください。</w:t>
        </w:r>
      </w:ins>
    </w:p>
    <w:p w14:paraId="4C5140E4" w14:textId="31E1E5A5" w:rsidR="006764FB" w:rsidRPr="00DF1A2F" w:rsidRDefault="008F55F6">
      <w:pPr>
        <w:rPr>
          <w:ins w:id="1701" w:author="Kitase" w:date="2015-07-26T06:56:00Z"/>
          <w:rFonts w:ascii="Segoe UI" w:eastAsia="Meiryo UI" w:hAnsi="Segoe UI" w:cs="Segoe UI"/>
          <w:rPrChange w:id="1702" w:author="Kitase" w:date="2015-07-26T16:23:00Z">
            <w:rPr>
              <w:ins w:id="1703" w:author="Kitase" w:date="2015-07-26T06:56:00Z"/>
              <w:rFonts w:ascii="Meiryo UI" w:eastAsia="Meiryo UI" w:hAnsi="Meiryo UI" w:cs="Meiryo UI"/>
            </w:rPr>
          </w:rPrChange>
        </w:rPr>
        <w:pPrChange w:id="1704" w:author="Kitase" w:date="2015-07-25T06:14:00Z">
          <w:pPr>
            <w:ind w:firstLineChars="100" w:firstLine="210"/>
          </w:pPr>
        </w:pPrChange>
      </w:pPr>
      <w:ins w:id="1705" w:author="Kitase" w:date="2015-07-26T06:55:00Z">
        <w:r w:rsidRPr="00DF1A2F">
          <w:rPr>
            <w:rFonts w:ascii="Segoe UI" w:eastAsia="Meiryo UI" w:hAnsi="Segoe UI" w:cs="Segoe UI"/>
            <w:noProof/>
            <w:rPrChange w:id="1706" w:author="Kitase" w:date="2015-07-26T16:23:00Z">
              <w:rPr>
                <w:noProof/>
              </w:rPr>
            </w:rPrChange>
          </w:rPr>
          <w:drawing>
            <wp:inline distT="0" distB="0" distL="0" distR="0" wp14:anchorId="4233B499" wp14:editId="260EB647">
              <wp:extent cx="5759450" cy="4540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4540250"/>
                      </a:xfrm>
                      <a:prstGeom prst="rect">
                        <a:avLst/>
                      </a:prstGeom>
                    </pic:spPr>
                  </pic:pic>
                </a:graphicData>
              </a:graphic>
            </wp:inline>
          </w:drawing>
        </w:r>
      </w:ins>
    </w:p>
    <w:p w14:paraId="7C66470C" w14:textId="77777777" w:rsidR="008F55F6" w:rsidRPr="00DF1A2F" w:rsidRDefault="008F55F6">
      <w:pPr>
        <w:rPr>
          <w:ins w:id="1707" w:author="Kitase" w:date="2015-07-25T06:16:00Z"/>
          <w:rFonts w:ascii="Segoe UI" w:eastAsia="Meiryo UI" w:hAnsi="Segoe UI" w:cs="Segoe UI"/>
          <w:rPrChange w:id="1708" w:author="Kitase" w:date="2015-07-26T16:23:00Z">
            <w:rPr>
              <w:ins w:id="1709" w:author="Kitase" w:date="2015-07-25T06:16:00Z"/>
              <w:rFonts w:ascii="Meiryo UI" w:eastAsia="Meiryo UI" w:hAnsi="Meiryo UI" w:cs="Meiryo UI"/>
            </w:rPr>
          </w:rPrChange>
        </w:rPr>
        <w:pPrChange w:id="1710" w:author="Kitase" w:date="2015-07-25T06:14:00Z">
          <w:pPr>
            <w:ind w:firstLineChars="100" w:firstLine="210"/>
          </w:pPr>
        </w:pPrChange>
      </w:pPr>
    </w:p>
    <w:p w14:paraId="6433439E" w14:textId="77777777" w:rsidR="007810FA" w:rsidRPr="00DF1A2F" w:rsidRDefault="006764FB">
      <w:pPr>
        <w:pStyle w:val="Heading4"/>
        <w:rPr>
          <w:ins w:id="1711" w:author="Kitase" w:date="2015-07-25T06:18:00Z"/>
          <w:rFonts w:ascii="Segoe UI" w:eastAsia="Meiryo UI" w:hAnsi="Segoe UI" w:cs="Segoe UI"/>
          <w:rPrChange w:id="1712" w:author="Kitase" w:date="2015-07-26T16:23:00Z">
            <w:rPr>
              <w:ins w:id="1713" w:author="Kitase" w:date="2015-07-25T06:18:00Z"/>
            </w:rPr>
          </w:rPrChange>
        </w:rPr>
        <w:pPrChange w:id="1714" w:author="Kitase" w:date="2015-07-26T06:46:00Z">
          <w:pPr>
            <w:ind w:firstLineChars="100" w:firstLine="210"/>
          </w:pPr>
        </w:pPrChange>
      </w:pPr>
      <w:ins w:id="1715" w:author="Kitase" w:date="2015-07-25T06:16:00Z">
        <w:r w:rsidRPr="00DF1A2F">
          <w:rPr>
            <w:rFonts w:ascii="Segoe UI" w:eastAsia="Meiryo UI" w:hAnsi="Segoe UI" w:cs="Segoe UI"/>
            <w:rPrChange w:id="1716" w:author="Kitase" w:date="2015-07-26T16:23:00Z">
              <w:rPr/>
            </w:rPrChange>
          </w:rPr>
          <w:t>Cloudfuse</w:t>
        </w:r>
        <w:r w:rsidRPr="00DF1A2F">
          <w:rPr>
            <w:rFonts w:ascii="Segoe UI" w:eastAsia="Meiryo UI" w:hAnsi="Segoe UI" w:cs="Segoe UI" w:hint="eastAsia"/>
            <w:rPrChange w:id="1717" w:author="Kitase" w:date="2015-07-26T16:23:00Z">
              <w:rPr>
                <w:rFonts w:hint="eastAsia"/>
              </w:rPr>
            </w:rPrChange>
          </w:rPr>
          <w:t>のインストール</w:t>
        </w:r>
      </w:ins>
    </w:p>
    <w:p w14:paraId="1DB5E79B" w14:textId="77777777" w:rsidR="00D03DA2" w:rsidRPr="00DF1A2F" w:rsidRDefault="000B4889">
      <w:pPr>
        <w:ind w:left="360"/>
        <w:rPr>
          <w:rFonts w:ascii="Segoe UI" w:eastAsia="Meiryo UI" w:hAnsi="Segoe UI" w:cs="Segoe UI"/>
        </w:rPr>
        <w:pPrChange w:id="1718" w:author="Kitase" w:date="2015-07-25T06:18:00Z">
          <w:pPr>
            <w:ind w:firstLineChars="100" w:firstLine="210"/>
          </w:pPr>
        </w:pPrChange>
      </w:pPr>
      <w:r w:rsidRPr="00DF1A2F">
        <w:rPr>
          <w:rFonts w:ascii="Segoe UI" w:eastAsia="Meiryo UI" w:hAnsi="Segoe UI" w:cs="Segoe UI"/>
        </w:rPr>
        <w:t>Object Storage</w:t>
      </w:r>
      <w:ins w:id="1719" w:author="Kitase" w:date="2015-07-25T06:12:00Z">
        <w:r w:rsidR="006764FB" w:rsidRPr="00DF1A2F">
          <w:rPr>
            <w:rFonts w:ascii="Segoe UI" w:eastAsia="Meiryo UI" w:hAnsi="Segoe UI" w:cs="Segoe UI" w:hint="eastAsia"/>
          </w:rPr>
          <w:t>が利用できるようになったら</w:t>
        </w:r>
      </w:ins>
      <w:del w:id="1720" w:author="Kitase" w:date="2015-07-25T06:12:00Z">
        <w:r w:rsidRPr="00DF1A2F" w:rsidDel="006764FB">
          <w:rPr>
            <w:rFonts w:ascii="Segoe UI" w:eastAsia="Meiryo UI" w:hAnsi="Segoe UI" w:cs="Segoe UI" w:hint="eastAsia"/>
          </w:rPr>
          <w:delText>の注文が完了したら</w:delText>
        </w:r>
      </w:del>
      <w:r w:rsidRPr="00DF1A2F">
        <w:rPr>
          <w:rFonts w:ascii="Segoe UI" w:eastAsia="Meiryo UI" w:hAnsi="Segoe UI" w:cs="Segoe UI" w:hint="eastAsia"/>
        </w:rPr>
        <w:t>、</w:t>
      </w:r>
      <w:r w:rsidR="00D323F6" w:rsidRPr="00DF1A2F">
        <w:rPr>
          <w:rFonts w:ascii="Segoe UI" w:eastAsia="Meiryo UI" w:hAnsi="Segoe UI" w:cs="Segoe UI" w:hint="eastAsia"/>
        </w:rPr>
        <w:t>各</w:t>
      </w:r>
      <w:del w:id="1721" w:author="Kitase" w:date="2015-07-25T05:18:00Z">
        <w:r w:rsidR="00D323F6" w:rsidRPr="00DF1A2F" w:rsidDel="00730126">
          <w:rPr>
            <w:rFonts w:ascii="Segoe UI" w:eastAsia="Meiryo UI" w:hAnsi="Segoe UI" w:cs="Segoe UI"/>
          </w:rPr>
          <w:delText>Wordpress</w:delText>
        </w:r>
      </w:del>
      <w:ins w:id="1722" w:author="Kitase" w:date="2015-07-25T05:18:00Z">
        <w:r w:rsidR="00730126" w:rsidRPr="00DF1A2F">
          <w:rPr>
            <w:rFonts w:ascii="Segoe UI" w:eastAsia="Meiryo UI" w:hAnsi="Segoe UI" w:cs="Segoe UI"/>
          </w:rPr>
          <w:t>WordPress</w:t>
        </w:r>
      </w:ins>
      <w:r w:rsidR="00D323F6" w:rsidRPr="00DF1A2F">
        <w:rPr>
          <w:rFonts w:ascii="Segoe UI" w:eastAsia="Meiryo UI" w:hAnsi="Segoe UI" w:cs="Segoe UI" w:hint="eastAsia"/>
        </w:rPr>
        <w:t>サーバ</w:t>
      </w:r>
      <w:r w:rsidR="00522018" w:rsidRPr="00DF1A2F">
        <w:rPr>
          <w:rFonts w:ascii="Segoe UI" w:eastAsia="Meiryo UI" w:hAnsi="Segoe UI" w:cs="Segoe UI" w:hint="eastAsia"/>
        </w:rPr>
        <w:t>に</w:t>
      </w:r>
      <w:r w:rsidRPr="00DF1A2F">
        <w:rPr>
          <w:rFonts w:ascii="Segoe UI" w:eastAsia="Meiryo UI" w:hAnsi="Segoe UI" w:cs="Segoe UI"/>
        </w:rPr>
        <w:t>Object Storage</w:t>
      </w:r>
      <w:r w:rsidRPr="00DF1A2F">
        <w:rPr>
          <w:rFonts w:ascii="Segoe UI" w:eastAsia="Meiryo UI" w:hAnsi="Segoe UI" w:cs="Segoe UI" w:hint="eastAsia"/>
        </w:rPr>
        <w:t>をマウントして利用</w:t>
      </w:r>
      <w:r w:rsidRPr="00DF1A2F">
        <w:rPr>
          <w:rFonts w:ascii="Segoe UI" w:eastAsia="Meiryo UI" w:hAnsi="Segoe UI" w:cs="Segoe UI" w:hint="eastAsia"/>
        </w:rPr>
        <w:lastRenderedPageBreak/>
        <w:t>するための</w:t>
      </w:r>
      <w:r w:rsidRPr="00DF1A2F">
        <w:rPr>
          <w:rFonts w:ascii="Segoe UI" w:eastAsia="Meiryo UI" w:hAnsi="Segoe UI" w:cs="Segoe UI"/>
        </w:rPr>
        <w:t>Cloudfuse</w:t>
      </w:r>
      <w:r w:rsidRPr="00DF1A2F">
        <w:rPr>
          <w:rFonts w:ascii="Segoe UI" w:eastAsia="Meiryo UI" w:hAnsi="Segoe UI" w:cs="Segoe UI" w:hint="eastAsia"/>
        </w:rPr>
        <w:t>というソフトウェアを導入します。</w:t>
      </w:r>
      <w:r w:rsidR="00D03DA2" w:rsidRPr="00DF1A2F">
        <w:rPr>
          <w:rFonts w:ascii="Segoe UI" w:eastAsia="Meiryo UI" w:hAnsi="Segoe UI" w:cs="Segoe UI" w:hint="eastAsia"/>
        </w:rPr>
        <w:t>まずは</w:t>
      </w:r>
      <w:r w:rsidRPr="00DF1A2F">
        <w:rPr>
          <w:rFonts w:ascii="Segoe UI" w:eastAsia="Meiryo UI" w:hAnsi="Segoe UI" w:cs="Segoe UI"/>
        </w:rPr>
        <w:t>Cloudfuse</w:t>
      </w:r>
      <w:r w:rsidR="00D03DA2" w:rsidRPr="00DF1A2F">
        <w:rPr>
          <w:rFonts w:ascii="Segoe UI" w:eastAsia="Meiryo UI" w:hAnsi="Segoe UI" w:cs="Segoe UI" w:hint="eastAsia"/>
        </w:rPr>
        <w:t>のビルドに必要なソフトウェアをインストールします。</w:t>
      </w:r>
    </w:p>
    <w:tbl>
      <w:tblPr>
        <w:tblpPr w:leftFromText="142" w:rightFromText="142" w:vertAnchor="text" w:horzAnchor="margin" w:tblpY="490"/>
        <w:tblW w:w="926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0A0" w:firstRow="1" w:lastRow="0" w:firstColumn="1" w:lastColumn="0" w:noHBand="0" w:noVBand="0"/>
      </w:tblPr>
      <w:tblGrid>
        <w:gridCol w:w="9268"/>
      </w:tblGrid>
      <w:tr w:rsidR="00D03DA2" w:rsidRPr="00DF1A2F" w14:paraId="24E46424" w14:textId="77777777" w:rsidTr="00D617FF">
        <w:tc>
          <w:tcPr>
            <w:tcW w:w="9268" w:type="dxa"/>
            <w:shd w:val="clear" w:color="auto" w:fill="E6E6E6"/>
          </w:tcPr>
          <w:p w14:paraId="6682EBAA" w14:textId="77777777" w:rsidR="00D03DA2" w:rsidRPr="00DF1A2F" w:rsidRDefault="00D03DA2" w:rsidP="00D617FF">
            <w:pPr>
              <w:ind w:firstLineChars="100" w:firstLine="180"/>
              <w:rPr>
                <w:rFonts w:ascii="Segoe UI" w:eastAsia="Meiryo UI" w:hAnsi="Segoe UI" w:cs="Segoe UI"/>
                <w:sz w:val="18"/>
                <w:szCs w:val="18"/>
              </w:rPr>
            </w:pPr>
            <w:r w:rsidRPr="00DF1A2F">
              <w:rPr>
                <w:rFonts w:ascii="Segoe UI" w:eastAsia="Meiryo UI" w:hAnsi="Segoe UI" w:cs="Segoe UI"/>
                <w:kern w:val="0"/>
                <w:sz w:val="18"/>
                <w:szCs w:val="18"/>
              </w:rPr>
              <w:t>#</w:t>
            </w:r>
            <w:r w:rsidRPr="00DF1A2F">
              <w:rPr>
                <w:rFonts w:ascii="Segoe UI" w:eastAsia="Meiryo UI" w:hAnsi="Segoe UI" w:cs="Segoe UI"/>
                <w:sz w:val="18"/>
                <w:szCs w:val="18"/>
              </w:rPr>
              <w:t xml:space="preserve"> yum groupinstall "Development Tools"</w:t>
            </w:r>
          </w:p>
          <w:p w14:paraId="4797C81A" w14:textId="77777777" w:rsidR="00D03DA2" w:rsidRPr="00DF1A2F" w:rsidRDefault="00D03DA2" w:rsidP="00D617FF">
            <w:pPr>
              <w:ind w:firstLineChars="100" w:firstLine="180"/>
              <w:rPr>
                <w:rFonts w:ascii="Segoe UI" w:eastAsia="Meiryo UI" w:hAnsi="Segoe UI" w:cs="Segoe UI"/>
              </w:rPr>
            </w:pPr>
            <w:r w:rsidRPr="00DF1A2F">
              <w:rPr>
                <w:rFonts w:ascii="Segoe UI" w:eastAsia="Meiryo UI" w:hAnsi="Segoe UI" w:cs="Segoe UI"/>
                <w:sz w:val="18"/>
                <w:szCs w:val="18"/>
              </w:rPr>
              <w:t># yum install libxml2-devel libcurl-devel fuse-devel openssl-devel</w:t>
            </w:r>
          </w:p>
        </w:tc>
      </w:tr>
    </w:tbl>
    <w:p w14:paraId="68E2729F" w14:textId="77777777" w:rsidR="00D03DA2" w:rsidRPr="00DF1A2F" w:rsidRDefault="00D03DA2" w:rsidP="00D03DA2">
      <w:pPr>
        <w:rPr>
          <w:rFonts w:ascii="Segoe UI" w:eastAsia="Meiryo UI" w:hAnsi="Segoe UI" w:cs="Segoe UI"/>
        </w:rPr>
      </w:pPr>
    </w:p>
    <w:p w14:paraId="52542AC8" w14:textId="77777777" w:rsidR="00D03DA2" w:rsidRPr="00DF1A2F" w:rsidRDefault="00D03DA2" w:rsidP="00D03DA2">
      <w:pPr>
        <w:rPr>
          <w:rFonts w:ascii="Segoe UI" w:eastAsia="Meiryo UI" w:hAnsi="Segoe UI" w:cs="Segoe UI"/>
        </w:rPr>
      </w:pPr>
    </w:p>
    <w:p w14:paraId="01FA1F84" w14:textId="77777777" w:rsidR="00D03DA2" w:rsidRPr="00DF1A2F" w:rsidRDefault="00D03DA2" w:rsidP="00D03DA2">
      <w:pPr>
        <w:rPr>
          <w:rFonts w:ascii="Segoe UI" w:eastAsia="Meiryo UI" w:hAnsi="Segoe UI" w:cs="Segoe UI"/>
        </w:rPr>
      </w:pPr>
      <w:r w:rsidRPr="00DF1A2F">
        <w:rPr>
          <w:rFonts w:ascii="Segoe UI" w:eastAsia="Meiryo UI" w:hAnsi="Segoe UI" w:cs="Segoe UI"/>
        </w:rPr>
        <w:t>Cloudfuse</w:t>
      </w:r>
      <w:r w:rsidRPr="00DF1A2F">
        <w:rPr>
          <w:rFonts w:ascii="Segoe UI" w:eastAsia="Meiryo UI" w:hAnsi="Segoe UI" w:cs="Segoe UI" w:hint="eastAsia"/>
        </w:rPr>
        <w:t>のソースコードをダウンロードします</w:t>
      </w:r>
    </w:p>
    <w:tbl>
      <w:tblPr>
        <w:tblpPr w:leftFromText="142" w:rightFromText="142" w:vertAnchor="text" w:horzAnchor="margin" w:tblpY="490"/>
        <w:tblW w:w="926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0A0" w:firstRow="1" w:lastRow="0" w:firstColumn="1" w:lastColumn="0" w:noHBand="0" w:noVBand="0"/>
      </w:tblPr>
      <w:tblGrid>
        <w:gridCol w:w="9268"/>
      </w:tblGrid>
      <w:tr w:rsidR="00D03DA2" w:rsidRPr="00DF1A2F" w14:paraId="1C803585" w14:textId="77777777" w:rsidTr="00D617FF">
        <w:tc>
          <w:tcPr>
            <w:tcW w:w="9268" w:type="dxa"/>
            <w:shd w:val="clear" w:color="auto" w:fill="E6E6E6"/>
          </w:tcPr>
          <w:p w14:paraId="7397AACB" w14:textId="77777777" w:rsidR="00D03DA2" w:rsidRPr="00DF1A2F" w:rsidRDefault="00D03DA2" w:rsidP="00D617FF">
            <w:pPr>
              <w:ind w:firstLineChars="100" w:firstLine="180"/>
              <w:rPr>
                <w:rFonts w:ascii="Segoe UI" w:eastAsia="Meiryo UI" w:hAnsi="Segoe UI" w:cs="Segoe UI"/>
                <w:sz w:val="18"/>
                <w:szCs w:val="18"/>
              </w:rPr>
            </w:pPr>
            <w:r w:rsidRPr="00DF1A2F">
              <w:rPr>
                <w:rFonts w:ascii="Segoe UI" w:eastAsia="Meiryo UI" w:hAnsi="Segoe UI" w:cs="Segoe UI"/>
                <w:kern w:val="0"/>
                <w:sz w:val="18"/>
                <w:szCs w:val="18"/>
              </w:rPr>
              <w:t>#</w:t>
            </w:r>
            <w:r w:rsidRPr="00DF1A2F">
              <w:rPr>
                <w:rFonts w:ascii="Segoe UI" w:eastAsia="Meiryo UI" w:hAnsi="Segoe UI" w:cs="Segoe UI"/>
                <w:sz w:val="18"/>
                <w:szCs w:val="18"/>
              </w:rPr>
              <w:t xml:space="preserve"> wget -O cloudfuse.tar.gz </w:t>
            </w:r>
            <w:r w:rsidR="00F60626" w:rsidRPr="00DF1A2F">
              <w:rPr>
                <w:rFonts w:ascii="Segoe UI" w:eastAsia="Meiryo UI" w:hAnsi="Segoe UI" w:cs="Segoe UI"/>
                <w:rPrChange w:id="1723" w:author="Kitase" w:date="2015-07-26T16:23:00Z">
                  <w:rPr/>
                </w:rPrChange>
              </w:rPr>
              <w:fldChar w:fldCharType="begin"/>
            </w:r>
            <w:r w:rsidR="00F60626" w:rsidRPr="00DF1A2F">
              <w:rPr>
                <w:rFonts w:ascii="Segoe UI" w:eastAsia="Meiryo UI" w:hAnsi="Segoe UI" w:cs="Segoe UI"/>
                <w:rPrChange w:id="1724" w:author="Kitase" w:date="2015-07-26T16:23:00Z">
                  <w:rPr/>
                </w:rPrChange>
              </w:rPr>
              <w:instrText xml:space="preserve"> HYPERLINK "https://github.com/redbo/cloudfuse/tarball/master" </w:instrText>
            </w:r>
            <w:r w:rsidR="00F60626" w:rsidRPr="00DF1A2F">
              <w:rPr>
                <w:rPrChange w:id="1725" w:author="Kitase" w:date="2015-07-26T16:23:00Z">
                  <w:rPr>
                    <w:rStyle w:val="Hyperlink"/>
                    <w:rFonts w:ascii="Segoe UI" w:eastAsia="Meiryo UI" w:hAnsi="Segoe UI" w:cs="Segoe UI"/>
                    <w:sz w:val="18"/>
                    <w:szCs w:val="18"/>
                  </w:rPr>
                </w:rPrChange>
              </w:rPr>
              <w:fldChar w:fldCharType="separate"/>
            </w:r>
            <w:r w:rsidRPr="00DF1A2F">
              <w:rPr>
                <w:rStyle w:val="Hyperlink"/>
                <w:rFonts w:ascii="Segoe UI" w:eastAsia="Meiryo UI" w:hAnsi="Segoe UI" w:cs="Segoe UI"/>
                <w:sz w:val="18"/>
                <w:szCs w:val="18"/>
              </w:rPr>
              <w:t>https://github.com/redbo/cloudfuse/tarball/master</w:t>
            </w:r>
            <w:r w:rsidR="00F60626" w:rsidRPr="00DF1A2F">
              <w:rPr>
                <w:rStyle w:val="Hyperlink"/>
                <w:rFonts w:ascii="Segoe UI" w:eastAsia="Meiryo UI" w:hAnsi="Segoe UI" w:cs="Segoe UI"/>
                <w:sz w:val="18"/>
                <w:szCs w:val="18"/>
                <w:rPrChange w:id="1726" w:author="Kitase" w:date="2015-07-26T16:23:00Z">
                  <w:rPr>
                    <w:rStyle w:val="Hyperlink"/>
                    <w:rFonts w:ascii="Segoe UI" w:eastAsia="Meiryo UI" w:hAnsi="Segoe UI" w:cs="Segoe UI"/>
                    <w:sz w:val="18"/>
                    <w:szCs w:val="18"/>
                  </w:rPr>
                </w:rPrChange>
              </w:rPr>
              <w:fldChar w:fldCharType="end"/>
            </w:r>
          </w:p>
        </w:tc>
      </w:tr>
    </w:tbl>
    <w:p w14:paraId="7D91FEF6" w14:textId="77777777" w:rsidR="00D03DA2" w:rsidRPr="00DF1A2F" w:rsidRDefault="00D03DA2" w:rsidP="00D03DA2">
      <w:pPr>
        <w:rPr>
          <w:rFonts w:ascii="Segoe UI" w:eastAsia="Meiryo UI" w:hAnsi="Segoe UI" w:cs="Segoe UI"/>
          <w:sz w:val="18"/>
          <w:szCs w:val="18"/>
        </w:rPr>
      </w:pPr>
    </w:p>
    <w:p w14:paraId="64EF26CA" w14:textId="77777777" w:rsidR="00D03DA2" w:rsidRPr="00DF1A2F" w:rsidRDefault="00D03DA2" w:rsidP="00D03DA2">
      <w:pPr>
        <w:rPr>
          <w:rFonts w:ascii="Segoe UI" w:eastAsia="Meiryo UI" w:hAnsi="Segoe UI" w:cs="Segoe UI"/>
        </w:rPr>
      </w:pPr>
    </w:p>
    <w:p w14:paraId="45B0044D" w14:textId="77777777" w:rsidR="00D03DA2" w:rsidRPr="00DF1A2F" w:rsidRDefault="00D03DA2" w:rsidP="00D03DA2">
      <w:pPr>
        <w:rPr>
          <w:rFonts w:ascii="Segoe UI" w:eastAsia="Meiryo UI" w:hAnsi="Segoe UI" w:cs="Segoe UI"/>
        </w:rPr>
      </w:pPr>
      <w:r w:rsidRPr="00DF1A2F">
        <w:rPr>
          <w:rFonts w:ascii="Segoe UI" w:eastAsia="Meiryo UI" w:hAnsi="Segoe UI" w:cs="Segoe UI" w:hint="eastAsia"/>
        </w:rPr>
        <w:t>展開し、インストールします</w:t>
      </w:r>
    </w:p>
    <w:tbl>
      <w:tblPr>
        <w:tblpPr w:leftFromText="142" w:rightFromText="142" w:vertAnchor="text" w:horzAnchor="margin" w:tblpY="490"/>
        <w:tblW w:w="926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0A0" w:firstRow="1" w:lastRow="0" w:firstColumn="1" w:lastColumn="0" w:noHBand="0" w:noVBand="0"/>
      </w:tblPr>
      <w:tblGrid>
        <w:gridCol w:w="9268"/>
      </w:tblGrid>
      <w:tr w:rsidR="00D03DA2" w:rsidRPr="00DF1A2F" w14:paraId="628A06E2" w14:textId="77777777" w:rsidTr="00D617FF">
        <w:tc>
          <w:tcPr>
            <w:tcW w:w="9268" w:type="dxa"/>
            <w:shd w:val="clear" w:color="auto" w:fill="E6E6E6"/>
          </w:tcPr>
          <w:p w14:paraId="0CA1CD8D" w14:textId="77777777" w:rsidR="00D03DA2" w:rsidRPr="00DF1A2F" w:rsidRDefault="00D03DA2" w:rsidP="00D617FF">
            <w:pPr>
              <w:ind w:firstLineChars="50" w:firstLine="90"/>
              <w:rPr>
                <w:rFonts w:ascii="Segoe UI" w:eastAsia="Meiryo UI" w:hAnsi="Segoe UI" w:cs="Segoe UI"/>
                <w:sz w:val="18"/>
                <w:szCs w:val="18"/>
              </w:rPr>
            </w:pPr>
            <w:r w:rsidRPr="00DF1A2F">
              <w:rPr>
                <w:rFonts w:ascii="Segoe UI" w:eastAsia="Meiryo UI" w:hAnsi="Segoe UI" w:cs="Segoe UI"/>
                <w:kern w:val="0"/>
                <w:sz w:val="18"/>
                <w:szCs w:val="18"/>
              </w:rPr>
              <w:t>#</w:t>
            </w:r>
            <w:r w:rsidRPr="00DF1A2F">
              <w:rPr>
                <w:rFonts w:ascii="Segoe UI" w:eastAsia="Meiryo UI" w:hAnsi="Segoe UI" w:cs="Segoe UI"/>
                <w:sz w:val="18"/>
                <w:szCs w:val="18"/>
              </w:rPr>
              <w:t xml:space="preserve"> tar -xvf cloudfuse.tar.gz</w:t>
            </w:r>
          </w:p>
          <w:p w14:paraId="365749F4" w14:textId="77777777" w:rsidR="00D03DA2" w:rsidRPr="00DF1A2F" w:rsidRDefault="00D03DA2" w:rsidP="00D617FF">
            <w:pPr>
              <w:ind w:firstLineChars="50" w:firstLine="90"/>
              <w:rPr>
                <w:rFonts w:ascii="Segoe UI" w:eastAsia="Meiryo UI" w:hAnsi="Segoe UI" w:cs="Segoe UI"/>
                <w:sz w:val="18"/>
                <w:szCs w:val="18"/>
              </w:rPr>
            </w:pPr>
            <w:r w:rsidRPr="00DF1A2F">
              <w:rPr>
                <w:rFonts w:ascii="Segoe UI" w:eastAsia="Meiryo UI" w:hAnsi="Segoe UI" w:cs="Segoe UI"/>
                <w:sz w:val="18"/>
                <w:szCs w:val="18"/>
              </w:rPr>
              <w:t># cd redbo-cloudfuse-21358f1</w:t>
            </w:r>
          </w:p>
          <w:p w14:paraId="4DBCE42A" w14:textId="77777777" w:rsidR="00D03DA2" w:rsidRPr="00DF1A2F" w:rsidRDefault="00D03DA2" w:rsidP="00D617FF">
            <w:pPr>
              <w:ind w:firstLineChars="50" w:firstLine="90"/>
              <w:rPr>
                <w:rFonts w:ascii="Segoe UI" w:eastAsia="Meiryo UI" w:hAnsi="Segoe UI" w:cs="Segoe UI"/>
                <w:sz w:val="18"/>
                <w:szCs w:val="18"/>
              </w:rPr>
            </w:pPr>
            <w:r w:rsidRPr="00DF1A2F">
              <w:rPr>
                <w:rFonts w:ascii="Segoe UI" w:eastAsia="Meiryo UI" w:hAnsi="Segoe UI" w:cs="Segoe UI"/>
                <w:sz w:val="18"/>
                <w:szCs w:val="18"/>
              </w:rPr>
              <w:t># ./configure &amp;&amp; make &amp;&amp; make install</w:t>
            </w:r>
          </w:p>
        </w:tc>
      </w:tr>
    </w:tbl>
    <w:p w14:paraId="6436EDF5" w14:textId="77777777" w:rsidR="00D03DA2" w:rsidRPr="00DF1A2F" w:rsidRDefault="00D03DA2" w:rsidP="00D03DA2">
      <w:pPr>
        <w:rPr>
          <w:rFonts w:ascii="Segoe UI" w:eastAsia="Meiryo UI" w:hAnsi="Segoe UI" w:cs="Segoe UI"/>
        </w:rPr>
      </w:pPr>
    </w:p>
    <w:p w14:paraId="2A53B263" w14:textId="77777777" w:rsidR="00D03DA2" w:rsidRPr="00DF1A2F" w:rsidRDefault="00D03DA2" w:rsidP="00D03DA2">
      <w:pPr>
        <w:rPr>
          <w:rFonts w:ascii="Segoe UI" w:eastAsia="Meiryo UI" w:hAnsi="Segoe UI" w:cs="Segoe UI"/>
        </w:rPr>
      </w:pPr>
    </w:p>
    <w:p w14:paraId="67EF4665" w14:textId="77777777" w:rsidR="00D03DA2" w:rsidRPr="00DF1A2F" w:rsidRDefault="00D03DA2" w:rsidP="00D03DA2">
      <w:pPr>
        <w:rPr>
          <w:rFonts w:ascii="Segoe UI" w:eastAsia="Meiryo UI" w:hAnsi="Segoe UI" w:cs="Segoe UI"/>
        </w:rPr>
      </w:pPr>
      <w:r w:rsidRPr="00DF1A2F">
        <w:rPr>
          <w:rFonts w:ascii="Segoe UI" w:eastAsia="Meiryo UI" w:hAnsi="Segoe UI" w:cs="Segoe UI" w:hint="eastAsia"/>
        </w:rPr>
        <w:t>インストールが完了した後、</w:t>
      </w:r>
      <w:r w:rsidRPr="00DF1A2F">
        <w:rPr>
          <w:rFonts w:ascii="Segoe UI" w:eastAsia="Meiryo UI" w:hAnsi="Segoe UI" w:cs="Segoe UI"/>
        </w:rPr>
        <w:t>cloudfuse</w:t>
      </w:r>
      <w:r w:rsidRPr="00DF1A2F">
        <w:rPr>
          <w:rFonts w:ascii="Segoe UI" w:eastAsia="Meiryo UI" w:hAnsi="Segoe UI" w:cs="Segoe UI" w:hint="eastAsia"/>
        </w:rPr>
        <w:t>が利用する設定ファイルを、</w:t>
      </w:r>
      <w:r w:rsidRPr="00DF1A2F">
        <w:rPr>
          <w:rFonts w:ascii="Segoe UI" w:eastAsia="Meiryo UI" w:hAnsi="Segoe UI" w:cs="Segoe UI"/>
        </w:rPr>
        <w:t>root</w:t>
      </w:r>
      <w:r w:rsidRPr="00DF1A2F">
        <w:rPr>
          <w:rFonts w:ascii="Segoe UI" w:eastAsia="Meiryo UI" w:hAnsi="Segoe UI" w:cs="Segoe UI" w:hint="eastAsia"/>
        </w:rPr>
        <w:t>のホームディレクトリに</w:t>
      </w:r>
      <w:r w:rsidRPr="00DF1A2F">
        <w:rPr>
          <w:rFonts w:ascii="Segoe UI" w:eastAsia="Meiryo UI" w:hAnsi="Segoe UI" w:cs="Segoe UI"/>
        </w:rPr>
        <w:t>.cloudfuse</w:t>
      </w:r>
      <w:r w:rsidRPr="00DF1A2F">
        <w:rPr>
          <w:rFonts w:ascii="Segoe UI" w:eastAsia="Meiryo UI" w:hAnsi="Segoe UI" w:cs="Segoe UI" w:hint="eastAsia"/>
        </w:rPr>
        <w:t>という名前で作成します。ファイル名の先頭のドットを入れ忘れないようにご注意ください。</w:t>
      </w:r>
    </w:p>
    <w:tbl>
      <w:tblPr>
        <w:tblpPr w:leftFromText="142" w:rightFromText="142" w:vertAnchor="text" w:horzAnchor="margin" w:tblpY="490"/>
        <w:tblW w:w="926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0A0" w:firstRow="1" w:lastRow="0" w:firstColumn="1" w:lastColumn="0" w:noHBand="0" w:noVBand="0"/>
      </w:tblPr>
      <w:tblGrid>
        <w:gridCol w:w="9268"/>
      </w:tblGrid>
      <w:tr w:rsidR="00D03DA2" w:rsidRPr="00DF1A2F" w14:paraId="1B8403F0" w14:textId="77777777" w:rsidTr="00D617FF">
        <w:tc>
          <w:tcPr>
            <w:tcW w:w="9268" w:type="dxa"/>
            <w:shd w:val="clear" w:color="auto" w:fill="E6E6E6"/>
          </w:tcPr>
          <w:p w14:paraId="616C8700" w14:textId="77777777" w:rsidR="00D03DA2" w:rsidRPr="00DF1A2F" w:rsidRDefault="00D03DA2" w:rsidP="00D617FF">
            <w:pPr>
              <w:ind w:firstLineChars="50" w:firstLine="90"/>
              <w:rPr>
                <w:rFonts w:ascii="Segoe UI" w:eastAsia="Meiryo UI" w:hAnsi="Segoe UI" w:cs="Segoe UI"/>
                <w:sz w:val="18"/>
                <w:szCs w:val="18"/>
              </w:rPr>
            </w:pPr>
            <w:r w:rsidRPr="00DF1A2F">
              <w:rPr>
                <w:rFonts w:ascii="Segoe UI" w:eastAsia="Meiryo UI" w:hAnsi="Segoe UI" w:cs="Segoe UI"/>
                <w:kern w:val="0"/>
                <w:sz w:val="18"/>
                <w:szCs w:val="18"/>
              </w:rPr>
              <w:t>#</w:t>
            </w:r>
            <w:r w:rsidRPr="00DF1A2F">
              <w:rPr>
                <w:rFonts w:ascii="Segoe UI" w:eastAsia="Meiryo UI" w:hAnsi="Segoe UI" w:cs="Segoe UI"/>
                <w:sz w:val="18"/>
                <w:szCs w:val="18"/>
              </w:rPr>
              <w:t xml:space="preserve"> vi ~/.cloudfuse</w:t>
            </w:r>
          </w:p>
        </w:tc>
      </w:tr>
    </w:tbl>
    <w:p w14:paraId="3297C81C" w14:textId="1FD87A60" w:rsidR="00D03DA2" w:rsidRPr="00DF1A2F" w:rsidRDefault="00D03DA2" w:rsidP="00D03DA2">
      <w:pPr>
        <w:rPr>
          <w:rFonts w:ascii="Segoe UI" w:eastAsia="Meiryo UI" w:hAnsi="Segoe UI" w:cs="Segoe UI"/>
        </w:rPr>
      </w:pPr>
    </w:p>
    <w:p w14:paraId="03E49D50" w14:textId="77777777" w:rsidR="00D03DA2" w:rsidRPr="00DF1A2F" w:rsidRDefault="00D03DA2" w:rsidP="00D03DA2">
      <w:pPr>
        <w:rPr>
          <w:rFonts w:ascii="Segoe UI" w:eastAsia="Meiryo UI" w:hAnsi="Segoe UI" w:cs="Segoe UI"/>
          <w:sz w:val="18"/>
          <w:szCs w:val="18"/>
        </w:rPr>
      </w:pPr>
    </w:p>
    <w:p w14:paraId="7473AFF2" w14:textId="77777777" w:rsidR="00D03DA2" w:rsidRPr="00DF1A2F" w:rsidRDefault="00D03DA2" w:rsidP="00D03DA2">
      <w:pPr>
        <w:rPr>
          <w:rFonts w:ascii="Segoe UI" w:eastAsia="Meiryo UI" w:hAnsi="Segoe UI" w:cs="Segoe UI"/>
        </w:rPr>
      </w:pPr>
      <w:r w:rsidRPr="00DF1A2F">
        <w:rPr>
          <w:rFonts w:ascii="Segoe UI" w:eastAsia="Meiryo UI" w:hAnsi="Segoe UI" w:cs="Segoe UI"/>
        </w:rPr>
        <w:t>.cloudfuse</w:t>
      </w:r>
      <w:r w:rsidRPr="00DF1A2F">
        <w:rPr>
          <w:rFonts w:ascii="Segoe UI" w:eastAsia="Meiryo UI" w:hAnsi="Segoe UI" w:cs="Segoe UI" w:hint="eastAsia"/>
        </w:rPr>
        <w:t>には、先ごろと同様に、「</w:t>
      </w:r>
      <w:r w:rsidRPr="00DF1A2F">
        <w:rPr>
          <w:rFonts w:ascii="Segoe UI" w:eastAsia="Meiryo UI" w:hAnsi="Segoe UI" w:cs="Segoe UI"/>
        </w:rPr>
        <w:t>View Credentials</w:t>
      </w:r>
      <w:r w:rsidRPr="00DF1A2F">
        <w:rPr>
          <w:rFonts w:ascii="Segoe UI" w:eastAsia="Meiryo UI" w:hAnsi="Segoe UI" w:cs="Segoe UI" w:hint="eastAsia"/>
        </w:rPr>
        <w:t>」で確認できるユーザー名やパスワード、エンドポイント情報を記述します。情報は適宜ご自分の内容と読み替えてください。</w:t>
      </w:r>
    </w:p>
    <w:tbl>
      <w:tblPr>
        <w:tblpPr w:leftFromText="142" w:rightFromText="142" w:vertAnchor="text" w:horzAnchor="margin" w:tblpY="490"/>
        <w:tblW w:w="926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0A0" w:firstRow="1" w:lastRow="0" w:firstColumn="1" w:lastColumn="0" w:noHBand="0" w:noVBand="0"/>
      </w:tblPr>
      <w:tblGrid>
        <w:gridCol w:w="9268"/>
      </w:tblGrid>
      <w:tr w:rsidR="00D03DA2" w:rsidRPr="00DF1A2F" w14:paraId="22033E25" w14:textId="77777777" w:rsidTr="00D617FF">
        <w:tc>
          <w:tcPr>
            <w:tcW w:w="9268" w:type="dxa"/>
            <w:shd w:val="clear" w:color="auto" w:fill="E6E6E6"/>
          </w:tcPr>
          <w:p w14:paraId="1531C55C" w14:textId="77777777" w:rsidR="00B55002" w:rsidRPr="00DF1A2F" w:rsidRDefault="00B55002" w:rsidP="00D617FF">
            <w:pPr>
              <w:rPr>
                <w:rFonts w:ascii="Segoe UI" w:eastAsia="Meiryo UI" w:hAnsi="Segoe UI" w:cs="Segoe UI"/>
              </w:rPr>
            </w:pPr>
            <w:r w:rsidRPr="00DF1A2F">
              <w:rPr>
                <w:rFonts w:ascii="Segoe UI" w:eastAsia="Meiryo UI" w:hAnsi="Segoe UI" w:cs="Segoe UI" w:hint="eastAsia"/>
              </w:rPr>
              <w:t>記述例</w:t>
            </w:r>
            <w:r w:rsidRPr="00DF1A2F">
              <w:rPr>
                <w:rFonts w:ascii="Segoe UI" w:eastAsia="Meiryo UI" w:hAnsi="Segoe UI" w:cs="Segoe UI"/>
              </w:rPr>
              <w:t>:</w:t>
            </w:r>
          </w:p>
          <w:p w14:paraId="316D2A5F" w14:textId="77777777" w:rsidR="00D03DA2" w:rsidRPr="00DF1A2F" w:rsidRDefault="00D03DA2" w:rsidP="00D617FF">
            <w:pPr>
              <w:rPr>
                <w:rFonts w:ascii="Segoe UI" w:eastAsia="Meiryo UI" w:hAnsi="Segoe UI" w:cs="Segoe UI"/>
              </w:rPr>
            </w:pPr>
            <w:r w:rsidRPr="00DF1A2F">
              <w:rPr>
                <w:rFonts w:ascii="Segoe UI" w:eastAsia="Meiryo UI" w:hAnsi="Segoe UI" w:cs="Segoe UI"/>
              </w:rPr>
              <w:t>username=SLOS351234-2:SL351234</w:t>
            </w:r>
          </w:p>
          <w:p w14:paraId="43FF5115" w14:textId="77777777" w:rsidR="00D03DA2" w:rsidRPr="00DF1A2F" w:rsidRDefault="00D03DA2" w:rsidP="00D617FF">
            <w:pPr>
              <w:rPr>
                <w:rFonts w:ascii="Segoe UI" w:eastAsia="Meiryo UI" w:hAnsi="Segoe UI" w:cs="Segoe UI"/>
              </w:rPr>
            </w:pPr>
            <w:r w:rsidRPr="00DF1A2F">
              <w:rPr>
                <w:rFonts w:ascii="Segoe UI" w:eastAsia="Meiryo UI" w:hAnsi="Segoe UI" w:cs="Segoe UI"/>
              </w:rPr>
              <w:t>api_key=33e2b*****</w:t>
            </w:r>
          </w:p>
          <w:p w14:paraId="34D672EA" w14:textId="77777777" w:rsidR="00D03DA2" w:rsidRPr="00DF1A2F" w:rsidRDefault="00D03DA2" w:rsidP="00D617FF">
            <w:pPr>
              <w:rPr>
                <w:rFonts w:ascii="Segoe UI" w:eastAsia="Meiryo UI" w:hAnsi="Segoe UI" w:cs="Segoe UI"/>
                <w:sz w:val="18"/>
                <w:szCs w:val="18"/>
              </w:rPr>
            </w:pPr>
            <w:r w:rsidRPr="00DF1A2F">
              <w:rPr>
                <w:rFonts w:ascii="Segoe UI" w:eastAsia="Meiryo UI" w:hAnsi="Segoe UI" w:cs="Segoe UI"/>
              </w:rPr>
              <w:t>authurl=https://xxxxx.objectstorage.service.networklayer.com/auth/v1.0/</w:t>
            </w:r>
          </w:p>
        </w:tc>
      </w:tr>
    </w:tbl>
    <w:p w14:paraId="7173E1B0" w14:textId="77777777" w:rsidR="00D03DA2" w:rsidRPr="00DF1A2F" w:rsidRDefault="00D03DA2" w:rsidP="00D03DA2">
      <w:pPr>
        <w:rPr>
          <w:rFonts w:ascii="Segoe UI" w:eastAsia="Meiryo UI" w:hAnsi="Segoe UI" w:cs="Segoe UI"/>
        </w:rPr>
      </w:pPr>
    </w:p>
    <w:p w14:paraId="05A60B63" w14:textId="1CC56B7C" w:rsidR="00D03DA2" w:rsidRPr="00DF1A2F" w:rsidRDefault="00D03DA2" w:rsidP="00D03DA2">
      <w:pPr>
        <w:rPr>
          <w:rFonts w:ascii="Segoe UI" w:eastAsia="Meiryo UI" w:hAnsi="Segoe UI" w:cs="Segoe UI"/>
        </w:rPr>
      </w:pPr>
    </w:p>
    <w:p w14:paraId="4E0F7E8D" w14:textId="77777777" w:rsidR="00D03DA2" w:rsidRPr="00DF1A2F" w:rsidRDefault="00E40DA6" w:rsidP="00D03DA2">
      <w:pPr>
        <w:rPr>
          <w:rFonts w:ascii="Segoe UI" w:eastAsia="Meiryo UI" w:hAnsi="Segoe UI" w:cs="Segoe UI"/>
        </w:rPr>
      </w:pPr>
      <w:r w:rsidRPr="00DF1A2F">
        <w:rPr>
          <w:rFonts w:ascii="Segoe UI" w:eastAsia="Meiryo UI" w:hAnsi="Segoe UI" w:cs="Segoe UI"/>
        </w:rPr>
        <w:t>Cloudfuse</w:t>
      </w:r>
      <w:r w:rsidR="005A38D2" w:rsidRPr="00DF1A2F">
        <w:rPr>
          <w:rFonts w:ascii="Segoe UI" w:eastAsia="Meiryo UI" w:hAnsi="Segoe UI" w:cs="Segoe UI" w:hint="eastAsia"/>
        </w:rPr>
        <w:t>で</w:t>
      </w:r>
      <w:r w:rsidR="005A38D2" w:rsidRPr="00DF1A2F">
        <w:rPr>
          <w:rFonts w:ascii="Segoe UI" w:eastAsia="Meiryo UI" w:hAnsi="Segoe UI" w:cs="Segoe UI"/>
        </w:rPr>
        <w:t>Object Storage</w:t>
      </w:r>
      <w:r w:rsidR="000E6A4E" w:rsidRPr="00DF1A2F">
        <w:rPr>
          <w:rFonts w:ascii="Segoe UI" w:eastAsia="Meiryo UI" w:hAnsi="Segoe UI" w:cs="Segoe UI" w:hint="eastAsia"/>
        </w:rPr>
        <w:t>をマウントして、</w:t>
      </w:r>
      <w:del w:id="1727" w:author="Kitase" w:date="2015-07-25T05:18:00Z">
        <w:r w:rsidR="000E6A4E" w:rsidRPr="00DF1A2F" w:rsidDel="00730126">
          <w:rPr>
            <w:rFonts w:ascii="Segoe UI" w:eastAsia="Meiryo UI" w:hAnsi="Segoe UI" w:cs="Segoe UI"/>
          </w:rPr>
          <w:delText>Wordpress</w:delText>
        </w:r>
      </w:del>
      <w:ins w:id="1728" w:author="Kitase" w:date="2015-07-25T05:18:00Z">
        <w:r w:rsidR="00730126" w:rsidRPr="00DF1A2F">
          <w:rPr>
            <w:rFonts w:ascii="Segoe UI" w:eastAsia="Meiryo UI" w:hAnsi="Segoe UI" w:cs="Segoe UI"/>
          </w:rPr>
          <w:t>WordPress</w:t>
        </w:r>
      </w:ins>
      <w:r w:rsidR="000E6A4E" w:rsidRPr="00DF1A2F">
        <w:rPr>
          <w:rFonts w:ascii="Segoe UI" w:eastAsia="Meiryo UI" w:hAnsi="Segoe UI" w:cs="Segoe UI" w:hint="eastAsia"/>
        </w:rPr>
        <w:t>にアップロードされた画像を共有します。</w:t>
      </w:r>
      <w:r w:rsidR="00897334" w:rsidRPr="00DF1A2F">
        <w:rPr>
          <w:rFonts w:ascii="Segoe UI" w:eastAsia="Meiryo UI" w:hAnsi="Segoe UI" w:cs="Segoe UI" w:hint="eastAsia"/>
        </w:rPr>
        <w:t>その際、画像アップロードフォルダに</w:t>
      </w:r>
      <w:del w:id="1729" w:author="Kitase" w:date="2015-07-25T05:18:00Z">
        <w:r w:rsidR="00897334" w:rsidRPr="00DF1A2F" w:rsidDel="00730126">
          <w:rPr>
            <w:rFonts w:ascii="Segoe UI" w:eastAsia="Meiryo UI" w:hAnsi="Segoe UI" w:cs="Segoe UI"/>
          </w:rPr>
          <w:delText>nginx</w:delText>
        </w:r>
      </w:del>
      <w:ins w:id="1730" w:author="Kitase" w:date="2015-07-25T05:18:00Z">
        <w:r w:rsidR="00730126" w:rsidRPr="00DF1A2F">
          <w:rPr>
            <w:rFonts w:ascii="Segoe UI" w:eastAsia="Meiryo UI" w:hAnsi="Segoe UI" w:cs="Segoe UI"/>
          </w:rPr>
          <w:t>Nginx</w:t>
        </w:r>
      </w:ins>
      <w:r w:rsidR="00897334" w:rsidRPr="00DF1A2F">
        <w:rPr>
          <w:rFonts w:ascii="Segoe UI" w:eastAsia="Meiryo UI" w:hAnsi="Segoe UI" w:cs="Segoe UI" w:hint="eastAsia"/>
        </w:rPr>
        <w:t>が書き込める必要があるため、</w:t>
      </w:r>
      <w:del w:id="1731" w:author="Kitase" w:date="2015-07-25T05:18:00Z">
        <w:r w:rsidR="00897334" w:rsidRPr="00DF1A2F" w:rsidDel="00730126">
          <w:rPr>
            <w:rFonts w:ascii="Segoe UI" w:eastAsia="Meiryo UI" w:hAnsi="Segoe UI" w:cs="Segoe UI"/>
          </w:rPr>
          <w:delText>nginx</w:delText>
        </w:r>
      </w:del>
      <w:ins w:id="1732" w:author="Kitase" w:date="2015-07-25T05:18:00Z">
        <w:r w:rsidR="00730126" w:rsidRPr="00DF1A2F">
          <w:rPr>
            <w:rFonts w:ascii="Segoe UI" w:eastAsia="Meiryo UI" w:hAnsi="Segoe UI" w:cs="Segoe UI"/>
          </w:rPr>
          <w:t>Nginx</w:t>
        </w:r>
      </w:ins>
      <w:r w:rsidR="00B9598D" w:rsidRPr="00DF1A2F">
        <w:rPr>
          <w:rFonts w:ascii="Segoe UI" w:eastAsia="Meiryo UI" w:hAnsi="Segoe UI" w:cs="Segoe UI" w:hint="eastAsia"/>
        </w:rPr>
        <w:t>のユーザー</w:t>
      </w:r>
      <w:r w:rsidR="00B9598D" w:rsidRPr="00DF1A2F">
        <w:rPr>
          <w:rFonts w:ascii="Segoe UI" w:eastAsia="Meiryo UI" w:hAnsi="Segoe UI" w:cs="Segoe UI"/>
        </w:rPr>
        <w:t>ID</w:t>
      </w:r>
      <w:ins w:id="1733" w:author="Kitase" w:date="2015-07-25T07:10:00Z">
        <w:r w:rsidR="00801BDE" w:rsidRPr="00DF1A2F">
          <w:rPr>
            <w:rFonts w:ascii="Segoe UI" w:eastAsia="Meiryo UI" w:hAnsi="Segoe UI" w:cs="Segoe UI" w:hint="eastAsia"/>
          </w:rPr>
          <w:t>で</w:t>
        </w:r>
      </w:ins>
      <w:r w:rsidR="00B9598D" w:rsidRPr="00DF1A2F">
        <w:rPr>
          <w:rFonts w:ascii="Segoe UI" w:eastAsia="Meiryo UI" w:hAnsi="Segoe UI" w:cs="Segoe UI"/>
        </w:rPr>
        <w:t>Object Storage</w:t>
      </w:r>
      <w:r w:rsidR="00B9598D" w:rsidRPr="00DF1A2F">
        <w:rPr>
          <w:rFonts w:ascii="Segoe UI" w:eastAsia="Meiryo UI" w:hAnsi="Segoe UI" w:cs="Segoe UI" w:hint="eastAsia"/>
        </w:rPr>
        <w:t>を</w:t>
      </w:r>
      <w:r w:rsidR="00897334" w:rsidRPr="00DF1A2F">
        <w:rPr>
          <w:rFonts w:ascii="Segoe UI" w:eastAsia="Meiryo UI" w:hAnsi="Segoe UI" w:cs="Segoe UI" w:hint="eastAsia"/>
        </w:rPr>
        <w:t>マウントしましょう。</w:t>
      </w:r>
    </w:p>
    <w:tbl>
      <w:tblPr>
        <w:tblpPr w:leftFromText="142" w:rightFromText="142" w:vertAnchor="text" w:horzAnchor="margin" w:tblpY="490"/>
        <w:tblW w:w="926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0A0" w:firstRow="1" w:lastRow="0" w:firstColumn="1" w:lastColumn="0" w:noHBand="0" w:noVBand="0"/>
      </w:tblPr>
      <w:tblGrid>
        <w:gridCol w:w="9268"/>
      </w:tblGrid>
      <w:tr w:rsidR="00D03DA2" w:rsidRPr="00DF1A2F" w14:paraId="0E991D3F" w14:textId="77777777" w:rsidTr="00D617FF">
        <w:tc>
          <w:tcPr>
            <w:tcW w:w="9268" w:type="dxa"/>
            <w:shd w:val="clear" w:color="auto" w:fill="E6E6E6"/>
          </w:tcPr>
          <w:p w14:paraId="4376B9CB" w14:textId="77777777" w:rsidR="00897334" w:rsidRPr="00DF1A2F" w:rsidRDefault="00897334" w:rsidP="00D617FF">
            <w:pPr>
              <w:ind w:firstLineChars="50" w:firstLine="105"/>
              <w:rPr>
                <w:rFonts w:ascii="Segoe UI" w:eastAsia="Meiryo UI" w:hAnsi="Segoe UI" w:cs="Segoe UI"/>
                <w:kern w:val="0"/>
              </w:rPr>
            </w:pPr>
            <w:r w:rsidRPr="00DF1A2F">
              <w:rPr>
                <w:rFonts w:ascii="Segoe UI" w:eastAsia="Meiryo UI" w:hAnsi="Segoe UI" w:cs="Segoe UI"/>
                <w:kern w:val="0"/>
              </w:rPr>
              <w:t xml:space="preserve"># id </w:t>
            </w:r>
            <w:del w:id="1734" w:author="Kitase" w:date="2015-07-25T05:18:00Z">
              <w:r w:rsidRPr="00DF1A2F" w:rsidDel="00730126">
                <w:rPr>
                  <w:rFonts w:ascii="Segoe UI" w:eastAsia="Meiryo UI" w:hAnsi="Segoe UI" w:cs="Segoe UI"/>
                  <w:kern w:val="0"/>
                </w:rPr>
                <w:delText>nginx</w:delText>
              </w:r>
            </w:del>
            <w:ins w:id="1735" w:author="Kitase" w:date="2015-07-25T05:18:00Z">
              <w:r w:rsidR="007810FA" w:rsidRPr="00DF1A2F">
                <w:rPr>
                  <w:rFonts w:ascii="Segoe UI" w:eastAsia="Meiryo UI" w:hAnsi="Segoe UI" w:cs="Segoe UI"/>
                  <w:kern w:val="0"/>
                </w:rPr>
                <w:t>n</w:t>
              </w:r>
              <w:r w:rsidR="00730126" w:rsidRPr="00DF1A2F">
                <w:rPr>
                  <w:rFonts w:ascii="Segoe UI" w:eastAsia="Meiryo UI" w:hAnsi="Segoe UI" w:cs="Segoe UI"/>
                  <w:kern w:val="0"/>
                </w:rPr>
                <w:t>ginx</w:t>
              </w:r>
            </w:ins>
          </w:p>
          <w:p w14:paraId="3CC28108" w14:textId="77777777" w:rsidR="00897334" w:rsidRPr="00DF1A2F" w:rsidRDefault="00897334" w:rsidP="00D617FF">
            <w:pPr>
              <w:ind w:firstLineChars="50" w:firstLine="105"/>
              <w:rPr>
                <w:rFonts w:ascii="Segoe UI" w:eastAsia="Meiryo UI" w:hAnsi="Segoe UI" w:cs="Segoe UI"/>
                <w:kern w:val="0"/>
              </w:rPr>
            </w:pPr>
            <w:r w:rsidRPr="00DF1A2F">
              <w:rPr>
                <w:rFonts w:ascii="Segoe UI" w:eastAsia="Meiryo UI" w:hAnsi="Segoe UI" w:cs="Segoe UI"/>
                <w:kern w:val="0"/>
              </w:rPr>
              <w:lastRenderedPageBreak/>
              <w:t>uid=497(</w:t>
            </w:r>
            <w:del w:id="1736" w:author="Kitase" w:date="2015-07-25T05:18:00Z">
              <w:r w:rsidRPr="00DF1A2F" w:rsidDel="00730126">
                <w:rPr>
                  <w:rFonts w:ascii="Segoe UI" w:eastAsia="Meiryo UI" w:hAnsi="Segoe UI" w:cs="Segoe UI"/>
                  <w:kern w:val="0"/>
                </w:rPr>
                <w:delText>nginx</w:delText>
              </w:r>
            </w:del>
            <w:ins w:id="1737" w:author="Kitase" w:date="2015-07-25T06:30:00Z">
              <w:r w:rsidR="00D637D4" w:rsidRPr="00DF1A2F">
                <w:rPr>
                  <w:rFonts w:ascii="Segoe UI" w:eastAsia="Meiryo UI" w:hAnsi="Segoe UI" w:cs="Segoe UI"/>
                  <w:kern w:val="0"/>
                </w:rPr>
                <w:t>n</w:t>
              </w:r>
            </w:ins>
            <w:ins w:id="1738" w:author="Kitase" w:date="2015-07-25T05:18:00Z">
              <w:r w:rsidR="00730126" w:rsidRPr="00DF1A2F">
                <w:rPr>
                  <w:rFonts w:ascii="Segoe UI" w:eastAsia="Meiryo UI" w:hAnsi="Segoe UI" w:cs="Segoe UI"/>
                  <w:kern w:val="0"/>
                </w:rPr>
                <w:t>ginx</w:t>
              </w:r>
            </w:ins>
            <w:r w:rsidRPr="00DF1A2F">
              <w:rPr>
                <w:rFonts w:ascii="Segoe UI" w:eastAsia="Meiryo UI" w:hAnsi="Segoe UI" w:cs="Segoe UI"/>
                <w:kern w:val="0"/>
              </w:rPr>
              <w:t>) gid=498(</w:t>
            </w:r>
            <w:del w:id="1739" w:author="Kitase" w:date="2015-07-25T05:18:00Z">
              <w:r w:rsidRPr="00DF1A2F" w:rsidDel="00730126">
                <w:rPr>
                  <w:rFonts w:ascii="Segoe UI" w:eastAsia="Meiryo UI" w:hAnsi="Segoe UI" w:cs="Segoe UI"/>
                  <w:kern w:val="0"/>
                </w:rPr>
                <w:delText>nginx</w:delText>
              </w:r>
            </w:del>
            <w:ins w:id="1740" w:author="Kitase" w:date="2015-07-25T05:18:00Z">
              <w:r w:rsidR="00D637D4" w:rsidRPr="00DF1A2F">
                <w:rPr>
                  <w:rFonts w:ascii="Segoe UI" w:eastAsia="Meiryo UI" w:hAnsi="Segoe UI" w:cs="Segoe UI"/>
                  <w:kern w:val="0"/>
                </w:rPr>
                <w:t>n</w:t>
              </w:r>
              <w:r w:rsidR="00730126" w:rsidRPr="00DF1A2F">
                <w:rPr>
                  <w:rFonts w:ascii="Segoe UI" w:eastAsia="Meiryo UI" w:hAnsi="Segoe UI" w:cs="Segoe UI"/>
                  <w:kern w:val="0"/>
                </w:rPr>
                <w:t>ginx</w:t>
              </w:r>
            </w:ins>
            <w:r w:rsidRPr="00DF1A2F">
              <w:rPr>
                <w:rFonts w:ascii="Segoe UI" w:eastAsia="Meiryo UI" w:hAnsi="Segoe UI" w:cs="Segoe UI"/>
                <w:kern w:val="0"/>
              </w:rPr>
              <w:t>) groups=498(</w:t>
            </w:r>
            <w:del w:id="1741" w:author="Kitase" w:date="2015-07-25T05:18:00Z">
              <w:r w:rsidRPr="00DF1A2F" w:rsidDel="00730126">
                <w:rPr>
                  <w:rFonts w:ascii="Segoe UI" w:eastAsia="Meiryo UI" w:hAnsi="Segoe UI" w:cs="Segoe UI"/>
                  <w:kern w:val="0"/>
                </w:rPr>
                <w:delText>nginx</w:delText>
              </w:r>
            </w:del>
            <w:ins w:id="1742" w:author="Kitase" w:date="2015-07-25T05:18:00Z">
              <w:r w:rsidR="00D637D4" w:rsidRPr="00DF1A2F">
                <w:rPr>
                  <w:rFonts w:ascii="Segoe UI" w:eastAsia="Meiryo UI" w:hAnsi="Segoe UI" w:cs="Segoe UI"/>
                  <w:kern w:val="0"/>
                </w:rPr>
                <w:t>n</w:t>
              </w:r>
              <w:r w:rsidR="00730126" w:rsidRPr="00DF1A2F">
                <w:rPr>
                  <w:rFonts w:ascii="Segoe UI" w:eastAsia="Meiryo UI" w:hAnsi="Segoe UI" w:cs="Segoe UI"/>
                  <w:kern w:val="0"/>
                </w:rPr>
                <w:t>ginx</w:t>
              </w:r>
            </w:ins>
            <w:r w:rsidRPr="00DF1A2F">
              <w:rPr>
                <w:rFonts w:ascii="Segoe UI" w:eastAsia="Meiryo UI" w:hAnsi="Segoe UI" w:cs="Segoe UI"/>
                <w:kern w:val="0"/>
              </w:rPr>
              <w:t>)</w:t>
            </w:r>
          </w:p>
          <w:p w14:paraId="0CDCD30C" w14:textId="074E6BD7" w:rsidR="00041BDE" w:rsidRPr="00041BDE" w:rsidRDefault="00D03DA2">
            <w:pPr>
              <w:ind w:firstLineChars="50" w:firstLine="90"/>
              <w:rPr>
                <w:rFonts w:ascii="Segoe UI" w:eastAsia="Meiryo UI" w:hAnsi="Segoe UI" w:cs="Segoe UI"/>
                <w:sz w:val="18"/>
                <w:szCs w:val="18"/>
              </w:rPr>
              <w:pPrChange w:id="1743" w:author="Kitase" w:date="2015-07-26T17:47:00Z">
                <w:pPr>
                  <w:framePr w:hSpace="142" w:wrap="around" w:vAnchor="text" w:hAnchor="margin" w:y="490"/>
                  <w:ind w:firstLineChars="50" w:firstLine="90"/>
                </w:pPr>
              </w:pPrChange>
            </w:pPr>
            <w:del w:id="1744" w:author="Kitase" w:date="2015-07-26T17:47:00Z">
              <w:r w:rsidRPr="00DF1A2F" w:rsidDel="00041BDE">
                <w:rPr>
                  <w:rFonts w:ascii="Segoe UI" w:eastAsia="Meiryo UI" w:hAnsi="Segoe UI" w:cs="Segoe UI"/>
                  <w:kern w:val="0"/>
                  <w:sz w:val="18"/>
                  <w:szCs w:val="18"/>
                </w:rPr>
                <w:delText>#</w:delText>
              </w:r>
              <w:r w:rsidR="000E6A4E" w:rsidRPr="00DF1A2F" w:rsidDel="00041BDE">
                <w:rPr>
                  <w:rFonts w:ascii="Segoe UI" w:eastAsia="Meiryo UI" w:hAnsi="Segoe UI" w:cs="Segoe UI"/>
                </w:rPr>
                <w:delText xml:space="preserve"> </w:delText>
              </w:r>
              <w:r w:rsidR="00897334" w:rsidRPr="00DF1A2F" w:rsidDel="00041BDE">
                <w:rPr>
                  <w:rFonts w:ascii="Segoe UI" w:eastAsia="Meiryo UI" w:hAnsi="Segoe UI" w:cs="Segoe UI"/>
                  <w:kern w:val="0"/>
                </w:rPr>
                <w:delText xml:space="preserve">cloudfuse -o uid=497 </w:delText>
              </w:r>
            </w:del>
            <w:del w:id="1745" w:author="Kitase" w:date="2015-07-26T17:41:00Z">
              <w:r w:rsidR="000C00FA" w:rsidRPr="00DF1A2F" w:rsidDel="00E71D09">
                <w:rPr>
                  <w:rFonts w:ascii="Segoe UI" w:eastAsia="Meiryo UI" w:hAnsi="Segoe UI" w:cs="Segoe UI"/>
                  <w:kern w:val="0"/>
                </w:rPr>
                <w:delText>/usr/share/</w:delText>
              </w:r>
            </w:del>
            <w:del w:id="1746" w:author="Kitase" w:date="2015-07-25T05:18:00Z">
              <w:r w:rsidR="000C00FA" w:rsidRPr="00DF1A2F" w:rsidDel="00730126">
                <w:rPr>
                  <w:rFonts w:ascii="Segoe UI" w:eastAsia="Meiryo UI" w:hAnsi="Segoe UI" w:cs="Segoe UI"/>
                  <w:kern w:val="0"/>
                </w:rPr>
                <w:delText>wordpress</w:delText>
              </w:r>
            </w:del>
            <w:del w:id="1747" w:author="Kitase" w:date="2015-07-26T17:47:00Z">
              <w:r w:rsidR="000C00FA" w:rsidRPr="00DF1A2F" w:rsidDel="00041BDE">
                <w:rPr>
                  <w:rFonts w:ascii="Segoe UI" w:eastAsia="Meiryo UI" w:hAnsi="Segoe UI" w:cs="Segoe UI"/>
                  <w:kern w:val="0"/>
                </w:rPr>
                <w:delText>/wp-content/uploads</w:delText>
              </w:r>
            </w:del>
            <w:ins w:id="1748" w:author="Kitase" w:date="2015-07-26T17:46:00Z">
              <w:r w:rsidR="00041BDE" w:rsidRPr="00041BDE">
                <w:rPr>
                  <w:rFonts w:ascii="Segoe UI" w:hAnsi="Segoe UI" w:cs="Segoe UI"/>
                  <w:rPrChange w:id="1749" w:author="Kitase" w:date="2015-07-26T17:47:00Z">
                    <w:rPr/>
                  </w:rPrChange>
                </w:rPr>
                <w:t># cloudfuse -o uid=497 -o allow_other /usr/share/wordpress/wp-content/uploads</w:t>
              </w:r>
            </w:ins>
          </w:p>
        </w:tc>
      </w:tr>
    </w:tbl>
    <w:p w14:paraId="2303C1F8" w14:textId="02E45B2B" w:rsidR="00D03DA2" w:rsidRPr="00DF1A2F" w:rsidDel="0036059D" w:rsidRDefault="00D03DA2" w:rsidP="00D03DA2">
      <w:pPr>
        <w:rPr>
          <w:del w:id="1750" w:author="Kitase" w:date="2015-07-26T17:43:00Z"/>
          <w:rFonts w:ascii="Segoe UI" w:eastAsia="Meiryo UI" w:hAnsi="Segoe UI" w:cs="Segoe UI"/>
        </w:rPr>
      </w:pPr>
    </w:p>
    <w:p w14:paraId="623516E4" w14:textId="77777777" w:rsidR="007D7C2B" w:rsidRPr="00DF1A2F" w:rsidRDefault="004F78D6" w:rsidP="001E5B5A">
      <w:pPr>
        <w:rPr>
          <w:ins w:id="1751" w:author="Kitase" w:date="2015-07-26T06:47:00Z"/>
          <w:rFonts w:ascii="Segoe UI" w:eastAsia="Meiryo UI" w:hAnsi="Segoe UI" w:cs="Segoe UI"/>
        </w:rPr>
      </w:pPr>
      <w:r w:rsidRPr="00DF1A2F">
        <w:rPr>
          <w:rStyle w:val="CommentReference"/>
          <w:rFonts w:ascii="Segoe UI" w:eastAsia="Meiryo UI" w:hAnsi="Segoe UI" w:cs="Segoe UI"/>
          <w:kern w:val="0"/>
          <w:szCs w:val="20"/>
          <w:rPrChange w:id="1752" w:author="Kitase" w:date="2015-07-26T16:23:00Z">
            <w:rPr>
              <w:rStyle w:val="CommentReference"/>
              <w:rFonts w:ascii="ＭＳ ゴシック" w:eastAsia="ＭＳ ゴシック"/>
              <w:kern w:val="0"/>
              <w:szCs w:val="20"/>
            </w:rPr>
          </w:rPrChange>
        </w:rPr>
        <w:commentReference w:id="1753"/>
      </w:r>
    </w:p>
    <w:p w14:paraId="359D3C56" w14:textId="7A9D1BCE" w:rsidR="009F4B89" w:rsidRPr="00DF1A2F" w:rsidRDefault="009F4B89" w:rsidP="009F4B89">
      <w:pPr>
        <w:rPr>
          <w:ins w:id="1754" w:author="Kitase" w:date="2015-07-26T06:55:00Z"/>
          <w:rFonts w:ascii="Segoe UI" w:eastAsia="Meiryo UI" w:hAnsi="Segoe UI" w:cs="Segoe UI"/>
        </w:rPr>
      </w:pPr>
      <w:ins w:id="1755" w:author="Kitase" w:date="2015-07-26T06:48:00Z">
        <w:r w:rsidRPr="00DF1A2F">
          <w:rPr>
            <w:rFonts w:ascii="Segoe UI" w:eastAsia="Meiryo UI" w:hAnsi="Segoe UI" w:cs="Segoe UI" w:hint="eastAsia"/>
          </w:rPr>
          <w:t>画像を</w:t>
        </w:r>
        <w:r w:rsidRPr="00DF1A2F">
          <w:rPr>
            <w:rFonts w:ascii="Segoe UI" w:eastAsia="Meiryo UI" w:hAnsi="Segoe UI" w:cs="Segoe UI"/>
          </w:rPr>
          <w:t>SoftLayer Object Storage</w:t>
        </w:r>
      </w:ins>
      <w:ins w:id="1756" w:author="Kitase" w:date="2015-07-26T06:49:00Z">
        <w:r w:rsidRPr="00DF1A2F">
          <w:rPr>
            <w:rFonts w:ascii="Segoe UI" w:eastAsia="Meiryo UI" w:hAnsi="Segoe UI" w:cs="Segoe UI" w:hint="eastAsia"/>
          </w:rPr>
          <w:t>の指定コンテナ</w:t>
        </w:r>
      </w:ins>
      <w:ins w:id="1757" w:author="Kitase" w:date="2015-07-26T06:48:00Z">
        <w:r w:rsidRPr="00DF1A2F">
          <w:rPr>
            <w:rFonts w:ascii="Segoe UI" w:eastAsia="Meiryo UI" w:hAnsi="Segoe UI" w:cs="Segoe UI" w:hint="eastAsia"/>
          </w:rPr>
          <w:t>にアップロードするように</w:t>
        </w:r>
        <w:r w:rsidRPr="00DF1A2F">
          <w:rPr>
            <w:rFonts w:ascii="Segoe UI" w:eastAsia="Meiryo UI" w:hAnsi="Segoe UI" w:cs="Segoe UI"/>
          </w:rPr>
          <w:t>wp-config.php</w:t>
        </w:r>
        <w:r w:rsidRPr="00DF1A2F">
          <w:rPr>
            <w:rFonts w:ascii="Segoe UI" w:eastAsia="Meiryo UI" w:hAnsi="Segoe UI" w:cs="Segoe UI" w:hint="eastAsia"/>
          </w:rPr>
          <w:t>を変更します。</w:t>
        </w:r>
      </w:ins>
    </w:p>
    <w:p w14:paraId="50D49189" w14:textId="77777777" w:rsidR="008F55F6" w:rsidRPr="00DF1A2F" w:rsidRDefault="008F55F6" w:rsidP="009F4B89">
      <w:pPr>
        <w:rPr>
          <w:ins w:id="1758" w:author="Kitase" w:date="2015-07-26T06:51:00Z"/>
          <w:rFonts w:ascii="Segoe UI" w:eastAsia="Meiryo UI"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50"/>
      </w:tblGrid>
      <w:tr w:rsidR="009F4B89" w:rsidRPr="00DF1A2F" w14:paraId="52F1D4A1" w14:textId="77777777" w:rsidTr="00162542">
        <w:trPr>
          <w:ins w:id="1759" w:author="Kitase" w:date="2015-07-26T06:48:00Z"/>
        </w:trPr>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6C2082C9" w14:textId="77777777" w:rsidR="009F4B89" w:rsidRPr="00DF1A2F" w:rsidRDefault="009F4B89" w:rsidP="00162542">
            <w:pPr>
              <w:spacing w:line="300" w:lineRule="exact"/>
              <w:rPr>
                <w:ins w:id="1760" w:author="Kitase" w:date="2015-07-26T06:48:00Z"/>
                <w:rFonts w:ascii="Segoe UI" w:eastAsia="Meiryo UI" w:hAnsi="Segoe UI" w:cs="Segoe UI"/>
                <w:kern w:val="0"/>
              </w:rPr>
            </w:pPr>
            <w:ins w:id="1761" w:author="Kitase" w:date="2015-07-26T06:48:00Z">
              <w:r w:rsidRPr="00DF1A2F">
                <w:rPr>
                  <w:rFonts w:ascii="Segoe UI" w:eastAsia="Meiryo UI" w:hAnsi="Segoe UI" w:cs="Segoe UI"/>
                  <w:kern w:val="0"/>
                </w:rPr>
                <w:t>[root@backweb ~]# vi /etc/wordpress/wp-config.php</w:t>
              </w:r>
            </w:ins>
          </w:p>
          <w:p w14:paraId="3646472A" w14:textId="77777777" w:rsidR="009F4B89" w:rsidRPr="00DF1A2F" w:rsidRDefault="009F4B89" w:rsidP="00162542">
            <w:pPr>
              <w:spacing w:line="300" w:lineRule="exact"/>
              <w:rPr>
                <w:ins w:id="1762" w:author="Kitase" w:date="2015-07-26T06:48:00Z"/>
                <w:rFonts w:ascii="Segoe UI" w:eastAsia="Meiryo UI" w:hAnsi="Segoe UI" w:cs="Segoe UI"/>
                <w:sz w:val="20"/>
                <w:szCs w:val="20"/>
              </w:rPr>
            </w:pPr>
          </w:p>
          <w:p w14:paraId="66F05947" w14:textId="77777777" w:rsidR="009F4B89" w:rsidRPr="00DF1A2F" w:rsidRDefault="009F4B89" w:rsidP="009F4B89">
            <w:pPr>
              <w:autoSpaceDE w:val="0"/>
              <w:autoSpaceDN w:val="0"/>
              <w:adjustRightInd w:val="0"/>
              <w:jc w:val="left"/>
              <w:rPr>
                <w:ins w:id="1763" w:author="Kitase" w:date="2015-07-26T06:49:00Z"/>
                <w:rFonts w:ascii="Segoe UI" w:eastAsia="Meiryo UI" w:hAnsi="Segoe UI" w:cs="Segoe UI"/>
                <w:kern w:val="0"/>
              </w:rPr>
            </w:pPr>
            <w:ins w:id="1764" w:author="Kitase" w:date="2015-07-26T06:49:00Z">
              <w:r w:rsidRPr="00DF1A2F">
                <w:rPr>
                  <w:rFonts w:ascii="Segoe UI" w:eastAsia="Meiryo UI" w:hAnsi="Segoe UI" w:cs="Segoe UI"/>
                  <w:kern w:val="0"/>
                </w:rPr>
                <w:t>/** Change uploads folder to SoftLayer object storage*/</w:t>
              </w:r>
            </w:ins>
          </w:p>
          <w:p w14:paraId="4132BFB8" w14:textId="19728481" w:rsidR="009F4B89" w:rsidRPr="00DF1A2F" w:rsidRDefault="009F4B89" w:rsidP="00C61FA0">
            <w:pPr>
              <w:spacing w:line="300" w:lineRule="exact"/>
              <w:rPr>
                <w:ins w:id="1765" w:author="Kitase" w:date="2015-07-26T06:48:00Z"/>
                <w:rFonts w:ascii="Segoe UI" w:eastAsia="Meiryo UI" w:hAnsi="Segoe UI" w:cs="Segoe UI"/>
                <w:kern w:val="0"/>
                <w:rPrChange w:id="1766" w:author="Kitase" w:date="2015-07-26T16:23:00Z">
                  <w:rPr>
                    <w:ins w:id="1767" w:author="Kitase" w:date="2015-07-26T06:48:00Z"/>
                  </w:rPr>
                </w:rPrChange>
              </w:rPr>
            </w:pPr>
            <w:ins w:id="1768" w:author="Kitase" w:date="2015-07-26T06:49:00Z">
              <w:r w:rsidRPr="00DF1A2F">
                <w:rPr>
                  <w:rFonts w:ascii="Segoe UI" w:eastAsia="Meiryo UI" w:hAnsi="Segoe UI" w:cs="Segoe UI"/>
                  <w:kern w:val="0"/>
                  <w:rPrChange w:id="1769" w:author="Kitase" w:date="2015-07-26T16:23:00Z">
                    <w:rPr/>
                  </w:rPrChange>
                </w:rPr>
                <w:t>define('UPLOADS', '/wp-content/uploads/&lt;</w:t>
              </w:r>
              <w:r w:rsidRPr="00DF1A2F">
                <w:rPr>
                  <w:rFonts w:ascii="Segoe UI" w:eastAsia="Meiryo UI" w:hAnsi="Segoe UI" w:cs="Segoe UI" w:hint="eastAsia"/>
                  <w:kern w:val="0"/>
                  <w:rPrChange w:id="1770" w:author="Kitase" w:date="2015-07-26T16:23:00Z">
                    <w:rPr>
                      <w:rFonts w:hint="eastAsia"/>
                    </w:rPr>
                  </w:rPrChange>
                </w:rPr>
                <w:t>コンテナ名</w:t>
              </w:r>
              <w:r w:rsidRPr="00DF1A2F">
                <w:rPr>
                  <w:rFonts w:ascii="Segoe UI" w:eastAsia="Meiryo UI" w:hAnsi="Segoe UI" w:cs="Segoe UI"/>
                  <w:kern w:val="0"/>
                  <w:rPrChange w:id="1771" w:author="Kitase" w:date="2015-07-26T16:23:00Z">
                    <w:rPr/>
                  </w:rPrChange>
                </w:rPr>
                <w:t xml:space="preserve"> </w:t>
              </w:r>
              <w:r w:rsidRPr="00DF1A2F">
                <w:rPr>
                  <w:rFonts w:ascii="Segoe UI" w:eastAsia="Meiryo UI" w:hAnsi="Segoe UI" w:cs="Segoe UI" w:hint="eastAsia"/>
                  <w:kern w:val="0"/>
                  <w:rPrChange w:id="1772" w:author="Kitase" w:date="2015-07-26T16:23:00Z">
                    <w:rPr>
                      <w:rFonts w:hint="eastAsia"/>
                    </w:rPr>
                  </w:rPrChange>
                </w:rPr>
                <w:t>例</w:t>
              </w:r>
              <w:r w:rsidRPr="00DF1A2F">
                <w:rPr>
                  <w:rFonts w:ascii="Segoe UI" w:eastAsia="Meiryo UI" w:hAnsi="Segoe UI" w:cs="Segoe UI"/>
                  <w:kern w:val="0"/>
                  <w:rPrChange w:id="1773" w:author="Kitase" w:date="2015-07-26T16:23:00Z">
                    <w:rPr/>
                  </w:rPrChange>
                </w:rPr>
                <w:t>: student1031-sjc01-container&gt;');</w:t>
              </w:r>
            </w:ins>
          </w:p>
        </w:tc>
      </w:tr>
    </w:tbl>
    <w:p w14:paraId="4E42FE1E" w14:textId="77777777" w:rsidR="009F4B89" w:rsidRPr="00DF1A2F" w:rsidRDefault="009F4B89" w:rsidP="001E5B5A">
      <w:pPr>
        <w:rPr>
          <w:rFonts w:ascii="Segoe UI" w:eastAsia="Meiryo UI" w:hAnsi="Segoe UI" w:cs="Segoe UI"/>
        </w:rPr>
      </w:pPr>
    </w:p>
    <w:p w14:paraId="59055CC3" w14:textId="2B88BDB3" w:rsidR="00F60626" w:rsidRPr="00DF1A2F" w:rsidRDefault="007D7C2B" w:rsidP="001E5B5A">
      <w:pPr>
        <w:rPr>
          <w:rFonts w:ascii="Segoe UI" w:eastAsia="Meiryo UI" w:hAnsi="Segoe UI" w:cs="Segoe UI"/>
        </w:rPr>
      </w:pPr>
      <w:r w:rsidRPr="00DF1A2F">
        <w:rPr>
          <w:rFonts w:ascii="Segoe UI" w:eastAsia="Meiryo UI" w:hAnsi="Segoe UI" w:cs="Segoe UI" w:hint="eastAsia"/>
        </w:rPr>
        <w:t>以上で、複数サーバ間のコンテンツ共有が完了しました。アップロードされたコンテンツは、</w:t>
      </w:r>
      <w:r w:rsidRPr="00DF1A2F">
        <w:rPr>
          <w:rFonts w:ascii="Segoe UI" w:eastAsia="Meiryo UI" w:hAnsi="Segoe UI" w:cs="Segoe UI"/>
        </w:rPr>
        <w:t>Object Storage</w:t>
      </w:r>
      <w:r w:rsidRPr="00DF1A2F">
        <w:rPr>
          <w:rFonts w:ascii="Segoe UI" w:eastAsia="Meiryo UI" w:hAnsi="Segoe UI" w:cs="Segoe UI" w:hint="eastAsia"/>
        </w:rPr>
        <w:t>を介してバックエンドの</w:t>
      </w:r>
      <w:del w:id="1774" w:author="Kitase" w:date="2015-07-25T05:18:00Z">
        <w:r w:rsidRPr="00DF1A2F" w:rsidDel="00730126">
          <w:rPr>
            <w:rFonts w:ascii="Segoe UI" w:eastAsia="Meiryo UI" w:hAnsi="Segoe UI" w:cs="Segoe UI"/>
          </w:rPr>
          <w:delText>Wordpress</w:delText>
        </w:r>
      </w:del>
      <w:ins w:id="1775" w:author="Kitase" w:date="2015-07-25T05:18:00Z">
        <w:r w:rsidR="00730126" w:rsidRPr="00DF1A2F">
          <w:rPr>
            <w:rFonts w:ascii="Segoe UI" w:eastAsia="Meiryo UI" w:hAnsi="Segoe UI" w:cs="Segoe UI"/>
          </w:rPr>
          <w:t>WordPress</w:t>
        </w:r>
      </w:ins>
      <w:r w:rsidRPr="00DF1A2F">
        <w:rPr>
          <w:rFonts w:ascii="Segoe UI" w:eastAsia="Meiryo UI" w:hAnsi="Segoe UI" w:cs="Segoe UI" w:hint="eastAsia"/>
        </w:rPr>
        <w:t>サーバ群同士</w:t>
      </w:r>
      <w:r w:rsidR="009F3F2B" w:rsidRPr="00DF1A2F">
        <w:rPr>
          <w:rFonts w:ascii="Segoe UI" w:eastAsia="Meiryo UI" w:hAnsi="Segoe UI" w:cs="Segoe UI" w:hint="eastAsia"/>
        </w:rPr>
        <w:t>において</w:t>
      </w:r>
      <w:r w:rsidRPr="00DF1A2F">
        <w:rPr>
          <w:rFonts w:ascii="Segoe UI" w:eastAsia="Meiryo UI" w:hAnsi="Segoe UI" w:cs="Segoe UI" w:hint="eastAsia"/>
        </w:rPr>
        <w:t>自動で共有</w:t>
      </w:r>
      <w:commentRangeStart w:id="1776"/>
      <w:commentRangeStart w:id="1777"/>
      <w:r w:rsidRPr="00DF1A2F">
        <w:rPr>
          <w:rFonts w:ascii="Segoe UI" w:eastAsia="Meiryo UI" w:hAnsi="Segoe UI" w:cs="Segoe UI" w:hint="eastAsia"/>
        </w:rPr>
        <w:t>されます</w:t>
      </w:r>
      <w:commentRangeEnd w:id="1776"/>
      <w:r w:rsidR="003F2C02" w:rsidRPr="00DF1A2F">
        <w:rPr>
          <w:rStyle w:val="CommentReference"/>
          <w:rFonts w:ascii="Segoe UI" w:eastAsia="Meiryo UI" w:hAnsi="Segoe UI" w:cs="Segoe UI"/>
          <w:kern w:val="0"/>
          <w:szCs w:val="20"/>
          <w:rPrChange w:id="1778" w:author="Kitase" w:date="2015-07-26T16:23:00Z">
            <w:rPr>
              <w:rStyle w:val="CommentReference"/>
              <w:rFonts w:ascii="ＭＳ ゴシック" w:eastAsia="ＭＳ ゴシック"/>
              <w:kern w:val="0"/>
              <w:szCs w:val="20"/>
            </w:rPr>
          </w:rPrChange>
        </w:rPr>
        <w:commentReference w:id="1776"/>
      </w:r>
      <w:commentRangeEnd w:id="1777"/>
      <w:r w:rsidR="00F60626" w:rsidRPr="00DF1A2F">
        <w:rPr>
          <w:rStyle w:val="CommentReference"/>
          <w:rFonts w:ascii="Segoe UI" w:eastAsia="Meiryo UI" w:hAnsi="Segoe UI" w:cs="Segoe UI"/>
          <w:kern w:val="0"/>
          <w:szCs w:val="20"/>
          <w:rPrChange w:id="1779" w:author="Kitase" w:date="2015-07-26T16:23:00Z">
            <w:rPr>
              <w:rStyle w:val="CommentReference"/>
              <w:rFonts w:ascii="ＭＳ ゴシック" w:eastAsia="ＭＳ ゴシック"/>
              <w:kern w:val="0"/>
              <w:szCs w:val="20"/>
            </w:rPr>
          </w:rPrChange>
        </w:rPr>
        <w:commentReference w:id="1777"/>
      </w:r>
      <w:r w:rsidRPr="00DF1A2F">
        <w:rPr>
          <w:rFonts w:ascii="Segoe UI" w:eastAsia="Meiryo UI" w:hAnsi="Segoe UI" w:cs="Segoe UI" w:hint="eastAsia"/>
        </w:rPr>
        <w:t>。</w:t>
      </w:r>
    </w:p>
    <w:p w14:paraId="2F516E2E" w14:textId="77777777" w:rsidR="001E5B5A" w:rsidRPr="00DF1A2F" w:rsidRDefault="00D637D4" w:rsidP="001E5B5A">
      <w:pPr>
        <w:rPr>
          <w:rFonts w:ascii="Segoe UI" w:eastAsia="Meiryo UI" w:hAnsi="Segoe UI" w:cs="Segoe UI"/>
        </w:rPr>
      </w:pPr>
      <w:ins w:id="1780" w:author="Kitase" w:date="2015-07-25T06:34:00Z">
        <w:r w:rsidRPr="00DF1A2F">
          <w:rPr>
            <w:rFonts w:ascii="Segoe UI" w:eastAsia="Meiryo UI" w:hAnsi="Segoe UI" w:cs="Segoe UI"/>
          </w:rPr>
          <w:br w:type="page"/>
        </w:r>
      </w:ins>
    </w:p>
    <w:p w14:paraId="61FC9D18" w14:textId="77777777" w:rsidR="002060F1" w:rsidRPr="00DF1A2F" w:rsidRDefault="00AC7C3E" w:rsidP="008A5DA8">
      <w:pPr>
        <w:pStyle w:val="Heading2"/>
        <w:rPr>
          <w:rFonts w:ascii="Segoe UI" w:eastAsia="Meiryo UI" w:hAnsi="Segoe UI" w:cs="Segoe UI"/>
        </w:rPr>
      </w:pPr>
      <w:bookmarkStart w:id="1781" w:name="_Toc425691137"/>
      <w:r w:rsidRPr="00DF1A2F">
        <w:rPr>
          <w:rFonts w:ascii="Segoe UI" w:eastAsia="Meiryo UI" w:hAnsi="Segoe UI" w:cs="Segoe UI"/>
        </w:rPr>
        <w:lastRenderedPageBreak/>
        <w:t>Load Balancer</w:t>
      </w:r>
      <w:bookmarkEnd w:id="1781"/>
    </w:p>
    <w:p w14:paraId="33239F60" w14:textId="77777777" w:rsidR="00574A5A" w:rsidRPr="00DF1A2F" w:rsidRDefault="00574A5A" w:rsidP="00574A5A">
      <w:pPr>
        <w:pStyle w:val="Heading3"/>
        <w:ind w:right="105"/>
        <w:rPr>
          <w:rFonts w:ascii="Segoe UI" w:eastAsia="Meiryo UI" w:hAnsi="Segoe UI" w:cs="Segoe UI"/>
        </w:rPr>
      </w:pPr>
      <w:bookmarkStart w:id="1782" w:name="_Toc425691138"/>
      <w:r w:rsidRPr="00DF1A2F">
        <w:rPr>
          <w:rFonts w:ascii="Segoe UI" w:eastAsia="Meiryo UI" w:hAnsi="Segoe UI" w:cs="Segoe UI"/>
        </w:rPr>
        <w:t>Load Balancer</w:t>
      </w:r>
      <w:r w:rsidRPr="00DF1A2F">
        <w:rPr>
          <w:rFonts w:ascii="Segoe UI" w:eastAsia="Meiryo UI" w:hAnsi="Segoe UI" w:cs="Segoe UI" w:hint="eastAsia"/>
        </w:rPr>
        <w:t>の導入と設定</w:t>
      </w:r>
      <w:bookmarkEnd w:id="1782"/>
    </w:p>
    <w:p w14:paraId="78A5F0CD" w14:textId="77777777" w:rsidR="00574A5A" w:rsidRPr="00DF1A2F" w:rsidRDefault="00574A5A" w:rsidP="00574A5A">
      <w:pPr>
        <w:widowControl/>
        <w:jc w:val="left"/>
        <w:rPr>
          <w:rFonts w:ascii="Segoe UI" w:eastAsia="Meiryo UI" w:hAnsi="Segoe UI" w:cs="Segoe UI"/>
        </w:rPr>
      </w:pPr>
      <w:r w:rsidRPr="00DF1A2F">
        <w:rPr>
          <w:rFonts w:ascii="Segoe UI" w:eastAsia="Meiryo UI" w:hAnsi="Segoe UI" w:cs="Segoe UI" w:hint="eastAsia"/>
        </w:rPr>
        <w:t>次は負荷分散機構の</w:t>
      </w:r>
      <w:r w:rsidRPr="00DF1A2F">
        <w:rPr>
          <w:rFonts w:ascii="Segoe UI" w:eastAsia="Meiryo UI" w:hAnsi="Segoe UI" w:cs="Segoe UI"/>
        </w:rPr>
        <w:t>Load Balancer</w:t>
      </w:r>
      <w:r w:rsidRPr="00DF1A2F">
        <w:rPr>
          <w:rFonts w:ascii="Segoe UI" w:eastAsia="Meiryo UI" w:hAnsi="Segoe UI" w:cs="Segoe UI" w:hint="eastAsia"/>
        </w:rPr>
        <w:t>をデプロイしてみましょう。</w:t>
      </w:r>
      <w:r w:rsidRPr="00DF1A2F">
        <w:rPr>
          <w:rFonts w:ascii="Segoe UI" w:eastAsia="Meiryo UI" w:hAnsi="Segoe UI" w:cs="Segoe UI"/>
        </w:rPr>
        <w:t>Load balancer</w:t>
      </w:r>
      <w:r w:rsidRPr="00DF1A2F">
        <w:rPr>
          <w:rFonts w:ascii="Segoe UI" w:eastAsia="Meiryo UI" w:hAnsi="Segoe UI" w:cs="Segoe UI" w:hint="eastAsia"/>
        </w:rPr>
        <w:t>には新進気鋭の</w:t>
      </w:r>
      <w:r w:rsidRPr="00DF1A2F">
        <w:rPr>
          <w:rFonts w:ascii="Segoe UI" w:eastAsia="Meiryo UI" w:hAnsi="Segoe UI" w:cs="Segoe UI"/>
        </w:rPr>
        <w:t>Web</w:t>
      </w:r>
      <w:r w:rsidRPr="00DF1A2F">
        <w:rPr>
          <w:rFonts w:ascii="Segoe UI" w:eastAsia="Meiryo UI" w:hAnsi="Segoe UI" w:cs="Segoe UI" w:hint="eastAsia"/>
        </w:rPr>
        <w:t>サーバ、</w:t>
      </w:r>
      <w:del w:id="1783" w:author="Kitase" w:date="2015-07-25T05:18:00Z">
        <w:r w:rsidRPr="00DF1A2F" w:rsidDel="00730126">
          <w:rPr>
            <w:rFonts w:ascii="Segoe UI" w:eastAsia="Meiryo UI" w:hAnsi="Segoe UI" w:cs="Segoe UI"/>
          </w:rPr>
          <w:delText>nginx</w:delText>
        </w:r>
      </w:del>
      <w:ins w:id="1784" w:author="Kitase" w:date="2015-07-25T05:18:00Z">
        <w:r w:rsidR="00730126" w:rsidRPr="00DF1A2F">
          <w:rPr>
            <w:rFonts w:ascii="Segoe UI" w:eastAsia="Meiryo UI" w:hAnsi="Segoe UI" w:cs="Segoe UI"/>
          </w:rPr>
          <w:t>Nginx</w:t>
        </w:r>
      </w:ins>
      <w:r w:rsidRPr="00DF1A2F">
        <w:rPr>
          <w:rFonts w:ascii="Segoe UI" w:eastAsia="Meiryo UI" w:hAnsi="Segoe UI" w:cs="Segoe UI" w:hint="eastAsia"/>
        </w:rPr>
        <w:t>を利用します。</w:t>
      </w:r>
      <w:del w:id="1785" w:author="Kitase" w:date="2015-07-25T05:18:00Z">
        <w:r w:rsidRPr="00DF1A2F" w:rsidDel="00730126">
          <w:rPr>
            <w:rFonts w:ascii="Segoe UI" w:eastAsia="Meiryo UI" w:hAnsi="Segoe UI" w:cs="Segoe UI"/>
          </w:rPr>
          <w:delText>Nginx</w:delText>
        </w:r>
      </w:del>
      <w:ins w:id="1786" w:author="Kitase" w:date="2015-07-25T05:18:00Z">
        <w:r w:rsidR="00730126" w:rsidRPr="00DF1A2F">
          <w:rPr>
            <w:rFonts w:ascii="Segoe UI" w:eastAsia="Meiryo UI" w:hAnsi="Segoe UI" w:cs="Segoe UI"/>
          </w:rPr>
          <w:t>Nginx</w:t>
        </w:r>
      </w:ins>
      <w:r w:rsidRPr="00DF1A2F">
        <w:rPr>
          <w:rFonts w:ascii="Segoe UI" w:eastAsia="Meiryo UI" w:hAnsi="Segoe UI" w:cs="Segoe UI" w:hint="eastAsia"/>
        </w:rPr>
        <w:t>は負荷分散と同時に流通しているコンテンツをキャッシュできるため、</w:t>
      </w:r>
      <w:r w:rsidR="006944BA" w:rsidRPr="00DF1A2F">
        <w:rPr>
          <w:rFonts w:ascii="Segoe UI" w:eastAsia="Meiryo UI" w:hAnsi="Segoe UI" w:cs="Segoe UI" w:hint="eastAsia"/>
        </w:rPr>
        <w:t>更なる通信負荷の低減を見込むことができます。</w:t>
      </w:r>
      <w:r w:rsidRPr="00DF1A2F">
        <w:rPr>
          <w:rFonts w:ascii="Segoe UI" w:eastAsia="Meiryo UI" w:hAnsi="Segoe UI" w:cs="Segoe UI"/>
        </w:rPr>
        <w:t>Load Balancer</w:t>
      </w:r>
      <w:r w:rsidRPr="00DF1A2F">
        <w:rPr>
          <w:rFonts w:ascii="Segoe UI" w:eastAsia="Meiryo UI" w:hAnsi="Segoe UI" w:cs="Segoe UI" w:hint="eastAsia"/>
        </w:rPr>
        <w:t>用の</w:t>
      </w:r>
      <w:r w:rsidRPr="00DF1A2F">
        <w:rPr>
          <w:rFonts w:ascii="Segoe UI" w:eastAsia="Meiryo UI" w:hAnsi="Segoe UI" w:cs="Segoe UI"/>
        </w:rPr>
        <w:t>Provisioning Script</w:t>
      </w:r>
      <w:r w:rsidRPr="00DF1A2F">
        <w:rPr>
          <w:rFonts w:ascii="Segoe UI" w:eastAsia="Meiryo UI" w:hAnsi="Segoe UI" w:cs="Segoe UI" w:hint="eastAsia"/>
        </w:rPr>
        <w:t>は以下に公開されています。</w:t>
      </w:r>
    </w:p>
    <w:p w14:paraId="1113DAE4" w14:textId="77777777" w:rsidR="00574A5A" w:rsidRPr="00DF1A2F" w:rsidDel="00D637D4" w:rsidRDefault="00574A5A" w:rsidP="00574A5A">
      <w:pPr>
        <w:rPr>
          <w:del w:id="1787" w:author="Kitase" w:date="2015-07-25T06:39:00Z"/>
          <w:rFonts w:ascii="Segoe UI" w:eastAsia="Meiryo UI"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6"/>
      </w:tblGrid>
      <w:tr w:rsidR="00574A5A" w:rsidRPr="00DF1A2F" w:rsidDel="00D637D4" w14:paraId="28B7B9B2" w14:textId="77777777" w:rsidTr="00590F8D">
        <w:trPr>
          <w:del w:id="1788" w:author="Kitase" w:date="2015-07-25T06:39:00Z"/>
        </w:trPr>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41C11E64" w14:textId="77777777" w:rsidR="00574A5A" w:rsidRPr="00DF1A2F" w:rsidDel="00D637D4" w:rsidRDefault="00574A5A" w:rsidP="00590F8D">
            <w:pPr>
              <w:spacing w:line="300" w:lineRule="exact"/>
              <w:rPr>
                <w:del w:id="1789" w:author="Kitase" w:date="2015-07-25T06:39:00Z"/>
                <w:rFonts w:ascii="Segoe UI" w:eastAsia="Meiryo UI" w:hAnsi="Segoe UI" w:cs="Segoe UI"/>
                <w:sz w:val="20"/>
                <w:szCs w:val="20"/>
              </w:rPr>
            </w:pPr>
            <w:del w:id="1790" w:author="Kitase" w:date="2015-07-25T06:39:00Z">
              <w:r w:rsidRPr="00DF1A2F" w:rsidDel="00D637D4">
                <w:rPr>
                  <w:rFonts w:ascii="Segoe UI" w:eastAsia="Meiryo UI" w:hAnsi="Segoe UI" w:cs="Segoe UI"/>
                  <w:sz w:val="20"/>
                  <w:szCs w:val="20"/>
                  <w:rPrChange w:id="1791" w:author="Kitase" w:date="2015-07-26T16:23:00Z">
                    <w:rPr>
                      <w:rFonts w:ascii="Segoe UI" w:eastAsia="Meiryo UI" w:hAnsi="Segoe UI" w:cs="Segoe UI"/>
                      <w:sz w:val="20"/>
                      <w:szCs w:val="20"/>
                    </w:rPr>
                  </w:rPrChange>
                </w:rPr>
                <w:fldChar w:fldCharType="begin"/>
              </w:r>
              <w:r w:rsidRPr="00DF1A2F" w:rsidDel="00D637D4">
                <w:rPr>
                  <w:rFonts w:ascii="Segoe UI" w:eastAsia="Meiryo UI" w:hAnsi="Segoe UI" w:cs="Segoe UI"/>
                  <w:sz w:val="20"/>
                  <w:szCs w:val="20"/>
                </w:rPr>
                <w:delInstrText xml:space="preserve"> HYPERLINK "https://shiro.ma/sl/frontweb.sh" </w:delInstrText>
              </w:r>
              <w:r w:rsidRPr="00DF1A2F" w:rsidDel="00D637D4">
                <w:rPr>
                  <w:rFonts w:ascii="Segoe UI" w:eastAsia="Meiryo UI" w:hAnsi="Segoe UI" w:cs="Segoe UI"/>
                  <w:sz w:val="20"/>
                  <w:szCs w:val="20"/>
                  <w:rPrChange w:id="1792" w:author="Kitase" w:date="2015-07-26T16:23:00Z">
                    <w:rPr>
                      <w:rFonts w:ascii="Segoe UI" w:eastAsia="Meiryo UI" w:hAnsi="Segoe UI" w:cs="Segoe UI"/>
                      <w:sz w:val="20"/>
                      <w:szCs w:val="20"/>
                    </w:rPr>
                  </w:rPrChange>
                </w:rPr>
                <w:fldChar w:fldCharType="separate"/>
              </w:r>
              <w:r w:rsidRPr="00DF1A2F" w:rsidDel="00D637D4">
                <w:rPr>
                  <w:rStyle w:val="Hyperlink"/>
                  <w:rFonts w:ascii="Segoe UI" w:eastAsia="Meiryo UI" w:hAnsi="Segoe UI" w:cs="Segoe UI"/>
                  <w:sz w:val="20"/>
                  <w:szCs w:val="20"/>
                </w:rPr>
                <w:delText>https://shiro.ma/sl/frontweb.sh</w:delText>
              </w:r>
              <w:r w:rsidRPr="00DF1A2F" w:rsidDel="00D637D4">
                <w:rPr>
                  <w:rFonts w:ascii="Segoe UI" w:eastAsia="Meiryo UI" w:hAnsi="Segoe UI" w:cs="Segoe UI"/>
                  <w:sz w:val="20"/>
                  <w:szCs w:val="20"/>
                  <w:rPrChange w:id="1793" w:author="Kitase" w:date="2015-07-26T16:23:00Z">
                    <w:rPr>
                      <w:rFonts w:ascii="Segoe UI" w:eastAsia="Meiryo UI" w:hAnsi="Segoe UI" w:cs="Segoe UI"/>
                      <w:sz w:val="20"/>
                      <w:szCs w:val="20"/>
                    </w:rPr>
                  </w:rPrChange>
                </w:rPr>
                <w:fldChar w:fldCharType="end"/>
              </w:r>
            </w:del>
          </w:p>
        </w:tc>
      </w:tr>
    </w:tbl>
    <w:p w14:paraId="2B5BB390" w14:textId="77777777" w:rsidR="00D637D4" w:rsidRPr="00DF1A2F" w:rsidRDefault="00D637D4" w:rsidP="00D637D4">
      <w:pPr>
        <w:rPr>
          <w:ins w:id="1794" w:author="Kitase" w:date="2015-07-25T06:39:00Z"/>
          <w:rFonts w:ascii="Segoe UI" w:eastAsia="Meiryo UI" w:hAnsi="Segoe UI" w:cs="Segoe UI"/>
        </w:rPr>
      </w:pPr>
      <w:ins w:id="1795" w:author="Kitase" w:date="2015-07-25T06:39:00Z">
        <w:r w:rsidRPr="00DF1A2F">
          <w:rPr>
            <w:rFonts w:ascii="Segoe UI" w:eastAsia="Meiryo UI" w:hAnsi="Segoe UI" w:cs="Segoe UI" w:hint="eastAsia"/>
          </w:rPr>
          <w:t>管理ポータルより、下記スペックの時間課金仮想インスタンス（</w:t>
        </w:r>
        <w:r w:rsidRPr="00DF1A2F">
          <w:rPr>
            <w:rFonts w:ascii="Segoe UI" w:eastAsia="Meiryo UI" w:hAnsi="Segoe UI" w:cs="Segoe UI"/>
            <w:b/>
          </w:rPr>
          <w:t>Virtual Server (public node) - Hourly</w:t>
        </w:r>
        <w:r w:rsidRPr="00DF1A2F">
          <w:rPr>
            <w:rFonts w:ascii="Segoe UI" w:eastAsia="Meiryo UI" w:hAnsi="Segoe UI" w:cs="Segoe UI" w:hint="eastAsia"/>
          </w:rPr>
          <w:t>）を作成してください。</w:t>
        </w:r>
      </w:ins>
    </w:p>
    <w:tbl>
      <w:tblPr>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1E0" w:firstRow="1" w:lastRow="1" w:firstColumn="1" w:lastColumn="1" w:noHBand="0" w:noVBand="0"/>
        <w:tblPrChange w:id="1796" w:author="Kitase" w:date="2015-07-26T16:21:00Z">
          <w:tblPr>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1E0" w:firstRow="1" w:lastRow="1" w:firstColumn="1" w:lastColumn="1" w:noHBand="0" w:noVBand="0"/>
          </w:tblPr>
        </w:tblPrChange>
      </w:tblPr>
      <w:tblGrid>
        <w:gridCol w:w="1833"/>
        <w:gridCol w:w="7217"/>
        <w:tblGridChange w:id="1797">
          <w:tblGrid>
            <w:gridCol w:w="1759"/>
            <w:gridCol w:w="216"/>
            <w:gridCol w:w="7075"/>
          </w:tblGrid>
        </w:tblGridChange>
      </w:tblGrid>
      <w:tr w:rsidR="00D637D4" w:rsidRPr="00DF1A2F" w14:paraId="132E77B4" w14:textId="77777777" w:rsidTr="007C7EE7">
        <w:trPr>
          <w:ins w:id="1798" w:author="Kitase" w:date="2015-07-25T06:39:00Z"/>
        </w:trPr>
        <w:tc>
          <w:tcPr>
            <w:tcW w:w="1833" w:type="dxa"/>
            <w:shd w:val="clear" w:color="auto" w:fill="E6E6E6"/>
            <w:tcPrChange w:id="1799" w:author="Kitase" w:date="2015-07-26T16:21:00Z">
              <w:tcPr>
                <w:tcW w:w="1759" w:type="dxa"/>
                <w:shd w:val="clear" w:color="auto" w:fill="E6E6E6"/>
              </w:tcPr>
            </w:tcPrChange>
          </w:tcPr>
          <w:p w14:paraId="7804633E" w14:textId="77777777" w:rsidR="00D637D4" w:rsidRPr="00DF1A2F" w:rsidRDefault="00D637D4" w:rsidP="00205125">
            <w:pPr>
              <w:spacing w:line="300" w:lineRule="exact"/>
              <w:rPr>
                <w:ins w:id="1800" w:author="Kitase" w:date="2015-07-25T06:39:00Z"/>
                <w:rFonts w:ascii="Segoe UI" w:eastAsia="Meiryo UI" w:hAnsi="Segoe UI" w:cs="Segoe UI"/>
                <w:sz w:val="18"/>
                <w:szCs w:val="18"/>
              </w:rPr>
            </w:pPr>
            <w:ins w:id="1801" w:author="Kitase" w:date="2015-07-25T06:39:00Z">
              <w:r w:rsidRPr="00DF1A2F">
                <w:rPr>
                  <w:rFonts w:ascii="Segoe UI" w:eastAsia="Meiryo UI" w:hAnsi="Segoe UI" w:cs="Segoe UI"/>
                  <w:sz w:val="18"/>
                  <w:szCs w:val="18"/>
                </w:rPr>
                <w:t>Data Center</w:t>
              </w:r>
            </w:ins>
          </w:p>
        </w:tc>
        <w:tc>
          <w:tcPr>
            <w:tcW w:w="7217" w:type="dxa"/>
            <w:shd w:val="clear" w:color="auto" w:fill="E6E6E6"/>
            <w:tcPrChange w:id="1802" w:author="Kitase" w:date="2015-07-26T16:21:00Z">
              <w:tcPr>
                <w:tcW w:w="7291" w:type="dxa"/>
                <w:gridSpan w:val="2"/>
                <w:shd w:val="clear" w:color="auto" w:fill="E6E6E6"/>
              </w:tcPr>
            </w:tcPrChange>
          </w:tcPr>
          <w:p w14:paraId="5B6029BF" w14:textId="77777777" w:rsidR="00D637D4" w:rsidRPr="00DF1A2F" w:rsidRDefault="00D637D4" w:rsidP="00205125">
            <w:pPr>
              <w:spacing w:line="300" w:lineRule="exact"/>
              <w:rPr>
                <w:ins w:id="1803" w:author="Kitase" w:date="2015-07-25T06:39:00Z"/>
                <w:rFonts w:ascii="Segoe UI" w:eastAsia="Meiryo UI" w:hAnsi="Segoe UI" w:cs="Segoe UI"/>
                <w:sz w:val="18"/>
                <w:szCs w:val="18"/>
              </w:rPr>
            </w:pPr>
            <w:ins w:id="1804" w:author="Kitase" w:date="2015-07-25T06:39:00Z">
              <w:r w:rsidRPr="00DF1A2F">
                <w:rPr>
                  <w:rFonts w:ascii="Segoe UI" w:eastAsia="Meiryo UI" w:hAnsi="Segoe UI" w:cs="Segoe UI"/>
                  <w:sz w:val="18"/>
                  <w:szCs w:val="18"/>
                </w:rPr>
                <w:t>San Jose 1</w:t>
              </w:r>
            </w:ins>
          </w:p>
        </w:tc>
      </w:tr>
      <w:tr w:rsidR="00D637D4" w:rsidRPr="00DF1A2F" w14:paraId="32DAE7C0" w14:textId="77777777" w:rsidTr="007C7EE7">
        <w:trPr>
          <w:ins w:id="1805" w:author="Kitase" w:date="2015-07-25T06:39:00Z"/>
        </w:trPr>
        <w:tc>
          <w:tcPr>
            <w:tcW w:w="1833" w:type="dxa"/>
            <w:shd w:val="clear" w:color="auto" w:fill="E6E6E6"/>
            <w:tcPrChange w:id="1806" w:author="Kitase" w:date="2015-07-26T16:21:00Z">
              <w:tcPr>
                <w:tcW w:w="1759" w:type="dxa"/>
                <w:shd w:val="clear" w:color="auto" w:fill="E6E6E6"/>
              </w:tcPr>
            </w:tcPrChange>
          </w:tcPr>
          <w:p w14:paraId="78B2FCC5" w14:textId="77777777" w:rsidR="00D637D4" w:rsidRPr="00DF1A2F" w:rsidRDefault="00D637D4" w:rsidP="00205125">
            <w:pPr>
              <w:spacing w:line="300" w:lineRule="exact"/>
              <w:rPr>
                <w:ins w:id="1807" w:author="Kitase" w:date="2015-07-25T06:39:00Z"/>
                <w:rFonts w:ascii="Segoe UI" w:eastAsia="Meiryo UI" w:hAnsi="Segoe UI" w:cs="Segoe UI"/>
                <w:sz w:val="18"/>
                <w:szCs w:val="18"/>
              </w:rPr>
            </w:pPr>
            <w:ins w:id="1808" w:author="Kitase" w:date="2015-07-25T06:39:00Z">
              <w:r w:rsidRPr="00DF1A2F">
                <w:rPr>
                  <w:rFonts w:ascii="Segoe UI" w:eastAsia="Meiryo UI" w:hAnsi="Segoe UI" w:cs="Segoe UI"/>
                  <w:sz w:val="18"/>
                  <w:szCs w:val="18"/>
                </w:rPr>
                <w:t>Operating System</w:t>
              </w:r>
            </w:ins>
          </w:p>
        </w:tc>
        <w:tc>
          <w:tcPr>
            <w:tcW w:w="7217" w:type="dxa"/>
            <w:shd w:val="clear" w:color="auto" w:fill="E6E6E6"/>
            <w:tcPrChange w:id="1809" w:author="Kitase" w:date="2015-07-26T16:21:00Z">
              <w:tcPr>
                <w:tcW w:w="7291" w:type="dxa"/>
                <w:gridSpan w:val="2"/>
                <w:shd w:val="clear" w:color="auto" w:fill="E6E6E6"/>
              </w:tcPr>
            </w:tcPrChange>
          </w:tcPr>
          <w:p w14:paraId="0597FD3E" w14:textId="77777777" w:rsidR="00D637D4" w:rsidRPr="00DF1A2F" w:rsidRDefault="00D637D4" w:rsidP="00205125">
            <w:pPr>
              <w:spacing w:line="300" w:lineRule="exact"/>
              <w:rPr>
                <w:ins w:id="1810" w:author="Kitase" w:date="2015-07-25T06:39:00Z"/>
                <w:rFonts w:ascii="Segoe UI" w:eastAsia="Meiryo UI" w:hAnsi="Segoe UI" w:cs="Segoe UI"/>
                <w:sz w:val="18"/>
                <w:szCs w:val="18"/>
              </w:rPr>
            </w:pPr>
            <w:ins w:id="1811" w:author="Kitase" w:date="2015-07-25T06:39:00Z">
              <w:r w:rsidRPr="00DF1A2F">
                <w:rPr>
                  <w:rFonts w:ascii="Segoe UI" w:eastAsia="Meiryo UI" w:hAnsi="Segoe UI" w:cs="Segoe UI"/>
                  <w:sz w:val="18"/>
                  <w:szCs w:val="18"/>
                </w:rPr>
                <w:t>CentOS 6.x - Minimal Install (64 bit)</w:t>
              </w:r>
            </w:ins>
          </w:p>
        </w:tc>
      </w:tr>
      <w:tr w:rsidR="00D637D4" w:rsidRPr="00DF1A2F" w14:paraId="5EE6E0A0" w14:textId="77777777" w:rsidTr="007C7EE7">
        <w:trPr>
          <w:ins w:id="1812" w:author="Kitase" w:date="2015-07-25T06:39:00Z"/>
        </w:trPr>
        <w:tc>
          <w:tcPr>
            <w:tcW w:w="1833" w:type="dxa"/>
            <w:shd w:val="clear" w:color="auto" w:fill="E6E6E6"/>
            <w:tcPrChange w:id="1813" w:author="Kitase" w:date="2015-07-26T16:21:00Z">
              <w:tcPr>
                <w:tcW w:w="1759" w:type="dxa"/>
                <w:shd w:val="clear" w:color="auto" w:fill="E6E6E6"/>
              </w:tcPr>
            </w:tcPrChange>
          </w:tcPr>
          <w:p w14:paraId="12F97B62" w14:textId="77777777" w:rsidR="00D637D4" w:rsidRPr="00DF1A2F" w:rsidRDefault="00D637D4" w:rsidP="00205125">
            <w:pPr>
              <w:spacing w:line="300" w:lineRule="exact"/>
              <w:rPr>
                <w:ins w:id="1814" w:author="Kitase" w:date="2015-07-25T06:39:00Z"/>
                <w:rFonts w:ascii="Segoe UI" w:eastAsia="Meiryo UI" w:hAnsi="Segoe UI" w:cs="Segoe UI"/>
                <w:sz w:val="18"/>
                <w:szCs w:val="18"/>
              </w:rPr>
            </w:pPr>
            <w:ins w:id="1815" w:author="Kitase" w:date="2015-07-25T06:39:00Z">
              <w:r w:rsidRPr="00DF1A2F">
                <w:rPr>
                  <w:rFonts w:ascii="Segoe UI" w:eastAsia="Meiryo UI" w:hAnsi="Segoe UI" w:cs="Segoe UI"/>
                  <w:sz w:val="18"/>
                  <w:szCs w:val="18"/>
                </w:rPr>
                <w:t>Advanced Monitoring</w:t>
              </w:r>
            </w:ins>
          </w:p>
        </w:tc>
        <w:tc>
          <w:tcPr>
            <w:tcW w:w="7217" w:type="dxa"/>
            <w:shd w:val="clear" w:color="auto" w:fill="E6E6E6"/>
            <w:tcPrChange w:id="1816" w:author="Kitase" w:date="2015-07-26T16:21:00Z">
              <w:tcPr>
                <w:tcW w:w="7291" w:type="dxa"/>
                <w:gridSpan w:val="2"/>
                <w:shd w:val="clear" w:color="auto" w:fill="E6E6E6"/>
              </w:tcPr>
            </w:tcPrChange>
          </w:tcPr>
          <w:p w14:paraId="07FF0EC9" w14:textId="77777777" w:rsidR="00D637D4" w:rsidRPr="00DF1A2F" w:rsidRDefault="00D637D4" w:rsidP="00205125">
            <w:pPr>
              <w:spacing w:line="300" w:lineRule="exact"/>
              <w:rPr>
                <w:ins w:id="1817" w:author="Kitase" w:date="2015-07-25T06:39:00Z"/>
                <w:rFonts w:ascii="Segoe UI" w:eastAsia="Meiryo UI" w:hAnsi="Segoe UI" w:cs="Segoe UI"/>
                <w:sz w:val="18"/>
                <w:szCs w:val="18"/>
              </w:rPr>
            </w:pPr>
            <w:ins w:id="1818" w:author="Kitase" w:date="2015-07-25T06:39:00Z">
              <w:r w:rsidRPr="00DF1A2F">
                <w:rPr>
                  <w:rFonts w:ascii="Segoe UI" w:eastAsia="Meiryo UI" w:hAnsi="Segoe UI" w:cs="Segoe UI"/>
                  <w:sz w:val="18"/>
                  <w:szCs w:val="18"/>
                </w:rPr>
                <w:t>None</w:t>
              </w:r>
            </w:ins>
          </w:p>
        </w:tc>
      </w:tr>
      <w:tr w:rsidR="00D637D4" w:rsidRPr="00DF1A2F" w14:paraId="50B318CA" w14:textId="77777777" w:rsidTr="007C7EE7">
        <w:trPr>
          <w:ins w:id="1819" w:author="Kitase" w:date="2015-07-25T06:39:00Z"/>
        </w:trPr>
        <w:tc>
          <w:tcPr>
            <w:tcW w:w="1833" w:type="dxa"/>
            <w:shd w:val="clear" w:color="auto" w:fill="E6E6E6"/>
            <w:tcPrChange w:id="1820" w:author="Kitase" w:date="2015-07-26T16:21:00Z">
              <w:tcPr>
                <w:tcW w:w="1759" w:type="dxa"/>
                <w:shd w:val="clear" w:color="auto" w:fill="E6E6E6"/>
              </w:tcPr>
            </w:tcPrChange>
          </w:tcPr>
          <w:p w14:paraId="5A444F63" w14:textId="77777777" w:rsidR="00D637D4" w:rsidRPr="00DF1A2F" w:rsidRDefault="00D637D4" w:rsidP="00205125">
            <w:pPr>
              <w:spacing w:line="300" w:lineRule="exact"/>
              <w:rPr>
                <w:ins w:id="1821" w:author="Kitase" w:date="2015-07-25T06:39:00Z"/>
                <w:rFonts w:ascii="Segoe UI" w:eastAsia="Meiryo UI" w:hAnsi="Segoe UI" w:cs="Segoe UI"/>
                <w:sz w:val="18"/>
                <w:szCs w:val="18"/>
              </w:rPr>
            </w:pPr>
            <w:ins w:id="1822" w:author="Kitase" w:date="2015-07-25T06:39:00Z">
              <w:r w:rsidRPr="00DF1A2F">
                <w:rPr>
                  <w:rFonts w:ascii="Segoe UI" w:eastAsia="Meiryo UI" w:hAnsi="Segoe UI" w:cs="Segoe UI"/>
                  <w:sz w:val="18"/>
                  <w:szCs w:val="18"/>
                </w:rPr>
                <w:t>Hardware &amp; Software Firewalls</w:t>
              </w:r>
            </w:ins>
          </w:p>
        </w:tc>
        <w:tc>
          <w:tcPr>
            <w:tcW w:w="7217" w:type="dxa"/>
            <w:shd w:val="clear" w:color="auto" w:fill="E6E6E6"/>
            <w:tcPrChange w:id="1823" w:author="Kitase" w:date="2015-07-26T16:21:00Z">
              <w:tcPr>
                <w:tcW w:w="7291" w:type="dxa"/>
                <w:gridSpan w:val="2"/>
                <w:shd w:val="clear" w:color="auto" w:fill="E6E6E6"/>
              </w:tcPr>
            </w:tcPrChange>
          </w:tcPr>
          <w:p w14:paraId="09A66D13" w14:textId="77777777" w:rsidR="00D637D4" w:rsidRPr="00DF1A2F" w:rsidRDefault="00D637D4" w:rsidP="00205125">
            <w:pPr>
              <w:spacing w:line="300" w:lineRule="exact"/>
              <w:rPr>
                <w:ins w:id="1824" w:author="Kitase" w:date="2015-07-25T06:39:00Z"/>
                <w:rFonts w:ascii="Segoe UI" w:eastAsia="Meiryo UI" w:hAnsi="Segoe UI" w:cs="Segoe UI"/>
                <w:sz w:val="18"/>
                <w:szCs w:val="18"/>
              </w:rPr>
            </w:pPr>
            <w:ins w:id="1825" w:author="Kitase" w:date="2015-07-25T06:39:00Z">
              <w:r w:rsidRPr="00DF1A2F">
                <w:rPr>
                  <w:rFonts w:ascii="Segoe UI" w:eastAsia="Meiryo UI" w:hAnsi="Segoe UI" w:cs="Segoe UI"/>
                  <w:sz w:val="18"/>
                  <w:szCs w:val="18"/>
                </w:rPr>
                <w:t>None</w:t>
              </w:r>
            </w:ins>
          </w:p>
        </w:tc>
      </w:tr>
      <w:tr w:rsidR="00D637D4" w:rsidRPr="00DF1A2F" w14:paraId="0FBF1C6F" w14:textId="77777777" w:rsidTr="007C7EE7">
        <w:trPr>
          <w:ins w:id="1826" w:author="Kitase" w:date="2015-07-25T06:39:00Z"/>
        </w:trPr>
        <w:tc>
          <w:tcPr>
            <w:tcW w:w="1833" w:type="dxa"/>
            <w:shd w:val="clear" w:color="auto" w:fill="E6E6E6"/>
            <w:tcPrChange w:id="1827" w:author="Kitase" w:date="2015-07-26T16:21:00Z">
              <w:tcPr>
                <w:tcW w:w="1759" w:type="dxa"/>
                <w:shd w:val="clear" w:color="auto" w:fill="E6E6E6"/>
              </w:tcPr>
            </w:tcPrChange>
          </w:tcPr>
          <w:p w14:paraId="01CAE1A4" w14:textId="77777777" w:rsidR="00D637D4" w:rsidRPr="00DF1A2F" w:rsidRDefault="00D637D4" w:rsidP="00205125">
            <w:pPr>
              <w:spacing w:line="300" w:lineRule="exact"/>
              <w:rPr>
                <w:ins w:id="1828" w:author="Kitase" w:date="2015-07-25T06:39:00Z"/>
                <w:rFonts w:ascii="Segoe UI" w:eastAsia="Meiryo UI" w:hAnsi="Segoe UI" w:cs="Segoe UI"/>
                <w:sz w:val="18"/>
                <w:szCs w:val="18"/>
              </w:rPr>
            </w:pPr>
            <w:ins w:id="1829" w:author="Kitase" w:date="2015-07-25T06:39:00Z">
              <w:r w:rsidRPr="00DF1A2F">
                <w:rPr>
                  <w:rFonts w:ascii="Segoe UI" w:eastAsia="Meiryo UI" w:hAnsi="Segoe UI" w:cs="Segoe UI"/>
                  <w:sz w:val="18"/>
                  <w:szCs w:val="18"/>
                </w:rPr>
                <w:t>Monitoring</w:t>
              </w:r>
            </w:ins>
          </w:p>
        </w:tc>
        <w:tc>
          <w:tcPr>
            <w:tcW w:w="7217" w:type="dxa"/>
            <w:shd w:val="clear" w:color="auto" w:fill="E6E6E6"/>
            <w:tcPrChange w:id="1830" w:author="Kitase" w:date="2015-07-26T16:21:00Z">
              <w:tcPr>
                <w:tcW w:w="7291" w:type="dxa"/>
                <w:gridSpan w:val="2"/>
                <w:shd w:val="clear" w:color="auto" w:fill="E6E6E6"/>
              </w:tcPr>
            </w:tcPrChange>
          </w:tcPr>
          <w:p w14:paraId="5F3F0567" w14:textId="77777777" w:rsidR="00D637D4" w:rsidRPr="00DF1A2F" w:rsidRDefault="00D637D4" w:rsidP="00205125">
            <w:pPr>
              <w:spacing w:line="300" w:lineRule="exact"/>
              <w:rPr>
                <w:ins w:id="1831" w:author="Kitase" w:date="2015-07-25T06:39:00Z"/>
                <w:rFonts w:ascii="Segoe UI" w:eastAsia="Meiryo UI" w:hAnsi="Segoe UI" w:cs="Segoe UI"/>
                <w:sz w:val="18"/>
                <w:szCs w:val="18"/>
              </w:rPr>
            </w:pPr>
            <w:ins w:id="1832" w:author="Kitase" w:date="2015-07-25T06:39:00Z">
              <w:r w:rsidRPr="00DF1A2F">
                <w:rPr>
                  <w:rFonts w:ascii="Segoe UI" w:eastAsia="Meiryo UI" w:hAnsi="Segoe UI" w:cs="Segoe UI"/>
                  <w:sz w:val="18"/>
                  <w:szCs w:val="18"/>
                </w:rPr>
                <w:t>Host Ping</w:t>
              </w:r>
            </w:ins>
          </w:p>
        </w:tc>
      </w:tr>
      <w:tr w:rsidR="00D637D4" w:rsidRPr="00DF1A2F" w14:paraId="4BE86134" w14:textId="77777777" w:rsidTr="007C7EE7">
        <w:trPr>
          <w:ins w:id="1833" w:author="Kitase" w:date="2015-07-25T06:39:00Z"/>
        </w:trPr>
        <w:tc>
          <w:tcPr>
            <w:tcW w:w="1833" w:type="dxa"/>
            <w:shd w:val="clear" w:color="auto" w:fill="E6E6E6"/>
            <w:tcPrChange w:id="1834" w:author="Kitase" w:date="2015-07-26T16:21:00Z">
              <w:tcPr>
                <w:tcW w:w="1759" w:type="dxa"/>
                <w:shd w:val="clear" w:color="auto" w:fill="E6E6E6"/>
              </w:tcPr>
            </w:tcPrChange>
          </w:tcPr>
          <w:p w14:paraId="31B29AE7" w14:textId="77777777" w:rsidR="00D637D4" w:rsidRPr="00DF1A2F" w:rsidRDefault="00D637D4" w:rsidP="00205125">
            <w:pPr>
              <w:spacing w:line="300" w:lineRule="exact"/>
              <w:rPr>
                <w:ins w:id="1835" w:author="Kitase" w:date="2015-07-25T06:39:00Z"/>
                <w:rFonts w:ascii="Segoe UI" w:eastAsia="Meiryo UI" w:hAnsi="Segoe UI" w:cs="Segoe UI"/>
                <w:sz w:val="18"/>
                <w:szCs w:val="18"/>
              </w:rPr>
            </w:pPr>
            <w:ins w:id="1836" w:author="Kitase" w:date="2015-07-25T06:39:00Z">
              <w:r w:rsidRPr="00DF1A2F">
                <w:rPr>
                  <w:rFonts w:ascii="Segoe UI" w:eastAsia="Meiryo UI" w:hAnsi="Segoe UI" w:cs="Segoe UI"/>
                  <w:sz w:val="18"/>
                  <w:szCs w:val="18"/>
                </w:rPr>
                <w:t>Response</w:t>
              </w:r>
            </w:ins>
          </w:p>
        </w:tc>
        <w:tc>
          <w:tcPr>
            <w:tcW w:w="7217" w:type="dxa"/>
            <w:shd w:val="clear" w:color="auto" w:fill="E6E6E6"/>
            <w:tcPrChange w:id="1837" w:author="Kitase" w:date="2015-07-26T16:21:00Z">
              <w:tcPr>
                <w:tcW w:w="7291" w:type="dxa"/>
                <w:gridSpan w:val="2"/>
                <w:shd w:val="clear" w:color="auto" w:fill="E6E6E6"/>
              </w:tcPr>
            </w:tcPrChange>
          </w:tcPr>
          <w:p w14:paraId="2BED5BD2" w14:textId="77777777" w:rsidR="00D637D4" w:rsidRPr="00DF1A2F" w:rsidRDefault="00D637D4" w:rsidP="00205125">
            <w:pPr>
              <w:spacing w:line="300" w:lineRule="exact"/>
              <w:rPr>
                <w:ins w:id="1838" w:author="Kitase" w:date="2015-07-25T06:39:00Z"/>
                <w:rFonts w:ascii="Segoe UI" w:eastAsia="Meiryo UI" w:hAnsi="Segoe UI" w:cs="Segoe UI"/>
                <w:sz w:val="18"/>
                <w:szCs w:val="18"/>
              </w:rPr>
            </w:pPr>
            <w:ins w:id="1839" w:author="Kitase" w:date="2015-07-25T06:39:00Z">
              <w:r w:rsidRPr="00DF1A2F">
                <w:rPr>
                  <w:rFonts w:ascii="Segoe UI" w:eastAsia="Meiryo UI" w:hAnsi="Segoe UI" w:cs="Segoe UI"/>
                  <w:sz w:val="18"/>
                  <w:szCs w:val="18"/>
                </w:rPr>
                <w:t>Automated Notification</w:t>
              </w:r>
            </w:ins>
          </w:p>
        </w:tc>
      </w:tr>
      <w:tr w:rsidR="00D637D4" w:rsidRPr="00DF1A2F" w14:paraId="6E8BE0FB" w14:textId="77777777" w:rsidTr="007C7EE7">
        <w:trPr>
          <w:ins w:id="1840" w:author="Kitase" w:date="2015-07-25T06:39:00Z"/>
        </w:trPr>
        <w:tc>
          <w:tcPr>
            <w:tcW w:w="1833" w:type="dxa"/>
            <w:shd w:val="clear" w:color="auto" w:fill="E6E6E6"/>
            <w:tcPrChange w:id="1841" w:author="Kitase" w:date="2015-07-26T16:21:00Z">
              <w:tcPr>
                <w:tcW w:w="1759" w:type="dxa"/>
                <w:shd w:val="clear" w:color="auto" w:fill="E6E6E6"/>
              </w:tcPr>
            </w:tcPrChange>
          </w:tcPr>
          <w:p w14:paraId="2CE5E088" w14:textId="77777777" w:rsidR="00D637D4" w:rsidRPr="00DF1A2F" w:rsidRDefault="00D637D4" w:rsidP="00205125">
            <w:pPr>
              <w:spacing w:line="300" w:lineRule="exact"/>
              <w:rPr>
                <w:ins w:id="1842" w:author="Kitase" w:date="2015-07-25T06:39:00Z"/>
                <w:rFonts w:ascii="Segoe UI" w:eastAsia="Meiryo UI" w:hAnsi="Segoe UI" w:cs="Segoe UI"/>
                <w:sz w:val="18"/>
                <w:szCs w:val="18"/>
              </w:rPr>
            </w:pPr>
            <w:ins w:id="1843" w:author="Kitase" w:date="2015-07-25T06:39:00Z">
              <w:r w:rsidRPr="00DF1A2F">
                <w:rPr>
                  <w:rFonts w:ascii="Segoe UI" w:eastAsia="Meiryo UI" w:hAnsi="Segoe UI" w:cs="Segoe UI"/>
                  <w:sz w:val="18"/>
                  <w:szCs w:val="18"/>
                </w:rPr>
                <w:t>Provisioning Scripts</w:t>
              </w:r>
            </w:ins>
          </w:p>
          <w:p w14:paraId="09E396AE" w14:textId="77777777" w:rsidR="00D637D4" w:rsidRPr="00DF1A2F" w:rsidRDefault="00D637D4" w:rsidP="00205125">
            <w:pPr>
              <w:spacing w:line="300" w:lineRule="exact"/>
              <w:rPr>
                <w:ins w:id="1844" w:author="Kitase" w:date="2015-07-25T06:39:00Z"/>
                <w:rFonts w:ascii="Segoe UI" w:eastAsia="Meiryo UI" w:hAnsi="Segoe UI" w:cs="Segoe UI"/>
                <w:sz w:val="18"/>
                <w:szCs w:val="18"/>
              </w:rPr>
            </w:pPr>
            <w:ins w:id="1845" w:author="Kitase" w:date="2015-07-25T06:39:00Z">
              <w:r w:rsidRPr="00DF1A2F">
                <w:rPr>
                  <w:rFonts w:ascii="Segoe UI" w:eastAsia="Meiryo UI" w:hAnsi="Segoe UI" w:cs="Segoe UI"/>
                  <w:sz w:val="18"/>
                  <w:szCs w:val="18"/>
                </w:rPr>
                <w:t>Existing Script:</w:t>
              </w:r>
            </w:ins>
          </w:p>
          <w:p w14:paraId="7B183972" w14:textId="77777777" w:rsidR="00D637D4" w:rsidRPr="00DF1A2F" w:rsidRDefault="00D637D4" w:rsidP="00205125">
            <w:pPr>
              <w:spacing w:line="300" w:lineRule="exact"/>
              <w:rPr>
                <w:ins w:id="1846" w:author="Kitase" w:date="2015-07-25T06:39:00Z"/>
                <w:rFonts w:ascii="Segoe UI" w:eastAsia="Meiryo UI" w:hAnsi="Segoe UI" w:cs="Segoe UI"/>
                <w:sz w:val="18"/>
                <w:szCs w:val="18"/>
              </w:rPr>
            </w:pPr>
            <w:ins w:id="1847" w:author="Kitase" w:date="2015-07-25T06:39:00Z">
              <w:r w:rsidRPr="00DF1A2F">
                <w:rPr>
                  <w:rFonts w:ascii="Segoe UI" w:eastAsia="Meiryo UI" w:hAnsi="Segoe UI" w:cs="Segoe UI"/>
                  <w:sz w:val="18"/>
                  <w:szCs w:val="18"/>
                </w:rPr>
                <w:t>URL 1:</w:t>
              </w:r>
            </w:ins>
          </w:p>
        </w:tc>
        <w:tc>
          <w:tcPr>
            <w:tcW w:w="7217" w:type="dxa"/>
            <w:shd w:val="clear" w:color="auto" w:fill="E6E6E6"/>
            <w:tcPrChange w:id="1848" w:author="Kitase" w:date="2015-07-26T16:21:00Z">
              <w:tcPr>
                <w:tcW w:w="7291" w:type="dxa"/>
                <w:gridSpan w:val="2"/>
                <w:shd w:val="clear" w:color="auto" w:fill="E6E6E6"/>
              </w:tcPr>
            </w:tcPrChange>
          </w:tcPr>
          <w:p w14:paraId="6B60B902" w14:textId="77777777" w:rsidR="00D637D4" w:rsidRPr="00DF1A2F" w:rsidRDefault="00D637D4" w:rsidP="00205125">
            <w:pPr>
              <w:spacing w:line="300" w:lineRule="exact"/>
              <w:rPr>
                <w:ins w:id="1849" w:author="Kitase" w:date="2015-07-25T06:39:00Z"/>
                <w:rFonts w:ascii="Segoe UI" w:eastAsia="Meiryo UI" w:hAnsi="Segoe UI" w:cs="Segoe UI"/>
                <w:sz w:val="18"/>
                <w:szCs w:val="18"/>
              </w:rPr>
            </w:pPr>
          </w:p>
          <w:p w14:paraId="78A65F75" w14:textId="77777777" w:rsidR="00D637D4" w:rsidRPr="00DF1A2F" w:rsidRDefault="00D637D4" w:rsidP="00205125">
            <w:pPr>
              <w:spacing w:line="300" w:lineRule="exact"/>
              <w:rPr>
                <w:ins w:id="1850" w:author="Kitase" w:date="2015-07-25T06:39:00Z"/>
                <w:rFonts w:ascii="Segoe UI" w:eastAsia="Meiryo UI" w:hAnsi="Segoe UI" w:cs="Segoe UI"/>
                <w:sz w:val="18"/>
                <w:szCs w:val="18"/>
              </w:rPr>
            </w:pPr>
            <w:ins w:id="1851" w:author="Kitase" w:date="2015-07-25T06:39:00Z">
              <w:r w:rsidRPr="00DF1A2F">
                <w:rPr>
                  <w:rFonts w:ascii="Segoe UI" w:eastAsia="Meiryo UI" w:hAnsi="Segoe UI" w:cs="Segoe UI"/>
                  <w:sz w:val="18"/>
                  <w:szCs w:val="18"/>
                </w:rPr>
                <w:t>(new URL)</w:t>
              </w:r>
            </w:ins>
          </w:p>
          <w:p w14:paraId="21A914B3" w14:textId="3ACC49B9" w:rsidR="00D637D4" w:rsidRPr="00DF1A2F" w:rsidRDefault="007C7EE7" w:rsidP="00205125">
            <w:pPr>
              <w:spacing w:line="300" w:lineRule="exact"/>
              <w:rPr>
                <w:ins w:id="1852" w:author="Kitase" w:date="2015-07-25T06:39:00Z"/>
                <w:rFonts w:ascii="Segoe UI" w:eastAsia="Meiryo UI" w:hAnsi="Segoe UI" w:cs="Segoe UI"/>
                <w:sz w:val="18"/>
                <w:szCs w:val="18"/>
              </w:rPr>
            </w:pPr>
            <w:ins w:id="1853" w:author="Kitase" w:date="2015-07-26T16:21:00Z">
              <w:r w:rsidRPr="00DF1A2F">
                <w:rPr>
                  <w:rFonts w:ascii="Segoe UI" w:eastAsia="Meiryo UI" w:hAnsi="Segoe UI" w:cs="Segoe UI"/>
                  <w:sz w:val="20"/>
                  <w:szCs w:val="20"/>
                </w:rPr>
                <w:t>https://raw.githubusercontent.com/kkitase/handson/master/frontweb.sh</w:t>
              </w:r>
            </w:ins>
          </w:p>
        </w:tc>
      </w:tr>
      <w:tr w:rsidR="005B3715" w:rsidRPr="00DF1A2F" w14:paraId="2A360B7B" w14:textId="77777777" w:rsidTr="007C7EE7">
        <w:trPr>
          <w:ins w:id="1854" w:author="Kitase" w:date="2015-07-26T14:10:00Z"/>
        </w:trPr>
        <w:tc>
          <w:tcPr>
            <w:tcW w:w="1833" w:type="dxa"/>
            <w:shd w:val="clear" w:color="auto" w:fill="E6E6E6"/>
            <w:tcPrChange w:id="1855" w:author="Kitase" w:date="2015-07-26T16:21:00Z">
              <w:tcPr>
                <w:tcW w:w="1975" w:type="dxa"/>
                <w:gridSpan w:val="2"/>
                <w:shd w:val="clear" w:color="auto" w:fill="E6E6E6"/>
              </w:tcPr>
            </w:tcPrChange>
          </w:tcPr>
          <w:p w14:paraId="01FBF2E9" w14:textId="77777777" w:rsidR="005B3715" w:rsidRPr="00DF1A2F" w:rsidRDefault="005B3715" w:rsidP="00837103">
            <w:pPr>
              <w:spacing w:line="300" w:lineRule="exact"/>
              <w:rPr>
                <w:ins w:id="1856" w:author="Kitase" w:date="2015-07-26T14:10:00Z"/>
                <w:rFonts w:ascii="Segoe UI" w:eastAsia="Meiryo UI" w:hAnsi="Segoe UI" w:cs="Segoe UI"/>
                <w:sz w:val="18"/>
                <w:szCs w:val="18"/>
              </w:rPr>
            </w:pPr>
            <w:ins w:id="1857" w:author="Kitase" w:date="2015-07-26T14:10:00Z">
              <w:r w:rsidRPr="00DF1A2F">
                <w:rPr>
                  <w:rFonts w:ascii="Segoe UI" w:eastAsia="Meiryo UI" w:hAnsi="Segoe UI" w:cs="Segoe UI"/>
                  <w:sz w:val="18"/>
                  <w:szCs w:val="18"/>
                </w:rPr>
                <w:t>SSH Key</w:t>
              </w:r>
            </w:ins>
          </w:p>
        </w:tc>
        <w:tc>
          <w:tcPr>
            <w:tcW w:w="7217" w:type="dxa"/>
            <w:shd w:val="clear" w:color="auto" w:fill="E6E6E6"/>
            <w:tcPrChange w:id="1858" w:author="Kitase" w:date="2015-07-26T16:21:00Z">
              <w:tcPr>
                <w:tcW w:w="7075" w:type="dxa"/>
                <w:shd w:val="clear" w:color="auto" w:fill="E6E6E6"/>
              </w:tcPr>
            </w:tcPrChange>
          </w:tcPr>
          <w:p w14:paraId="39A280DA" w14:textId="77777777" w:rsidR="005B3715" w:rsidRPr="00DF1A2F" w:rsidRDefault="005B3715" w:rsidP="00837103">
            <w:pPr>
              <w:spacing w:line="300" w:lineRule="exact"/>
              <w:rPr>
                <w:ins w:id="1859" w:author="Kitase" w:date="2015-07-26T14:10:00Z"/>
                <w:rFonts w:ascii="Segoe UI" w:eastAsia="Meiryo UI" w:hAnsi="Segoe UI" w:cs="Segoe UI"/>
                <w:sz w:val="18"/>
                <w:szCs w:val="18"/>
              </w:rPr>
            </w:pPr>
            <w:ins w:id="1860" w:author="Kitase" w:date="2015-07-26T14:10:00Z">
              <w:r w:rsidRPr="00DF1A2F">
                <w:rPr>
                  <w:rFonts w:ascii="Segoe UI" w:eastAsia="Meiryo UI" w:hAnsi="Segoe UI" w:cs="Segoe UI" w:hint="eastAsia"/>
                  <w:sz w:val="18"/>
                  <w:szCs w:val="18"/>
                </w:rPr>
                <w:t>登録した</w:t>
              </w:r>
              <w:r w:rsidRPr="00DF1A2F">
                <w:rPr>
                  <w:rFonts w:ascii="Segoe UI" w:eastAsia="Meiryo UI" w:hAnsi="Segoe UI" w:cs="Segoe UI"/>
                  <w:sz w:val="18"/>
                  <w:szCs w:val="18"/>
                </w:rPr>
                <w:t>SSH key</w:t>
              </w:r>
              <w:r w:rsidRPr="00DF1A2F">
                <w:rPr>
                  <w:rFonts w:ascii="Segoe UI" w:eastAsia="Meiryo UI" w:hAnsi="Segoe UI" w:cs="Segoe UI" w:hint="eastAsia"/>
                  <w:sz w:val="18"/>
                  <w:szCs w:val="18"/>
                </w:rPr>
                <w:t>のラベルを選択</w:t>
              </w:r>
              <w:r w:rsidRPr="00DF1A2F">
                <w:rPr>
                  <w:rFonts w:ascii="Segoe UI" w:eastAsia="Meiryo UI" w:hAnsi="Segoe UI" w:cs="Segoe UI"/>
                  <w:sz w:val="18"/>
                  <w:szCs w:val="18"/>
                </w:rPr>
                <w:t xml:space="preserve"> </w:t>
              </w:r>
              <w:r w:rsidRPr="00DF1A2F">
                <w:rPr>
                  <w:rFonts w:ascii="Segoe UI" w:eastAsia="Meiryo UI" w:hAnsi="Segoe UI" w:cs="Segoe UI" w:hint="eastAsia"/>
                  <w:sz w:val="18"/>
                  <w:szCs w:val="18"/>
                </w:rPr>
                <w:t>例</w:t>
              </w:r>
              <w:r w:rsidRPr="00DF1A2F">
                <w:rPr>
                  <w:rFonts w:ascii="Segoe UI" w:eastAsia="Meiryo UI" w:hAnsi="Segoe UI" w:cs="Segoe UI"/>
                  <w:sz w:val="18"/>
                  <w:szCs w:val="18"/>
                </w:rPr>
                <w:t>: student1031</w:t>
              </w:r>
            </w:ins>
          </w:p>
        </w:tc>
      </w:tr>
      <w:tr w:rsidR="00D637D4" w:rsidRPr="00DF1A2F" w14:paraId="6897BF7E" w14:textId="77777777" w:rsidTr="007C7EE7">
        <w:trPr>
          <w:ins w:id="1861" w:author="Kitase" w:date="2015-07-25T06:39:00Z"/>
        </w:trPr>
        <w:tc>
          <w:tcPr>
            <w:tcW w:w="1833" w:type="dxa"/>
            <w:shd w:val="clear" w:color="auto" w:fill="E6E6E6"/>
            <w:tcPrChange w:id="1862" w:author="Kitase" w:date="2015-07-26T16:21:00Z">
              <w:tcPr>
                <w:tcW w:w="1759" w:type="dxa"/>
                <w:shd w:val="clear" w:color="auto" w:fill="E6E6E6"/>
              </w:tcPr>
            </w:tcPrChange>
          </w:tcPr>
          <w:p w14:paraId="0742E1BE" w14:textId="77777777" w:rsidR="00D637D4" w:rsidRPr="00DF1A2F" w:rsidRDefault="00D637D4" w:rsidP="00205125">
            <w:pPr>
              <w:spacing w:line="300" w:lineRule="exact"/>
              <w:rPr>
                <w:ins w:id="1863" w:author="Kitase" w:date="2015-07-25T06:39:00Z"/>
                <w:rFonts w:ascii="Segoe UI" w:eastAsia="Meiryo UI" w:hAnsi="Segoe UI" w:cs="Segoe UI"/>
                <w:sz w:val="18"/>
                <w:szCs w:val="18"/>
              </w:rPr>
            </w:pPr>
            <w:ins w:id="1864" w:author="Kitase" w:date="2015-07-25T06:39:00Z">
              <w:r w:rsidRPr="00DF1A2F">
                <w:rPr>
                  <w:rFonts w:ascii="Segoe UI" w:eastAsia="Meiryo UI" w:hAnsi="Segoe UI" w:cs="Segoe UI"/>
                  <w:sz w:val="18"/>
                  <w:szCs w:val="18"/>
                </w:rPr>
                <w:t>Host Name</w:t>
              </w:r>
            </w:ins>
          </w:p>
        </w:tc>
        <w:tc>
          <w:tcPr>
            <w:tcW w:w="7217" w:type="dxa"/>
            <w:shd w:val="clear" w:color="auto" w:fill="E6E6E6"/>
            <w:tcPrChange w:id="1865" w:author="Kitase" w:date="2015-07-26T16:21:00Z">
              <w:tcPr>
                <w:tcW w:w="7291" w:type="dxa"/>
                <w:gridSpan w:val="2"/>
                <w:shd w:val="clear" w:color="auto" w:fill="E6E6E6"/>
              </w:tcPr>
            </w:tcPrChange>
          </w:tcPr>
          <w:p w14:paraId="2BDAE082" w14:textId="77777777" w:rsidR="00D637D4" w:rsidRPr="00DF1A2F" w:rsidRDefault="00D637D4" w:rsidP="00205125">
            <w:pPr>
              <w:spacing w:line="300" w:lineRule="exact"/>
              <w:rPr>
                <w:ins w:id="1866" w:author="Kitase" w:date="2015-07-25T06:39:00Z"/>
                <w:rFonts w:ascii="Segoe UI" w:eastAsia="Meiryo UI" w:hAnsi="Segoe UI" w:cs="Segoe UI"/>
                <w:sz w:val="18"/>
                <w:szCs w:val="18"/>
              </w:rPr>
            </w:pPr>
            <w:ins w:id="1867" w:author="Kitase" w:date="2015-07-25T06:39:00Z">
              <w:r w:rsidRPr="00DF1A2F">
                <w:rPr>
                  <w:rFonts w:ascii="Segoe UI" w:eastAsia="Meiryo UI" w:hAnsi="Segoe UI" w:cs="Segoe UI" w:hint="eastAsia"/>
                  <w:sz w:val="18"/>
                  <w:szCs w:val="18"/>
                </w:rPr>
                <w:t>ご自身のアカウントを利用している方</w:t>
              </w:r>
              <w:r w:rsidRPr="00DF1A2F">
                <w:rPr>
                  <w:rFonts w:ascii="Segoe UI" w:eastAsia="Meiryo UI" w:hAnsi="Segoe UI" w:cs="Segoe UI"/>
                  <w:sz w:val="18"/>
                  <w:szCs w:val="18"/>
                </w:rPr>
                <w:t xml:space="preserve">: </w:t>
              </w:r>
              <w:r w:rsidRPr="00DF1A2F">
                <w:rPr>
                  <w:rFonts w:ascii="Segoe UI" w:eastAsia="Meiryo UI" w:hAnsi="Segoe UI" w:cs="Segoe UI" w:hint="eastAsia"/>
                  <w:sz w:val="18"/>
                  <w:szCs w:val="18"/>
                </w:rPr>
                <w:t>任意</w:t>
              </w:r>
            </w:ins>
          </w:p>
          <w:p w14:paraId="06E3B4B2" w14:textId="77777777" w:rsidR="00D637D4" w:rsidRPr="00DF1A2F" w:rsidRDefault="00D637D4" w:rsidP="00205125">
            <w:pPr>
              <w:spacing w:line="300" w:lineRule="exact"/>
              <w:rPr>
                <w:ins w:id="1868" w:author="Kitase" w:date="2015-07-25T06:39:00Z"/>
                <w:rFonts w:ascii="Segoe UI" w:eastAsia="Meiryo UI" w:hAnsi="Segoe UI" w:cs="Segoe UI"/>
                <w:b/>
                <w:sz w:val="18"/>
                <w:szCs w:val="18"/>
              </w:rPr>
            </w:pPr>
            <w:ins w:id="1869" w:author="Kitase" w:date="2015-07-25T06:39:00Z">
              <w:r w:rsidRPr="00DF1A2F">
                <w:rPr>
                  <w:rFonts w:ascii="Segoe UI" w:eastAsia="Meiryo UI" w:hAnsi="Segoe UI" w:cs="Segoe UI"/>
                  <w:b/>
                  <w:sz w:val="18"/>
                  <w:szCs w:val="18"/>
                </w:rPr>
                <w:t>IBM</w:t>
              </w:r>
              <w:r w:rsidRPr="00DF1A2F">
                <w:rPr>
                  <w:rFonts w:ascii="Segoe UI" w:eastAsia="Meiryo UI" w:hAnsi="Segoe UI" w:cs="Segoe UI" w:hint="eastAsia"/>
                  <w:b/>
                  <w:sz w:val="18"/>
                  <w:szCs w:val="18"/>
                </w:rPr>
                <w:t>から貸与したアカウントを利用している方</w:t>
              </w:r>
              <w:r w:rsidRPr="00DF1A2F">
                <w:rPr>
                  <w:rFonts w:ascii="Segoe UI" w:eastAsia="Meiryo UI" w:hAnsi="Segoe UI" w:cs="Segoe UI"/>
                  <w:b/>
                  <w:sz w:val="18"/>
                  <w:szCs w:val="18"/>
                </w:rPr>
                <w:t xml:space="preserve">: </w:t>
              </w:r>
              <w:r w:rsidRPr="00DF1A2F">
                <w:rPr>
                  <w:rFonts w:ascii="Segoe UI" w:eastAsia="Meiryo UI" w:hAnsi="Segoe UI" w:cs="Segoe UI" w:hint="eastAsia"/>
                  <w:b/>
                  <w:sz w:val="18"/>
                  <w:szCs w:val="18"/>
                </w:rPr>
                <w:t>アカウント名</w:t>
              </w:r>
              <w:r w:rsidRPr="00DF1A2F">
                <w:rPr>
                  <w:rFonts w:ascii="Segoe UI" w:eastAsia="Meiryo UI" w:hAnsi="Segoe UI" w:cs="Segoe UI"/>
                  <w:b/>
                  <w:sz w:val="18"/>
                  <w:szCs w:val="18"/>
                </w:rPr>
                <w:t>-</w:t>
              </w:r>
            </w:ins>
            <w:ins w:id="1870" w:author="Kitase" w:date="2015-07-25T06:40:00Z">
              <w:r w:rsidRPr="00DF1A2F">
                <w:rPr>
                  <w:rFonts w:ascii="Segoe UI" w:eastAsia="Meiryo UI" w:hAnsi="Segoe UI" w:cs="Segoe UI"/>
                  <w:b/>
                  <w:sz w:val="18"/>
                  <w:szCs w:val="18"/>
                </w:rPr>
                <w:t>lb1</w:t>
              </w:r>
            </w:ins>
          </w:p>
        </w:tc>
      </w:tr>
      <w:tr w:rsidR="00D637D4" w:rsidRPr="00DF1A2F" w14:paraId="6FB1C335" w14:textId="77777777" w:rsidTr="007C7EE7">
        <w:trPr>
          <w:ins w:id="1871" w:author="Kitase" w:date="2015-07-25T06:39:00Z"/>
        </w:trPr>
        <w:tc>
          <w:tcPr>
            <w:tcW w:w="1833" w:type="dxa"/>
            <w:shd w:val="clear" w:color="auto" w:fill="E6E6E6"/>
            <w:tcPrChange w:id="1872" w:author="Kitase" w:date="2015-07-26T16:21:00Z">
              <w:tcPr>
                <w:tcW w:w="1759" w:type="dxa"/>
                <w:shd w:val="clear" w:color="auto" w:fill="E6E6E6"/>
              </w:tcPr>
            </w:tcPrChange>
          </w:tcPr>
          <w:p w14:paraId="209A32C5" w14:textId="77777777" w:rsidR="00D637D4" w:rsidRPr="00DF1A2F" w:rsidRDefault="00D637D4" w:rsidP="00205125">
            <w:pPr>
              <w:spacing w:line="300" w:lineRule="exact"/>
              <w:rPr>
                <w:ins w:id="1873" w:author="Kitase" w:date="2015-07-25T06:39:00Z"/>
                <w:rFonts w:ascii="Segoe UI" w:eastAsia="Meiryo UI" w:hAnsi="Segoe UI" w:cs="Segoe UI"/>
                <w:sz w:val="18"/>
                <w:szCs w:val="18"/>
              </w:rPr>
            </w:pPr>
            <w:ins w:id="1874" w:author="Kitase" w:date="2015-07-25T06:39:00Z">
              <w:r w:rsidRPr="00DF1A2F">
                <w:rPr>
                  <w:rFonts w:ascii="Segoe UI" w:eastAsia="Meiryo UI" w:hAnsi="Segoe UI" w:cs="Segoe UI"/>
                  <w:sz w:val="18"/>
                  <w:szCs w:val="18"/>
                </w:rPr>
                <w:t>Domain Name</w:t>
              </w:r>
            </w:ins>
          </w:p>
        </w:tc>
        <w:tc>
          <w:tcPr>
            <w:tcW w:w="7217" w:type="dxa"/>
            <w:shd w:val="clear" w:color="auto" w:fill="E6E6E6"/>
            <w:tcPrChange w:id="1875" w:author="Kitase" w:date="2015-07-26T16:21:00Z">
              <w:tcPr>
                <w:tcW w:w="7291" w:type="dxa"/>
                <w:gridSpan w:val="2"/>
                <w:shd w:val="clear" w:color="auto" w:fill="E6E6E6"/>
              </w:tcPr>
            </w:tcPrChange>
          </w:tcPr>
          <w:p w14:paraId="569A7BEB" w14:textId="77777777" w:rsidR="00D637D4" w:rsidRPr="00DF1A2F" w:rsidRDefault="00D637D4" w:rsidP="00205125">
            <w:pPr>
              <w:spacing w:line="300" w:lineRule="exact"/>
              <w:rPr>
                <w:ins w:id="1876" w:author="Kitase" w:date="2015-07-25T06:39:00Z"/>
                <w:rFonts w:ascii="Segoe UI" w:eastAsia="Meiryo UI" w:hAnsi="Segoe UI" w:cs="Segoe UI"/>
                <w:sz w:val="18"/>
                <w:szCs w:val="18"/>
              </w:rPr>
            </w:pPr>
            <w:ins w:id="1877" w:author="Kitase" w:date="2015-07-25T06:39:00Z">
              <w:r w:rsidRPr="00DF1A2F">
                <w:rPr>
                  <w:rFonts w:ascii="Segoe UI" w:eastAsia="Meiryo UI" w:hAnsi="Segoe UI" w:cs="Segoe UI" w:hint="eastAsia"/>
                  <w:sz w:val="18"/>
                  <w:szCs w:val="18"/>
                </w:rPr>
                <w:t>ご自身のアカウントを利用している方</w:t>
              </w:r>
              <w:r w:rsidRPr="00DF1A2F">
                <w:rPr>
                  <w:rFonts w:ascii="Segoe UI" w:eastAsia="Meiryo UI" w:hAnsi="Segoe UI" w:cs="Segoe UI"/>
                  <w:sz w:val="18"/>
                  <w:szCs w:val="18"/>
                </w:rPr>
                <w:t xml:space="preserve">: </w:t>
              </w:r>
              <w:r w:rsidRPr="00DF1A2F">
                <w:rPr>
                  <w:rFonts w:ascii="Segoe UI" w:eastAsia="Meiryo UI" w:hAnsi="Segoe UI" w:cs="Segoe UI" w:hint="eastAsia"/>
                  <w:sz w:val="18"/>
                  <w:szCs w:val="18"/>
                </w:rPr>
                <w:t>任意</w:t>
              </w:r>
            </w:ins>
          </w:p>
          <w:p w14:paraId="7F90C3BA" w14:textId="77777777" w:rsidR="00D637D4" w:rsidRPr="00DF1A2F" w:rsidRDefault="00D637D4" w:rsidP="00205125">
            <w:pPr>
              <w:spacing w:line="300" w:lineRule="exact"/>
              <w:rPr>
                <w:ins w:id="1878" w:author="Kitase" w:date="2015-07-25T06:39:00Z"/>
                <w:rFonts w:ascii="Segoe UI" w:eastAsia="Meiryo UI" w:hAnsi="Segoe UI" w:cs="Segoe UI"/>
                <w:b/>
                <w:sz w:val="18"/>
                <w:szCs w:val="18"/>
              </w:rPr>
            </w:pPr>
            <w:ins w:id="1879" w:author="Kitase" w:date="2015-07-25T06:39:00Z">
              <w:r w:rsidRPr="00DF1A2F">
                <w:rPr>
                  <w:rFonts w:ascii="Segoe UI" w:eastAsia="Meiryo UI" w:hAnsi="Segoe UI" w:cs="Segoe UI"/>
                  <w:b/>
                  <w:sz w:val="18"/>
                  <w:szCs w:val="18"/>
                </w:rPr>
                <w:t>IBM</w:t>
              </w:r>
              <w:r w:rsidRPr="00DF1A2F">
                <w:rPr>
                  <w:rFonts w:ascii="Segoe UI" w:eastAsia="Meiryo UI" w:hAnsi="Segoe UI" w:cs="Segoe UI" w:hint="eastAsia"/>
                  <w:b/>
                  <w:sz w:val="18"/>
                  <w:szCs w:val="18"/>
                </w:rPr>
                <w:t>から貸与したアカウントを利用している方</w:t>
              </w:r>
              <w:r w:rsidRPr="00DF1A2F">
                <w:rPr>
                  <w:rFonts w:ascii="Segoe UI" w:eastAsia="Meiryo UI" w:hAnsi="Segoe UI" w:cs="Segoe UI"/>
                  <w:b/>
                  <w:sz w:val="18"/>
                  <w:szCs w:val="18"/>
                </w:rPr>
                <w:t>: handson.jp</w:t>
              </w:r>
            </w:ins>
          </w:p>
        </w:tc>
      </w:tr>
    </w:tbl>
    <w:p w14:paraId="119AC636" w14:textId="77777777" w:rsidR="00D637D4" w:rsidRPr="00DF1A2F" w:rsidRDefault="00D637D4">
      <w:pPr>
        <w:rPr>
          <w:ins w:id="1880" w:author="Kitase" w:date="2015-07-25T06:39:00Z"/>
          <w:rFonts w:ascii="Segoe UI" w:eastAsia="Meiryo UI" w:hAnsi="Segoe UI" w:cs="Segoe UI"/>
          <w:sz w:val="20"/>
          <w:szCs w:val="20"/>
        </w:rPr>
        <w:pPrChange w:id="1881" w:author="Kitase" w:date="2015-07-25T06:42:00Z">
          <w:pPr>
            <w:numPr>
              <w:numId w:val="28"/>
            </w:numPr>
            <w:tabs>
              <w:tab w:val="num" w:pos="360"/>
            </w:tabs>
            <w:ind w:left="360" w:hanging="360"/>
          </w:pPr>
        </w:pPrChange>
      </w:pPr>
      <w:ins w:id="1882" w:author="Kitase" w:date="2015-07-25T06:42:00Z">
        <w:r w:rsidRPr="00DF1A2F">
          <w:rPr>
            <w:rFonts w:ascii="ＭＳ ゴシック" w:eastAsia="Meiryo UI" w:hAnsi="ＭＳ ゴシック" w:cs="ＭＳ ゴシック" w:hint="eastAsia"/>
            <w:sz w:val="20"/>
            <w:szCs w:val="20"/>
            <w:rPrChange w:id="1883" w:author="Kitase" w:date="2015-07-26T16:23:00Z">
              <w:rPr>
                <w:rFonts w:ascii="Segoe UI" w:eastAsia="Meiryo UI" w:hAnsi="Segoe UI" w:cs="Segoe UI" w:hint="eastAsia"/>
                <w:sz w:val="20"/>
                <w:szCs w:val="20"/>
              </w:rPr>
            </w:rPrChange>
          </w:rPr>
          <w:t>※</w:t>
        </w:r>
      </w:ins>
      <w:ins w:id="1884" w:author="Kitase" w:date="2015-07-25T06:39:00Z">
        <w:r w:rsidRPr="00DF1A2F">
          <w:rPr>
            <w:rFonts w:ascii="Segoe UI" w:eastAsia="Meiryo UI" w:hAnsi="Segoe UI" w:cs="Segoe UI" w:hint="eastAsia"/>
            <w:sz w:val="20"/>
            <w:szCs w:val="20"/>
          </w:rPr>
          <w:t>他はデフォルト設定、講師から何か指定がある場合はそちらに従ってください。</w:t>
        </w:r>
      </w:ins>
    </w:p>
    <w:p w14:paraId="79B2C621" w14:textId="77777777" w:rsidR="00D637D4" w:rsidRPr="00DF1A2F" w:rsidRDefault="00D637D4" w:rsidP="00574A5A">
      <w:pPr>
        <w:rPr>
          <w:rFonts w:ascii="Segoe UI" w:eastAsia="Meiryo UI" w:hAnsi="Segoe UI" w:cs="Segoe UI"/>
        </w:rPr>
      </w:pPr>
    </w:p>
    <w:p w14:paraId="5A67C8E3" w14:textId="77777777" w:rsidR="00574A5A" w:rsidRPr="00DF1A2F" w:rsidRDefault="00574A5A" w:rsidP="00574A5A">
      <w:pPr>
        <w:rPr>
          <w:rFonts w:ascii="Segoe UI" w:eastAsia="Meiryo UI" w:hAnsi="Segoe UI" w:cs="Segoe UI"/>
        </w:rPr>
      </w:pPr>
      <w:r w:rsidRPr="00DF1A2F">
        <w:rPr>
          <w:rFonts w:ascii="Segoe UI" w:eastAsia="Meiryo UI" w:hAnsi="Segoe UI" w:cs="Segoe UI"/>
        </w:rPr>
        <w:t>Provisioning Script</w:t>
      </w:r>
      <w:r w:rsidRPr="00DF1A2F">
        <w:rPr>
          <w:rFonts w:ascii="Segoe UI" w:eastAsia="Meiryo UI" w:hAnsi="Segoe UI" w:cs="Segoe UI" w:hint="eastAsia"/>
        </w:rPr>
        <w:t>は以下の作業を自動化します。</w:t>
      </w:r>
    </w:p>
    <w:p w14:paraId="5A9291B1" w14:textId="77777777" w:rsidR="00574A5A" w:rsidRPr="00DF1A2F" w:rsidRDefault="00574A5A" w:rsidP="00574A5A">
      <w:pPr>
        <w:numPr>
          <w:ilvl w:val="0"/>
          <w:numId w:val="37"/>
        </w:numPr>
        <w:rPr>
          <w:rFonts w:ascii="Segoe UI" w:eastAsia="Meiryo UI" w:hAnsi="Segoe UI" w:cs="Segoe UI"/>
        </w:rPr>
      </w:pPr>
      <w:r w:rsidRPr="00DF1A2F">
        <w:rPr>
          <w:rFonts w:ascii="Segoe UI" w:eastAsia="Meiryo UI" w:hAnsi="Segoe UI" w:cs="Segoe UI"/>
        </w:rPr>
        <w:t xml:space="preserve">Zabbix </w:t>
      </w:r>
      <w:r w:rsidRPr="00DF1A2F">
        <w:rPr>
          <w:rFonts w:ascii="Segoe UI" w:eastAsia="Meiryo UI" w:hAnsi="Segoe UI" w:cs="Segoe UI" w:hint="eastAsia"/>
        </w:rPr>
        <w:t>エージェントの導入</w:t>
      </w:r>
    </w:p>
    <w:p w14:paraId="43EC1C5A" w14:textId="77777777" w:rsidR="00574A5A" w:rsidRPr="00DF1A2F" w:rsidRDefault="00574A5A" w:rsidP="00574A5A">
      <w:pPr>
        <w:numPr>
          <w:ilvl w:val="0"/>
          <w:numId w:val="37"/>
        </w:numPr>
        <w:rPr>
          <w:rFonts w:ascii="Segoe UI" w:eastAsia="Meiryo UI" w:hAnsi="Segoe UI" w:cs="Segoe UI"/>
        </w:rPr>
      </w:pPr>
      <w:del w:id="1885" w:author="Kitase" w:date="2015-07-25T05:18:00Z">
        <w:r w:rsidRPr="00DF1A2F" w:rsidDel="00730126">
          <w:rPr>
            <w:rFonts w:ascii="Segoe UI" w:eastAsia="Meiryo UI" w:hAnsi="Segoe UI" w:cs="Segoe UI"/>
          </w:rPr>
          <w:delText>Nginx</w:delText>
        </w:r>
      </w:del>
      <w:ins w:id="1886" w:author="Kitase" w:date="2015-07-25T05:18:00Z">
        <w:r w:rsidR="00730126" w:rsidRPr="00DF1A2F">
          <w:rPr>
            <w:rFonts w:ascii="Segoe UI" w:eastAsia="Meiryo UI" w:hAnsi="Segoe UI" w:cs="Segoe UI"/>
          </w:rPr>
          <w:t>Nginx</w:t>
        </w:r>
      </w:ins>
      <w:r w:rsidRPr="00DF1A2F">
        <w:rPr>
          <w:rFonts w:ascii="Segoe UI" w:eastAsia="Meiryo UI" w:hAnsi="Segoe UI" w:cs="Segoe UI"/>
        </w:rPr>
        <w:t xml:space="preserve"> Web</w:t>
      </w:r>
      <w:r w:rsidRPr="00DF1A2F">
        <w:rPr>
          <w:rFonts w:ascii="Segoe UI" w:eastAsia="Meiryo UI" w:hAnsi="Segoe UI" w:cs="Segoe UI" w:hint="eastAsia"/>
        </w:rPr>
        <w:t>サーバのインストール</w:t>
      </w:r>
    </w:p>
    <w:p w14:paraId="5408757F" w14:textId="77777777" w:rsidR="00574A5A" w:rsidRPr="00DF1A2F" w:rsidRDefault="00574A5A" w:rsidP="00574A5A">
      <w:pPr>
        <w:rPr>
          <w:rFonts w:ascii="Segoe UI" w:eastAsia="Meiryo UI" w:hAnsi="Segoe UI" w:cs="Segoe UI"/>
        </w:rPr>
      </w:pPr>
    </w:p>
    <w:p w14:paraId="639069F1" w14:textId="77777777" w:rsidR="00574A5A" w:rsidRPr="00DF1A2F" w:rsidRDefault="00574A5A" w:rsidP="00574A5A">
      <w:pPr>
        <w:rPr>
          <w:rFonts w:ascii="Segoe UI" w:eastAsia="Meiryo UI" w:hAnsi="Segoe UI" w:cs="Segoe UI"/>
        </w:rPr>
      </w:pPr>
      <w:r w:rsidRPr="00DF1A2F">
        <w:rPr>
          <w:rFonts w:ascii="Segoe UI" w:eastAsia="Meiryo UI" w:hAnsi="Segoe UI" w:cs="Segoe UI" w:hint="eastAsia"/>
        </w:rPr>
        <w:t>インストールが終わったら、</w:t>
      </w:r>
      <w:del w:id="1887" w:author="Kitase" w:date="2015-07-25T05:18:00Z">
        <w:r w:rsidRPr="00DF1A2F" w:rsidDel="00730126">
          <w:rPr>
            <w:rFonts w:ascii="Segoe UI" w:eastAsia="Meiryo UI" w:hAnsi="Segoe UI" w:cs="Segoe UI"/>
          </w:rPr>
          <w:delText>nginx</w:delText>
        </w:r>
      </w:del>
      <w:ins w:id="1888" w:author="Kitase" w:date="2015-07-25T05:18:00Z">
        <w:r w:rsidR="00730126" w:rsidRPr="00DF1A2F">
          <w:rPr>
            <w:rFonts w:ascii="Segoe UI" w:eastAsia="Meiryo UI" w:hAnsi="Segoe UI" w:cs="Segoe UI"/>
          </w:rPr>
          <w:t>Nginx</w:t>
        </w:r>
      </w:ins>
      <w:r w:rsidRPr="00DF1A2F">
        <w:rPr>
          <w:rFonts w:ascii="Segoe UI" w:eastAsia="Meiryo UI" w:hAnsi="Segoe UI" w:cs="Segoe UI"/>
        </w:rPr>
        <w:t xml:space="preserve"> web server</w:t>
      </w:r>
      <w:r w:rsidRPr="00DF1A2F">
        <w:rPr>
          <w:rFonts w:ascii="Segoe UI" w:eastAsia="Meiryo UI" w:hAnsi="Segoe UI" w:cs="Segoe UI" w:hint="eastAsia"/>
        </w:rPr>
        <w:t>が動いていることを確認しましょう。</w:t>
      </w:r>
    </w:p>
    <w:p w14:paraId="363D3677" w14:textId="77777777" w:rsidR="00574A5A" w:rsidRPr="00DF1A2F" w:rsidDel="004B646E" w:rsidRDefault="00574A5A" w:rsidP="00574A5A">
      <w:pPr>
        <w:rPr>
          <w:del w:id="1889" w:author="Kitase" w:date="2015-07-25T06:44:00Z"/>
          <w:rFonts w:ascii="Segoe UI" w:eastAsia="Meiryo UI"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50"/>
      </w:tblGrid>
      <w:tr w:rsidR="00574A5A" w:rsidRPr="00DF1A2F" w14:paraId="14199D58" w14:textId="77777777" w:rsidTr="00590F8D">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655F4CFE" w14:textId="77777777" w:rsidR="00574A5A" w:rsidRPr="00DF1A2F" w:rsidRDefault="00F60626" w:rsidP="00590F8D">
            <w:pPr>
              <w:spacing w:line="300" w:lineRule="exact"/>
              <w:rPr>
                <w:rFonts w:ascii="Segoe UI" w:eastAsia="Meiryo UI" w:hAnsi="Segoe UI" w:cs="Segoe UI"/>
                <w:sz w:val="20"/>
                <w:szCs w:val="20"/>
              </w:rPr>
            </w:pPr>
            <w:r w:rsidRPr="00DF1A2F">
              <w:rPr>
                <w:rFonts w:ascii="Segoe UI" w:eastAsia="Meiryo UI" w:hAnsi="Segoe UI" w:cs="Segoe UI"/>
                <w:rPrChange w:id="1890" w:author="Kitase" w:date="2015-07-26T16:23:00Z">
                  <w:rPr/>
                </w:rPrChange>
              </w:rPr>
              <w:fldChar w:fldCharType="begin"/>
            </w:r>
            <w:r w:rsidRPr="00DF1A2F">
              <w:rPr>
                <w:rFonts w:ascii="Segoe UI" w:eastAsia="Meiryo UI" w:hAnsi="Segoe UI" w:cs="Segoe UI"/>
                <w:rPrChange w:id="1891" w:author="Kitase" w:date="2015-07-26T16:23:00Z">
                  <w:rPr/>
                </w:rPrChange>
              </w:rPr>
              <w:instrText xml:space="preserve"> HYPERLINK "http://Load" </w:instrText>
            </w:r>
            <w:r w:rsidRPr="00DF1A2F">
              <w:rPr>
                <w:rPrChange w:id="1892" w:author="Kitase" w:date="2015-07-26T16:23:00Z">
                  <w:rPr>
                    <w:rStyle w:val="Hyperlink"/>
                    <w:rFonts w:ascii="Segoe UI" w:eastAsia="Meiryo UI" w:hAnsi="Segoe UI" w:cs="Segoe UI"/>
                    <w:sz w:val="20"/>
                    <w:szCs w:val="20"/>
                  </w:rPr>
                </w:rPrChange>
              </w:rPr>
              <w:fldChar w:fldCharType="separate"/>
            </w:r>
            <w:r w:rsidR="00574A5A" w:rsidRPr="00DF1A2F">
              <w:rPr>
                <w:rStyle w:val="Hyperlink"/>
                <w:rFonts w:ascii="Segoe UI" w:eastAsia="Meiryo UI" w:hAnsi="Segoe UI" w:cs="Segoe UI"/>
                <w:sz w:val="20"/>
                <w:szCs w:val="20"/>
              </w:rPr>
              <w:t>http://Load</w:t>
            </w:r>
            <w:r w:rsidRPr="00DF1A2F">
              <w:rPr>
                <w:rStyle w:val="Hyperlink"/>
                <w:rFonts w:ascii="Segoe UI" w:eastAsia="Meiryo UI" w:hAnsi="Segoe UI" w:cs="Segoe UI"/>
                <w:sz w:val="20"/>
                <w:szCs w:val="20"/>
                <w:rPrChange w:id="1893" w:author="Kitase" w:date="2015-07-26T16:23:00Z">
                  <w:rPr>
                    <w:rStyle w:val="Hyperlink"/>
                    <w:rFonts w:ascii="Segoe UI" w:eastAsia="Meiryo UI" w:hAnsi="Segoe UI" w:cs="Segoe UI"/>
                    <w:sz w:val="20"/>
                    <w:szCs w:val="20"/>
                  </w:rPr>
                </w:rPrChange>
              </w:rPr>
              <w:fldChar w:fldCharType="end"/>
            </w:r>
            <w:r w:rsidR="00574A5A" w:rsidRPr="00DF1A2F">
              <w:rPr>
                <w:rFonts w:ascii="Segoe UI" w:eastAsia="Meiryo UI" w:hAnsi="Segoe UI" w:cs="Segoe UI"/>
                <w:sz w:val="20"/>
                <w:szCs w:val="20"/>
              </w:rPr>
              <w:t xml:space="preserve"> Balancer</w:t>
            </w:r>
            <w:r w:rsidR="00574A5A" w:rsidRPr="00DF1A2F">
              <w:rPr>
                <w:rFonts w:ascii="Segoe UI" w:eastAsia="Meiryo UI" w:hAnsi="Segoe UI" w:cs="Segoe UI" w:hint="eastAsia"/>
                <w:sz w:val="20"/>
                <w:szCs w:val="20"/>
              </w:rPr>
              <w:t>マシンの</w:t>
            </w:r>
            <w:r w:rsidR="00574A5A" w:rsidRPr="00DF1A2F">
              <w:rPr>
                <w:rFonts w:ascii="Segoe UI" w:eastAsia="Meiryo UI" w:hAnsi="Segoe UI" w:cs="Segoe UI"/>
                <w:sz w:val="20"/>
                <w:szCs w:val="20"/>
              </w:rPr>
              <w:t>Public IP Address/</w:t>
            </w:r>
          </w:p>
        </w:tc>
      </w:tr>
    </w:tbl>
    <w:p w14:paraId="35B5F01E" w14:textId="77777777" w:rsidR="00574A5A" w:rsidRPr="00DF1A2F" w:rsidRDefault="00574A5A" w:rsidP="00574A5A">
      <w:pPr>
        <w:rPr>
          <w:rFonts w:ascii="Segoe UI" w:eastAsia="Meiryo UI" w:hAnsi="Segoe UI" w:cs="Segoe UI"/>
        </w:rPr>
      </w:pPr>
    </w:p>
    <w:p w14:paraId="1FC97CC0" w14:textId="77777777" w:rsidR="00574A5A" w:rsidRPr="00DF1A2F" w:rsidRDefault="00574A5A" w:rsidP="00574A5A">
      <w:pPr>
        <w:rPr>
          <w:rFonts w:ascii="Segoe UI" w:eastAsia="Meiryo UI" w:hAnsi="Segoe UI" w:cs="Segoe UI"/>
        </w:rPr>
      </w:pPr>
      <w:del w:id="1894" w:author="Kitase" w:date="2015-07-25T05:18:00Z">
        <w:r w:rsidRPr="00DF1A2F" w:rsidDel="00730126">
          <w:rPr>
            <w:rFonts w:ascii="Segoe UI" w:eastAsia="Meiryo UI" w:hAnsi="Segoe UI" w:cs="Segoe UI"/>
          </w:rPr>
          <w:delText>Nginx</w:delText>
        </w:r>
      </w:del>
      <w:ins w:id="1895" w:author="Kitase" w:date="2015-07-25T05:18:00Z">
        <w:r w:rsidR="00730126" w:rsidRPr="00DF1A2F">
          <w:rPr>
            <w:rFonts w:ascii="Segoe UI" w:eastAsia="Meiryo UI" w:hAnsi="Segoe UI" w:cs="Segoe UI"/>
          </w:rPr>
          <w:t>Nginx</w:t>
        </w:r>
      </w:ins>
      <w:r w:rsidRPr="00DF1A2F">
        <w:rPr>
          <w:rFonts w:ascii="Segoe UI" w:eastAsia="Meiryo UI" w:hAnsi="Segoe UI" w:cs="Segoe UI" w:hint="eastAsia"/>
        </w:rPr>
        <w:t>のデフォルトページが表示されていればインストールが無事完了しています。</w:t>
      </w:r>
    </w:p>
    <w:p w14:paraId="0FC3A107" w14:textId="77777777" w:rsidR="00574A5A" w:rsidRPr="00DF1A2F" w:rsidRDefault="00574A5A" w:rsidP="00574A5A">
      <w:pPr>
        <w:rPr>
          <w:rFonts w:ascii="Segoe UI" w:eastAsia="Meiryo UI" w:hAnsi="Segoe UI" w:cs="Segoe UI"/>
        </w:rPr>
      </w:pPr>
    </w:p>
    <w:p w14:paraId="5F0543C3" w14:textId="74F5EC52" w:rsidR="00574A5A" w:rsidRPr="00DF1A2F" w:rsidRDefault="001A1358" w:rsidP="00574A5A">
      <w:pPr>
        <w:rPr>
          <w:rFonts w:ascii="Segoe UI" w:eastAsia="Meiryo UI" w:hAnsi="Segoe UI" w:cs="Segoe UI"/>
        </w:rPr>
      </w:pPr>
      <w:r w:rsidRPr="00DF1A2F">
        <w:rPr>
          <w:rFonts w:ascii="Segoe UI" w:eastAsia="Meiryo UI" w:hAnsi="Segoe UI" w:cs="Segoe UI"/>
          <w:noProof/>
          <w:rPrChange w:id="1896" w:author="Kitase" w:date="2015-07-26T16:23:00Z">
            <w:rPr>
              <w:rFonts w:ascii="Segoe UI" w:eastAsia="Meiryo UI" w:hAnsi="Segoe UI" w:cs="Segoe UI"/>
              <w:noProof/>
            </w:rPr>
          </w:rPrChange>
        </w:rPr>
        <w:lastRenderedPageBreak/>
        <w:drawing>
          <wp:inline distT="0" distB="0" distL="0" distR="0" wp14:anchorId="630B7EEB" wp14:editId="5F63064F">
            <wp:extent cx="4981575" cy="2238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1575" cy="2238375"/>
                    </a:xfrm>
                    <a:prstGeom prst="rect">
                      <a:avLst/>
                    </a:prstGeom>
                    <a:noFill/>
                    <a:ln>
                      <a:noFill/>
                    </a:ln>
                  </pic:spPr>
                </pic:pic>
              </a:graphicData>
            </a:graphic>
          </wp:inline>
        </w:drawing>
      </w:r>
    </w:p>
    <w:p w14:paraId="68056ED9" w14:textId="77777777" w:rsidR="00574A5A" w:rsidRPr="00DF1A2F" w:rsidRDefault="00574A5A" w:rsidP="00574A5A">
      <w:pPr>
        <w:rPr>
          <w:rFonts w:ascii="Segoe UI" w:eastAsia="Meiryo UI" w:hAnsi="Segoe UI" w:cs="Segoe UI"/>
        </w:rPr>
      </w:pPr>
    </w:p>
    <w:p w14:paraId="337A60F6" w14:textId="77777777" w:rsidR="00574A5A" w:rsidRPr="00DF1A2F" w:rsidRDefault="00574A5A" w:rsidP="00574A5A">
      <w:pPr>
        <w:rPr>
          <w:rFonts w:ascii="Segoe UI" w:eastAsia="Meiryo UI" w:hAnsi="Segoe UI" w:cs="Segoe UI"/>
        </w:rPr>
      </w:pPr>
      <w:r w:rsidRPr="00DF1A2F">
        <w:rPr>
          <w:rFonts w:ascii="Segoe UI" w:eastAsia="Meiryo UI" w:hAnsi="Segoe UI" w:cs="Segoe UI"/>
        </w:rPr>
        <w:t>Load Balancer</w:t>
      </w:r>
      <w:r w:rsidRPr="00DF1A2F">
        <w:rPr>
          <w:rFonts w:ascii="Segoe UI" w:eastAsia="Meiryo UI" w:hAnsi="Segoe UI" w:cs="Segoe UI" w:hint="eastAsia"/>
        </w:rPr>
        <w:t>が配下の</w:t>
      </w:r>
      <w:del w:id="1897" w:author="Kitase" w:date="2015-07-25T05:18:00Z">
        <w:r w:rsidRPr="00DF1A2F" w:rsidDel="00730126">
          <w:rPr>
            <w:rFonts w:ascii="Segoe UI" w:eastAsia="Meiryo UI" w:hAnsi="Segoe UI" w:cs="Segoe UI"/>
          </w:rPr>
          <w:delText>Wordpress</w:delText>
        </w:r>
      </w:del>
      <w:ins w:id="1898" w:author="Kitase" w:date="2015-07-25T05:18:00Z">
        <w:r w:rsidR="00730126" w:rsidRPr="00DF1A2F">
          <w:rPr>
            <w:rFonts w:ascii="Segoe UI" w:eastAsia="Meiryo UI" w:hAnsi="Segoe UI" w:cs="Segoe UI"/>
          </w:rPr>
          <w:t>WordPress</w:t>
        </w:r>
      </w:ins>
      <w:r w:rsidRPr="00DF1A2F">
        <w:rPr>
          <w:rFonts w:ascii="Segoe UI" w:eastAsia="Meiryo UI" w:hAnsi="Segoe UI" w:cs="Segoe UI" w:hint="eastAsia"/>
        </w:rPr>
        <w:t>サーバに要求を転送する設定を</w:t>
      </w:r>
      <w:del w:id="1899" w:author="Kitase" w:date="2015-07-25T05:18:00Z">
        <w:r w:rsidRPr="00DF1A2F" w:rsidDel="00730126">
          <w:rPr>
            <w:rFonts w:ascii="Segoe UI" w:eastAsia="Meiryo UI" w:hAnsi="Segoe UI" w:cs="Segoe UI"/>
          </w:rPr>
          <w:delText>nginx</w:delText>
        </w:r>
      </w:del>
      <w:ins w:id="1900" w:author="Kitase" w:date="2015-07-25T05:18:00Z">
        <w:r w:rsidR="00730126" w:rsidRPr="00DF1A2F">
          <w:rPr>
            <w:rFonts w:ascii="Segoe UI" w:eastAsia="Meiryo UI" w:hAnsi="Segoe UI" w:cs="Segoe UI"/>
          </w:rPr>
          <w:t>Nginx</w:t>
        </w:r>
      </w:ins>
      <w:r w:rsidRPr="00DF1A2F">
        <w:rPr>
          <w:rFonts w:ascii="Segoe UI" w:eastAsia="Meiryo UI" w:hAnsi="Segoe UI" w:cs="Segoe UI" w:hint="eastAsia"/>
        </w:rPr>
        <w:t>に施します。</w:t>
      </w:r>
    </w:p>
    <w:p w14:paraId="78E686F2" w14:textId="77777777" w:rsidR="00574A5A" w:rsidRPr="00DF1A2F" w:rsidRDefault="00574A5A" w:rsidP="00574A5A">
      <w:pPr>
        <w:rPr>
          <w:rFonts w:ascii="Segoe UI" w:eastAsia="Meiryo UI"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50"/>
      </w:tblGrid>
      <w:tr w:rsidR="00574A5A" w:rsidRPr="00DF1A2F" w14:paraId="2AF7ED3B" w14:textId="77777777" w:rsidTr="00590F8D">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3ED3D9FD" w14:textId="77777777" w:rsidR="00574A5A" w:rsidRPr="00DF1A2F" w:rsidRDefault="00574A5A" w:rsidP="00590F8D">
            <w:pPr>
              <w:spacing w:line="300" w:lineRule="exact"/>
              <w:rPr>
                <w:rFonts w:ascii="Segoe UI" w:eastAsia="Meiryo UI" w:hAnsi="Segoe UI" w:cs="Segoe UI"/>
                <w:sz w:val="20"/>
                <w:szCs w:val="20"/>
              </w:rPr>
            </w:pPr>
            <w:r w:rsidRPr="00DF1A2F">
              <w:rPr>
                <w:rFonts w:ascii="Segoe UI" w:eastAsia="Meiryo UI" w:hAnsi="Segoe UI" w:cs="Segoe UI"/>
                <w:sz w:val="20"/>
                <w:szCs w:val="20"/>
              </w:rPr>
              <w:t>[root@frontweb ~]# vi /etc/</w:t>
            </w:r>
            <w:del w:id="1901" w:author="Kitase" w:date="2015-07-25T05:18:00Z">
              <w:r w:rsidRPr="00DF1A2F" w:rsidDel="00730126">
                <w:rPr>
                  <w:rFonts w:ascii="Segoe UI" w:eastAsia="Meiryo UI" w:hAnsi="Segoe UI" w:cs="Segoe UI"/>
                  <w:sz w:val="20"/>
                  <w:szCs w:val="20"/>
                </w:rPr>
                <w:delText>nginx</w:delText>
              </w:r>
            </w:del>
            <w:ins w:id="1902" w:author="Kitase" w:date="2015-07-25T06:47:00Z">
              <w:r w:rsidR="004B646E" w:rsidRPr="00DF1A2F">
                <w:rPr>
                  <w:rFonts w:ascii="Segoe UI" w:eastAsia="Meiryo UI" w:hAnsi="Segoe UI" w:cs="Segoe UI"/>
                  <w:sz w:val="20"/>
                  <w:szCs w:val="20"/>
                </w:rPr>
                <w:t>n</w:t>
              </w:r>
            </w:ins>
            <w:ins w:id="1903" w:author="Kitase" w:date="2015-07-25T05:18:00Z">
              <w:r w:rsidR="00730126" w:rsidRPr="00DF1A2F">
                <w:rPr>
                  <w:rFonts w:ascii="Segoe UI" w:eastAsia="Meiryo UI" w:hAnsi="Segoe UI" w:cs="Segoe UI"/>
                  <w:sz w:val="20"/>
                  <w:szCs w:val="20"/>
                </w:rPr>
                <w:t>ginx</w:t>
              </w:r>
            </w:ins>
            <w:r w:rsidRPr="00DF1A2F">
              <w:rPr>
                <w:rFonts w:ascii="Segoe UI" w:eastAsia="Meiryo UI" w:hAnsi="Segoe UI" w:cs="Segoe UI"/>
                <w:sz w:val="20"/>
                <w:szCs w:val="20"/>
              </w:rPr>
              <w:t>/conf.d/default.conf</w:t>
            </w:r>
          </w:p>
          <w:p w14:paraId="605EA449" w14:textId="77777777" w:rsidR="00574A5A" w:rsidRPr="00DF1A2F" w:rsidRDefault="00574A5A" w:rsidP="00590F8D">
            <w:pPr>
              <w:spacing w:line="300" w:lineRule="exact"/>
              <w:rPr>
                <w:rFonts w:ascii="Segoe UI" w:eastAsia="Meiryo UI" w:hAnsi="Segoe UI" w:cs="Segoe UI"/>
                <w:sz w:val="20"/>
                <w:szCs w:val="20"/>
              </w:rPr>
            </w:pPr>
          </w:p>
          <w:p w14:paraId="29D17B82" w14:textId="77777777" w:rsidR="00574A5A" w:rsidRPr="00DF1A2F" w:rsidRDefault="00574A5A" w:rsidP="00590F8D">
            <w:pPr>
              <w:spacing w:line="300" w:lineRule="exact"/>
              <w:rPr>
                <w:rFonts w:ascii="Segoe UI" w:eastAsia="Meiryo UI" w:hAnsi="Segoe UI" w:cs="Segoe UI"/>
                <w:sz w:val="20"/>
                <w:szCs w:val="20"/>
              </w:rPr>
            </w:pPr>
            <w:r w:rsidRPr="00DF1A2F">
              <w:rPr>
                <w:rFonts w:ascii="Segoe UI" w:eastAsia="Meiryo UI" w:hAnsi="Segoe UI" w:cs="Segoe UI" w:hint="eastAsia"/>
                <w:sz w:val="20"/>
                <w:szCs w:val="20"/>
              </w:rPr>
              <w:t>編集前</w:t>
            </w:r>
          </w:p>
          <w:p w14:paraId="647BEEC9" w14:textId="77777777" w:rsidR="00574A5A" w:rsidRPr="00DF1A2F" w:rsidRDefault="00574A5A" w:rsidP="00590F8D">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location / {</w:t>
            </w:r>
          </w:p>
          <w:p w14:paraId="01847695" w14:textId="77777777" w:rsidR="00574A5A" w:rsidRPr="00DF1A2F" w:rsidRDefault="00574A5A" w:rsidP="00590F8D">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root   /usr/share/</w:t>
            </w:r>
            <w:del w:id="1904" w:author="Kitase" w:date="2015-07-25T05:18:00Z">
              <w:r w:rsidRPr="00DF1A2F" w:rsidDel="00730126">
                <w:rPr>
                  <w:rFonts w:ascii="Segoe UI" w:eastAsia="Meiryo UI" w:hAnsi="Segoe UI" w:cs="Segoe UI"/>
                  <w:kern w:val="0"/>
                </w:rPr>
                <w:delText>nginx</w:delText>
              </w:r>
            </w:del>
            <w:ins w:id="1905" w:author="Kitase" w:date="2015-07-25T05:18:00Z">
              <w:r w:rsidR="004B646E" w:rsidRPr="00DF1A2F">
                <w:rPr>
                  <w:rFonts w:ascii="Segoe UI" w:eastAsia="Meiryo UI" w:hAnsi="Segoe UI" w:cs="Segoe UI"/>
                  <w:kern w:val="0"/>
                </w:rPr>
                <w:t>n</w:t>
              </w:r>
              <w:r w:rsidR="00730126" w:rsidRPr="00DF1A2F">
                <w:rPr>
                  <w:rFonts w:ascii="Segoe UI" w:eastAsia="Meiryo UI" w:hAnsi="Segoe UI" w:cs="Segoe UI"/>
                  <w:kern w:val="0"/>
                </w:rPr>
                <w:t>ginx</w:t>
              </w:r>
            </w:ins>
            <w:r w:rsidRPr="00DF1A2F">
              <w:rPr>
                <w:rFonts w:ascii="Segoe UI" w:eastAsia="Meiryo UI" w:hAnsi="Segoe UI" w:cs="Segoe UI"/>
                <w:kern w:val="0"/>
              </w:rPr>
              <w:t>/html;</w:t>
            </w:r>
          </w:p>
          <w:p w14:paraId="51C5D246" w14:textId="77777777" w:rsidR="00574A5A" w:rsidRPr="00DF1A2F" w:rsidRDefault="00574A5A" w:rsidP="00590F8D">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index  index.html index.htm;</w:t>
            </w:r>
          </w:p>
          <w:p w14:paraId="2D209E59" w14:textId="77777777" w:rsidR="00574A5A" w:rsidRPr="00DF1A2F" w:rsidRDefault="00574A5A" w:rsidP="00590F8D">
            <w:pPr>
              <w:spacing w:line="300" w:lineRule="exact"/>
              <w:rPr>
                <w:rFonts w:ascii="Segoe UI" w:eastAsia="Meiryo UI" w:hAnsi="Segoe UI" w:cs="Segoe UI"/>
                <w:kern w:val="0"/>
              </w:rPr>
            </w:pPr>
            <w:r w:rsidRPr="00DF1A2F">
              <w:rPr>
                <w:rFonts w:ascii="Segoe UI" w:eastAsia="Meiryo UI" w:hAnsi="Segoe UI" w:cs="Segoe UI"/>
                <w:kern w:val="0"/>
              </w:rPr>
              <w:t xml:space="preserve">    }</w:t>
            </w:r>
          </w:p>
          <w:p w14:paraId="5767963F" w14:textId="77777777" w:rsidR="00574A5A" w:rsidRPr="00DF1A2F" w:rsidRDefault="00574A5A" w:rsidP="00590F8D">
            <w:pPr>
              <w:spacing w:line="300" w:lineRule="exact"/>
              <w:rPr>
                <w:rFonts w:ascii="Segoe UI" w:eastAsia="Meiryo UI" w:hAnsi="Segoe UI" w:cs="Segoe UI"/>
                <w:kern w:val="0"/>
              </w:rPr>
            </w:pPr>
          </w:p>
          <w:p w14:paraId="3BFBC787" w14:textId="77777777" w:rsidR="00574A5A" w:rsidRPr="00DF1A2F" w:rsidRDefault="00574A5A" w:rsidP="00590F8D">
            <w:pPr>
              <w:spacing w:line="300" w:lineRule="exact"/>
              <w:rPr>
                <w:rFonts w:ascii="Segoe UI" w:eastAsia="Meiryo UI" w:hAnsi="Segoe UI" w:cs="Segoe UI"/>
                <w:kern w:val="0"/>
              </w:rPr>
            </w:pPr>
            <w:r w:rsidRPr="00DF1A2F">
              <w:rPr>
                <w:rFonts w:ascii="Segoe UI" w:eastAsia="Meiryo UI" w:hAnsi="Segoe UI" w:cs="Segoe UI" w:hint="eastAsia"/>
                <w:kern w:val="0"/>
              </w:rPr>
              <w:t>↓</w:t>
            </w:r>
          </w:p>
          <w:p w14:paraId="45225B50" w14:textId="77777777" w:rsidR="00574A5A" w:rsidRPr="00DF1A2F" w:rsidRDefault="00574A5A" w:rsidP="00590F8D">
            <w:pPr>
              <w:spacing w:line="300" w:lineRule="exact"/>
              <w:rPr>
                <w:rFonts w:ascii="Segoe UI" w:eastAsia="Meiryo UI" w:hAnsi="Segoe UI" w:cs="Segoe UI"/>
                <w:kern w:val="0"/>
              </w:rPr>
            </w:pPr>
            <w:r w:rsidRPr="00DF1A2F">
              <w:rPr>
                <w:rFonts w:ascii="Segoe UI" w:eastAsia="Meiryo UI" w:hAnsi="Segoe UI" w:cs="Segoe UI" w:hint="eastAsia"/>
                <w:kern w:val="0"/>
              </w:rPr>
              <w:t>編集後</w:t>
            </w:r>
          </w:p>
          <w:p w14:paraId="5215DAA9" w14:textId="77777777" w:rsidR="00574A5A" w:rsidRPr="00DF1A2F" w:rsidRDefault="00574A5A" w:rsidP="00590F8D">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location / {</w:t>
            </w:r>
          </w:p>
          <w:p w14:paraId="2B7273FE" w14:textId="77777777" w:rsidR="00574A5A" w:rsidRPr="00DF1A2F" w:rsidRDefault="00574A5A" w:rsidP="00590F8D">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proxy_pass </w:t>
            </w:r>
            <w:r w:rsidR="00F60626" w:rsidRPr="00DF1A2F">
              <w:rPr>
                <w:rFonts w:ascii="Segoe UI" w:eastAsia="Meiryo UI" w:hAnsi="Segoe UI" w:cs="Segoe UI"/>
                <w:rPrChange w:id="1906" w:author="Kitase" w:date="2015-07-26T16:23:00Z">
                  <w:rPr/>
                </w:rPrChange>
              </w:rPr>
              <w:fldChar w:fldCharType="begin"/>
            </w:r>
            <w:r w:rsidR="00F60626" w:rsidRPr="00DF1A2F">
              <w:rPr>
                <w:rFonts w:ascii="Segoe UI" w:eastAsia="Meiryo UI" w:hAnsi="Segoe UI" w:cs="Segoe UI"/>
                <w:rPrChange w:id="1907" w:author="Kitase" w:date="2015-07-26T16:23:00Z">
                  <w:rPr/>
                </w:rPrChange>
              </w:rPr>
              <w:instrText xml:space="preserve"> HYPERLINK "http://wpnode/" </w:instrText>
            </w:r>
            <w:r w:rsidR="00F60626" w:rsidRPr="00DF1A2F">
              <w:rPr>
                <w:rPrChange w:id="1908" w:author="Kitase" w:date="2015-07-26T16:23:00Z">
                  <w:rPr>
                    <w:rStyle w:val="Hyperlink"/>
                    <w:rFonts w:ascii="Segoe UI" w:eastAsia="Meiryo UI" w:hAnsi="Segoe UI" w:cs="Segoe UI"/>
                    <w:kern w:val="0"/>
                  </w:rPr>
                </w:rPrChange>
              </w:rPr>
              <w:fldChar w:fldCharType="separate"/>
            </w:r>
            <w:r w:rsidRPr="00DF1A2F">
              <w:rPr>
                <w:rStyle w:val="Hyperlink"/>
                <w:rFonts w:ascii="Segoe UI" w:eastAsia="Meiryo UI" w:hAnsi="Segoe UI" w:cs="Segoe UI"/>
                <w:kern w:val="0"/>
              </w:rPr>
              <w:t>http://wpnode/</w:t>
            </w:r>
            <w:r w:rsidR="00F60626" w:rsidRPr="00DF1A2F">
              <w:rPr>
                <w:rStyle w:val="Hyperlink"/>
                <w:rFonts w:ascii="Segoe UI" w:eastAsia="Meiryo UI" w:hAnsi="Segoe UI" w:cs="Segoe UI"/>
                <w:kern w:val="0"/>
                <w:rPrChange w:id="1909" w:author="Kitase" w:date="2015-07-26T16:23:00Z">
                  <w:rPr>
                    <w:rStyle w:val="Hyperlink"/>
                    <w:rFonts w:ascii="Segoe UI" w:eastAsia="Meiryo UI" w:hAnsi="Segoe UI" w:cs="Segoe UI"/>
                    <w:kern w:val="0"/>
                  </w:rPr>
                </w:rPrChange>
              </w:rPr>
              <w:fldChar w:fldCharType="end"/>
            </w:r>
            <w:r w:rsidRPr="00DF1A2F">
              <w:rPr>
                <w:rFonts w:ascii="Segoe UI" w:eastAsia="Meiryo UI" w:hAnsi="Segoe UI" w:cs="Segoe UI"/>
                <w:kern w:val="0"/>
              </w:rPr>
              <w:t>;</w:t>
            </w:r>
          </w:p>
          <w:p w14:paraId="60D88EA5" w14:textId="77777777" w:rsidR="00574A5A" w:rsidRPr="00DF1A2F" w:rsidRDefault="00574A5A" w:rsidP="00590F8D">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proxy_cache wpcache;</w:t>
            </w:r>
          </w:p>
          <w:p w14:paraId="6EE532B2" w14:textId="77777777" w:rsidR="00574A5A" w:rsidRPr="00DF1A2F" w:rsidRDefault="00574A5A" w:rsidP="00590F8D">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proxy_cache_valid  200 302  60m;</w:t>
            </w:r>
          </w:p>
          <w:p w14:paraId="69D6BFF0" w14:textId="77777777" w:rsidR="00574A5A" w:rsidRPr="00DF1A2F" w:rsidRDefault="00574A5A" w:rsidP="00590F8D">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proxy_cache_valid  404 20m;</w:t>
            </w:r>
          </w:p>
          <w:p w14:paraId="6E8E3BF7" w14:textId="77777777" w:rsidR="00574A5A" w:rsidRPr="00DF1A2F" w:rsidRDefault="00574A5A" w:rsidP="00590F8D">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 root   /usr/share/</w:t>
            </w:r>
            <w:del w:id="1910" w:author="Kitase" w:date="2015-07-25T05:18:00Z">
              <w:r w:rsidRPr="00DF1A2F" w:rsidDel="00730126">
                <w:rPr>
                  <w:rFonts w:ascii="Segoe UI" w:eastAsia="Meiryo UI" w:hAnsi="Segoe UI" w:cs="Segoe UI"/>
                  <w:kern w:val="0"/>
                </w:rPr>
                <w:delText>nginx</w:delText>
              </w:r>
            </w:del>
            <w:ins w:id="1911" w:author="Kitase" w:date="2015-07-25T05:18:00Z">
              <w:r w:rsidR="00730126" w:rsidRPr="00DF1A2F">
                <w:rPr>
                  <w:rFonts w:ascii="Segoe UI" w:eastAsia="Meiryo UI" w:hAnsi="Segoe UI" w:cs="Segoe UI"/>
                  <w:kern w:val="0"/>
                </w:rPr>
                <w:t>Nginx</w:t>
              </w:r>
            </w:ins>
            <w:r w:rsidRPr="00DF1A2F">
              <w:rPr>
                <w:rFonts w:ascii="Segoe UI" w:eastAsia="Meiryo UI" w:hAnsi="Segoe UI" w:cs="Segoe UI"/>
                <w:kern w:val="0"/>
              </w:rPr>
              <w:t>/html;</w:t>
            </w:r>
          </w:p>
          <w:p w14:paraId="619F7481" w14:textId="77777777" w:rsidR="00574A5A" w:rsidRPr="00DF1A2F" w:rsidRDefault="00574A5A" w:rsidP="00590F8D">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 index  index.html index.htm;</w:t>
            </w:r>
          </w:p>
          <w:p w14:paraId="3D4569C8" w14:textId="77777777" w:rsidR="00574A5A" w:rsidRPr="00DF1A2F" w:rsidRDefault="00574A5A" w:rsidP="00590F8D">
            <w:pPr>
              <w:spacing w:line="300" w:lineRule="exact"/>
              <w:rPr>
                <w:rFonts w:ascii="Segoe UI" w:eastAsia="Meiryo UI" w:hAnsi="Segoe UI" w:cs="Segoe UI"/>
                <w:sz w:val="20"/>
                <w:szCs w:val="20"/>
              </w:rPr>
            </w:pPr>
            <w:r w:rsidRPr="00DF1A2F">
              <w:rPr>
                <w:rFonts w:ascii="Segoe UI" w:eastAsia="Meiryo UI" w:hAnsi="Segoe UI" w:cs="Segoe UI"/>
                <w:kern w:val="0"/>
              </w:rPr>
              <w:t xml:space="preserve">    }</w:t>
            </w:r>
          </w:p>
        </w:tc>
      </w:tr>
    </w:tbl>
    <w:p w14:paraId="0454C688" w14:textId="77777777" w:rsidR="00574A5A" w:rsidRPr="00DF1A2F" w:rsidRDefault="00574A5A" w:rsidP="00574A5A">
      <w:pPr>
        <w:rPr>
          <w:rFonts w:ascii="Segoe UI" w:eastAsia="Meiryo UI" w:hAnsi="Segoe UI" w:cs="Segoe UI"/>
        </w:rPr>
      </w:pPr>
    </w:p>
    <w:p w14:paraId="4350F791" w14:textId="77777777" w:rsidR="00574A5A" w:rsidRPr="00DF1A2F" w:rsidRDefault="00574A5A" w:rsidP="00574A5A">
      <w:pPr>
        <w:rPr>
          <w:rFonts w:ascii="Segoe UI" w:eastAsia="Meiryo UI" w:hAnsi="Segoe UI" w:cs="Segoe UI"/>
        </w:rPr>
      </w:pPr>
      <w:r w:rsidRPr="00DF1A2F">
        <w:rPr>
          <w:rFonts w:ascii="Segoe UI" w:eastAsia="Meiryo UI" w:hAnsi="Segoe UI" w:cs="Segoe UI" w:hint="eastAsia"/>
        </w:rPr>
        <w:t>更に、設定ファイル末尾に以下の設定を追加</w:t>
      </w:r>
      <w:commentRangeStart w:id="1912"/>
      <w:r w:rsidRPr="00DF1A2F">
        <w:rPr>
          <w:rFonts w:ascii="Segoe UI" w:eastAsia="Meiryo UI" w:hAnsi="Segoe UI" w:cs="Segoe UI" w:hint="eastAsia"/>
        </w:rPr>
        <w:t>します</w:t>
      </w:r>
      <w:commentRangeEnd w:id="1912"/>
      <w:r w:rsidR="00045AA9" w:rsidRPr="00DF1A2F">
        <w:rPr>
          <w:rStyle w:val="CommentReference"/>
          <w:rFonts w:ascii="Segoe UI" w:eastAsia="Meiryo UI" w:hAnsi="Segoe UI" w:cs="Segoe UI"/>
          <w:kern w:val="0"/>
          <w:szCs w:val="20"/>
          <w:rPrChange w:id="1913" w:author="Kitase" w:date="2015-07-26T16:23:00Z">
            <w:rPr>
              <w:rStyle w:val="CommentReference"/>
              <w:rFonts w:ascii="ＭＳ ゴシック" w:eastAsia="ＭＳ ゴシック"/>
              <w:kern w:val="0"/>
              <w:szCs w:val="20"/>
            </w:rPr>
          </w:rPrChange>
        </w:rPr>
        <w:commentReference w:id="1912"/>
      </w:r>
      <w:r w:rsidRPr="00DF1A2F">
        <w:rPr>
          <w:rFonts w:ascii="Segoe UI" w:eastAsia="Meiryo UI" w:hAnsi="Segoe UI" w:cs="Segoe UI" w:hint="eastAsia"/>
        </w:rPr>
        <w:t>。</w:t>
      </w:r>
    </w:p>
    <w:p w14:paraId="14365D4E" w14:textId="77777777" w:rsidR="00574A5A" w:rsidRPr="00DF1A2F" w:rsidRDefault="00574A5A" w:rsidP="00574A5A">
      <w:pPr>
        <w:rPr>
          <w:rFonts w:ascii="Segoe UI" w:eastAsia="Meiryo UI"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50"/>
      </w:tblGrid>
      <w:tr w:rsidR="00574A5A" w:rsidRPr="00DF1A2F" w14:paraId="0F4098FF" w14:textId="77777777" w:rsidTr="00590F8D">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04A634D5" w14:textId="77777777" w:rsidR="00574A5A" w:rsidRPr="00DF1A2F" w:rsidRDefault="00574A5A" w:rsidP="00590F8D">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upstream wpnode {</w:t>
            </w:r>
          </w:p>
          <w:p w14:paraId="77458B65" w14:textId="77777777" w:rsidR="00574A5A" w:rsidRPr="00DF1A2F" w:rsidRDefault="00574A5A" w:rsidP="00590F8D">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server </w:t>
            </w:r>
            <w:del w:id="1914" w:author="Kitase" w:date="2015-07-25T05:18:00Z">
              <w:r w:rsidRPr="00DF1A2F" w:rsidDel="00730126">
                <w:rPr>
                  <w:rFonts w:ascii="Segoe UI" w:eastAsia="Meiryo UI" w:hAnsi="Segoe UI" w:cs="Segoe UI"/>
                  <w:kern w:val="0"/>
                </w:rPr>
                <w:delText>Wordpress</w:delText>
              </w:r>
            </w:del>
            <w:ins w:id="1915" w:author="Kitase" w:date="2015-07-25T05:18:00Z">
              <w:r w:rsidR="00730126" w:rsidRPr="00DF1A2F">
                <w:rPr>
                  <w:rFonts w:ascii="Segoe UI" w:eastAsia="Meiryo UI" w:hAnsi="Segoe UI" w:cs="Segoe UI"/>
                  <w:kern w:val="0"/>
                </w:rPr>
                <w:t>WordPress</w:t>
              </w:r>
            </w:ins>
            <w:r w:rsidRPr="00DF1A2F">
              <w:rPr>
                <w:rFonts w:ascii="Segoe UI" w:eastAsia="Meiryo UI" w:hAnsi="Segoe UI" w:cs="Segoe UI" w:hint="eastAsia"/>
                <w:kern w:val="0"/>
              </w:rPr>
              <w:t>サーバ</w:t>
            </w:r>
            <w:r w:rsidRPr="00DF1A2F">
              <w:rPr>
                <w:rFonts w:ascii="Segoe UI" w:eastAsia="Meiryo UI" w:hAnsi="Segoe UI" w:cs="Segoe UI"/>
                <w:kern w:val="0"/>
              </w:rPr>
              <w:t>1</w:t>
            </w:r>
            <w:r w:rsidRPr="00DF1A2F">
              <w:rPr>
                <w:rFonts w:ascii="Segoe UI" w:eastAsia="Meiryo UI" w:hAnsi="Segoe UI" w:cs="Segoe UI" w:hint="eastAsia"/>
                <w:kern w:val="0"/>
              </w:rPr>
              <w:t>台目の</w:t>
            </w:r>
            <w:r w:rsidRPr="00DF1A2F">
              <w:rPr>
                <w:rFonts w:ascii="Segoe UI" w:eastAsia="Meiryo UI" w:hAnsi="Segoe UI" w:cs="Segoe UI"/>
                <w:kern w:val="0"/>
              </w:rPr>
              <w:t>Private IP Address;</w:t>
            </w:r>
          </w:p>
          <w:p w14:paraId="42018E7D" w14:textId="77777777" w:rsidR="00574A5A" w:rsidRPr="00DF1A2F" w:rsidRDefault="00574A5A" w:rsidP="00590F8D">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server </w:t>
            </w:r>
            <w:del w:id="1916" w:author="Kitase" w:date="2015-07-25T05:18:00Z">
              <w:r w:rsidRPr="00DF1A2F" w:rsidDel="00730126">
                <w:rPr>
                  <w:rFonts w:ascii="Segoe UI" w:eastAsia="Meiryo UI" w:hAnsi="Segoe UI" w:cs="Segoe UI"/>
                  <w:kern w:val="0"/>
                </w:rPr>
                <w:delText>Wordpress</w:delText>
              </w:r>
            </w:del>
            <w:ins w:id="1917" w:author="Kitase" w:date="2015-07-25T05:18:00Z">
              <w:r w:rsidR="00730126" w:rsidRPr="00DF1A2F">
                <w:rPr>
                  <w:rFonts w:ascii="Segoe UI" w:eastAsia="Meiryo UI" w:hAnsi="Segoe UI" w:cs="Segoe UI"/>
                  <w:kern w:val="0"/>
                </w:rPr>
                <w:t>WordPress</w:t>
              </w:r>
            </w:ins>
            <w:r w:rsidRPr="00DF1A2F">
              <w:rPr>
                <w:rFonts w:ascii="Segoe UI" w:eastAsia="Meiryo UI" w:hAnsi="Segoe UI" w:cs="Segoe UI" w:hint="eastAsia"/>
                <w:kern w:val="0"/>
              </w:rPr>
              <w:t>サーバ</w:t>
            </w:r>
            <w:r w:rsidRPr="00DF1A2F">
              <w:rPr>
                <w:rFonts w:ascii="Segoe UI" w:eastAsia="Meiryo UI" w:hAnsi="Segoe UI" w:cs="Segoe UI"/>
                <w:kern w:val="0"/>
              </w:rPr>
              <w:t>2</w:t>
            </w:r>
            <w:r w:rsidRPr="00DF1A2F">
              <w:rPr>
                <w:rFonts w:ascii="Segoe UI" w:eastAsia="Meiryo UI" w:hAnsi="Segoe UI" w:cs="Segoe UI" w:hint="eastAsia"/>
                <w:kern w:val="0"/>
              </w:rPr>
              <w:t>台目の</w:t>
            </w:r>
            <w:r w:rsidRPr="00DF1A2F">
              <w:rPr>
                <w:rFonts w:ascii="Segoe UI" w:eastAsia="Meiryo UI" w:hAnsi="Segoe UI" w:cs="Segoe UI"/>
                <w:kern w:val="0"/>
              </w:rPr>
              <w:t>Private IP Address;</w:t>
            </w:r>
          </w:p>
          <w:p w14:paraId="50C4215C" w14:textId="77777777" w:rsidR="00574A5A" w:rsidRPr="00DF1A2F" w:rsidRDefault="00574A5A" w:rsidP="00590F8D">
            <w:pPr>
              <w:spacing w:line="300" w:lineRule="exact"/>
              <w:rPr>
                <w:rFonts w:ascii="Segoe UI" w:eastAsia="Meiryo UI" w:hAnsi="Segoe UI" w:cs="Segoe UI"/>
                <w:sz w:val="20"/>
                <w:szCs w:val="20"/>
              </w:rPr>
            </w:pPr>
            <w:r w:rsidRPr="00DF1A2F">
              <w:rPr>
                <w:rFonts w:ascii="Segoe UI" w:eastAsia="Meiryo UI" w:hAnsi="Segoe UI" w:cs="Segoe UI"/>
                <w:kern w:val="0"/>
              </w:rPr>
              <w:t>}</w:t>
            </w:r>
          </w:p>
        </w:tc>
      </w:tr>
    </w:tbl>
    <w:p w14:paraId="3C3A288F" w14:textId="77777777" w:rsidR="00574A5A" w:rsidRPr="00DF1A2F" w:rsidRDefault="00574A5A" w:rsidP="00574A5A">
      <w:pPr>
        <w:rPr>
          <w:rFonts w:ascii="Segoe UI" w:eastAsia="Meiryo UI" w:hAnsi="Segoe UI" w:cs="Segoe UI"/>
        </w:rPr>
      </w:pPr>
    </w:p>
    <w:p w14:paraId="1E32B916" w14:textId="77777777" w:rsidR="00574A5A" w:rsidRPr="00DF1A2F" w:rsidRDefault="00574A5A" w:rsidP="00574A5A">
      <w:pPr>
        <w:rPr>
          <w:rFonts w:ascii="Segoe UI" w:eastAsia="Meiryo UI" w:hAnsi="Segoe UI" w:cs="Segoe UI"/>
        </w:rPr>
      </w:pPr>
      <w:r w:rsidRPr="00DF1A2F">
        <w:rPr>
          <w:rFonts w:ascii="Segoe UI" w:eastAsia="Meiryo UI" w:hAnsi="Segoe UI" w:cs="Segoe UI" w:hint="eastAsia"/>
        </w:rPr>
        <w:lastRenderedPageBreak/>
        <w:t>続いてキャッシュの設定を施します。ファイルの末尾近くに設定を追加します。</w:t>
      </w:r>
    </w:p>
    <w:p w14:paraId="1AF3513E" w14:textId="77777777" w:rsidR="00574A5A" w:rsidRPr="00DF1A2F" w:rsidRDefault="00574A5A" w:rsidP="00574A5A">
      <w:pPr>
        <w:rPr>
          <w:rFonts w:ascii="Segoe UI" w:eastAsia="Meiryo UI"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50"/>
      </w:tblGrid>
      <w:tr w:rsidR="00574A5A" w:rsidRPr="00DF1A2F" w14:paraId="2D6F9C98" w14:textId="77777777" w:rsidTr="00590F8D">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03807F9C" w14:textId="77777777" w:rsidR="00574A5A" w:rsidRPr="00DF1A2F" w:rsidRDefault="00574A5A" w:rsidP="00590F8D">
            <w:pPr>
              <w:spacing w:line="300" w:lineRule="exact"/>
              <w:rPr>
                <w:rFonts w:ascii="Segoe UI" w:eastAsia="Meiryo UI" w:hAnsi="Segoe UI" w:cs="Segoe UI"/>
                <w:sz w:val="20"/>
                <w:szCs w:val="20"/>
              </w:rPr>
            </w:pPr>
            <w:r w:rsidRPr="00DF1A2F">
              <w:rPr>
                <w:rFonts w:ascii="Segoe UI" w:eastAsia="Meiryo UI" w:hAnsi="Segoe UI" w:cs="Segoe UI"/>
                <w:sz w:val="20"/>
                <w:szCs w:val="20"/>
              </w:rPr>
              <w:t>[root@frontweb ~]# vi /etc/</w:t>
            </w:r>
            <w:del w:id="1918" w:author="Kitase" w:date="2015-07-25T05:18:00Z">
              <w:r w:rsidRPr="00DF1A2F" w:rsidDel="00730126">
                <w:rPr>
                  <w:rFonts w:ascii="Segoe UI" w:eastAsia="Meiryo UI" w:hAnsi="Segoe UI" w:cs="Segoe UI"/>
                  <w:sz w:val="20"/>
                  <w:szCs w:val="20"/>
                </w:rPr>
                <w:delText>nginx</w:delText>
              </w:r>
            </w:del>
            <w:ins w:id="1919" w:author="Kitase" w:date="2015-07-25T05:18:00Z">
              <w:r w:rsidR="00045AA9" w:rsidRPr="00DF1A2F">
                <w:rPr>
                  <w:rFonts w:ascii="Segoe UI" w:eastAsia="Meiryo UI" w:hAnsi="Segoe UI" w:cs="Segoe UI"/>
                  <w:sz w:val="20"/>
                  <w:szCs w:val="20"/>
                </w:rPr>
                <w:t>n</w:t>
              </w:r>
              <w:r w:rsidR="00730126" w:rsidRPr="00DF1A2F">
                <w:rPr>
                  <w:rFonts w:ascii="Segoe UI" w:eastAsia="Meiryo UI" w:hAnsi="Segoe UI" w:cs="Segoe UI"/>
                  <w:sz w:val="20"/>
                  <w:szCs w:val="20"/>
                </w:rPr>
                <w:t>ginx</w:t>
              </w:r>
            </w:ins>
            <w:r w:rsidRPr="00DF1A2F">
              <w:rPr>
                <w:rFonts w:ascii="Segoe UI" w:eastAsia="Meiryo UI" w:hAnsi="Segoe UI" w:cs="Segoe UI"/>
                <w:sz w:val="20"/>
                <w:szCs w:val="20"/>
              </w:rPr>
              <w:t>/</w:t>
            </w:r>
            <w:del w:id="1920" w:author="Kitase" w:date="2015-07-25T05:18:00Z">
              <w:r w:rsidRPr="00DF1A2F" w:rsidDel="00730126">
                <w:rPr>
                  <w:rFonts w:ascii="Segoe UI" w:eastAsia="Meiryo UI" w:hAnsi="Segoe UI" w:cs="Segoe UI"/>
                  <w:sz w:val="20"/>
                  <w:szCs w:val="20"/>
                </w:rPr>
                <w:delText>nginx</w:delText>
              </w:r>
            </w:del>
            <w:ins w:id="1921" w:author="Kitase" w:date="2015-07-25T07:02:00Z">
              <w:r w:rsidR="00045AA9" w:rsidRPr="00DF1A2F">
                <w:rPr>
                  <w:rFonts w:ascii="Segoe UI" w:eastAsia="Meiryo UI" w:hAnsi="Segoe UI" w:cs="Segoe UI"/>
                  <w:sz w:val="20"/>
                  <w:szCs w:val="20"/>
                </w:rPr>
                <w:t>n</w:t>
              </w:r>
            </w:ins>
            <w:ins w:id="1922" w:author="Kitase" w:date="2015-07-25T05:18:00Z">
              <w:r w:rsidR="00730126" w:rsidRPr="00DF1A2F">
                <w:rPr>
                  <w:rFonts w:ascii="Segoe UI" w:eastAsia="Meiryo UI" w:hAnsi="Segoe UI" w:cs="Segoe UI"/>
                  <w:sz w:val="20"/>
                  <w:szCs w:val="20"/>
                </w:rPr>
                <w:t>ginx</w:t>
              </w:r>
            </w:ins>
            <w:r w:rsidRPr="00DF1A2F">
              <w:rPr>
                <w:rFonts w:ascii="Segoe UI" w:eastAsia="Meiryo UI" w:hAnsi="Segoe UI" w:cs="Segoe UI"/>
                <w:sz w:val="20"/>
                <w:szCs w:val="20"/>
              </w:rPr>
              <w:t>.conf</w:t>
            </w:r>
          </w:p>
          <w:p w14:paraId="73AC2D1B" w14:textId="77777777" w:rsidR="00574A5A" w:rsidRPr="00DF1A2F" w:rsidRDefault="00574A5A" w:rsidP="00590F8D">
            <w:pPr>
              <w:spacing w:line="300" w:lineRule="exact"/>
              <w:rPr>
                <w:rFonts w:ascii="Segoe UI" w:eastAsia="Meiryo UI" w:hAnsi="Segoe UI" w:cs="Segoe UI"/>
                <w:kern w:val="0"/>
              </w:rPr>
            </w:pPr>
          </w:p>
          <w:p w14:paraId="2F4B4FCF" w14:textId="77777777" w:rsidR="00574A5A" w:rsidRPr="00DF1A2F" w:rsidRDefault="00574A5A" w:rsidP="00590F8D">
            <w:pPr>
              <w:spacing w:line="300" w:lineRule="exact"/>
              <w:rPr>
                <w:rFonts w:ascii="Segoe UI" w:eastAsia="Meiryo UI" w:hAnsi="Segoe UI" w:cs="Segoe UI"/>
                <w:kern w:val="0"/>
              </w:rPr>
            </w:pPr>
            <w:r w:rsidRPr="00DF1A2F">
              <w:rPr>
                <w:rFonts w:ascii="Segoe UI" w:eastAsia="Meiryo UI" w:hAnsi="Segoe UI" w:cs="Segoe UI" w:hint="eastAsia"/>
                <w:kern w:val="0"/>
              </w:rPr>
              <w:t>編集前</w:t>
            </w:r>
          </w:p>
          <w:p w14:paraId="77417A5C" w14:textId="77777777" w:rsidR="00574A5A" w:rsidRPr="00DF1A2F" w:rsidRDefault="00574A5A" w:rsidP="00590F8D">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#gzip  on;</w:t>
            </w:r>
          </w:p>
          <w:p w14:paraId="2600042C" w14:textId="77777777" w:rsidR="00574A5A" w:rsidRPr="00DF1A2F" w:rsidRDefault="00574A5A" w:rsidP="00590F8D">
            <w:pPr>
              <w:rPr>
                <w:rFonts w:ascii="Segoe UI" w:eastAsia="Meiryo UI" w:hAnsi="Segoe UI" w:cs="Segoe UI"/>
                <w:kern w:val="0"/>
              </w:rPr>
            </w:pPr>
          </w:p>
          <w:p w14:paraId="69ACE36C" w14:textId="77777777" w:rsidR="00574A5A" w:rsidRPr="00DF1A2F" w:rsidRDefault="00574A5A" w:rsidP="00590F8D">
            <w:pPr>
              <w:rPr>
                <w:rFonts w:ascii="Segoe UI" w:eastAsia="Meiryo UI" w:hAnsi="Segoe UI" w:cs="Segoe UI"/>
              </w:rPr>
            </w:pPr>
            <w:r w:rsidRPr="00DF1A2F">
              <w:rPr>
                <w:rFonts w:ascii="Segoe UI" w:eastAsia="Meiryo UI" w:hAnsi="Segoe UI" w:cs="Segoe UI"/>
                <w:kern w:val="0"/>
              </w:rPr>
              <w:t xml:space="preserve">    include /etc/</w:t>
            </w:r>
            <w:del w:id="1923" w:author="Kitase" w:date="2015-07-25T05:18:00Z">
              <w:r w:rsidRPr="00DF1A2F" w:rsidDel="00730126">
                <w:rPr>
                  <w:rFonts w:ascii="Segoe UI" w:eastAsia="Meiryo UI" w:hAnsi="Segoe UI" w:cs="Segoe UI"/>
                  <w:kern w:val="0"/>
                </w:rPr>
                <w:delText>nginx</w:delText>
              </w:r>
            </w:del>
            <w:ins w:id="1924" w:author="Kitase" w:date="2015-07-25T05:18:00Z">
              <w:r w:rsidR="00045AA9" w:rsidRPr="00DF1A2F">
                <w:rPr>
                  <w:rFonts w:ascii="Segoe UI" w:eastAsia="Meiryo UI" w:hAnsi="Segoe UI" w:cs="Segoe UI"/>
                  <w:kern w:val="0"/>
                </w:rPr>
                <w:t>n</w:t>
              </w:r>
              <w:r w:rsidR="00730126" w:rsidRPr="00DF1A2F">
                <w:rPr>
                  <w:rFonts w:ascii="Segoe UI" w:eastAsia="Meiryo UI" w:hAnsi="Segoe UI" w:cs="Segoe UI"/>
                  <w:kern w:val="0"/>
                </w:rPr>
                <w:t>ginx</w:t>
              </w:r>
            </w:ins>
            <w:r w:rsidRPr="00DF1A2F">
              <w:rPr>
                <w:rFonts w:ascii="Segoe UI" w:eastAsia="Meiryo UI" w:hAnsi="Segoe UI" w:cs="Segoe UI"/>
                <w:kern w:val="0"/>
              </w:rPr>
              <w:t>/conf.d/*.conf;</w:t>
            </w:r>
          </w:p>
          <w:p w14:paraId="289DA577" w14:textId="77777777" w:rsidR="00574A5A" w:rsidRPr="00DF1A2F" w:rsidRDefault="00574A5A" w:rsidP="00590F8D">
            <w:pPr>
              <w:spacing w:line="300" w:lineRule="exact"/>
              <w:rPr>
                <w:rFonts w:ascii="Segoe UI" w:eastAsia="Meiryo UI" w:hAnsi="Segoe UI" w:cs="Segoe UI"/>
                <w:kern w:val="0"/>
              </w:rPr>
            </w:pPr>
            <w:r w:rsidRPr="00DF1A2F">
              <w:rPr>
                <w:rFonts w:ascii="Segoe UI" w:eastAsia="Meiryo UI" w:hAnsi="Segoe UI" w:cs="Segoe UI" w:hint="eastAsia"/>
                <w:kern w:val="0"/>
              </w:rPr>
              <w:t>↓</w:t>
            </w:r>
          </w:p>
          <w:p w14:paraId="42E18A0A" w14:textId="77777777" w:rsidR="00574A5A" w:rsidRPr="00DF1A2F" w:rsidRDefault="00574A5A" w:rsidP="00590F8D">
            <w:pPr>
              <w:spacing w:line="300" w:lineRule="exact"/>
              <w:rPr>
                <w:rFonts w:ascii="Segoe UI" w:eastAsia="Meiryo UI" w:hAnsi="Segoe UI" w:cs="Segoe UI"/>
                <w:kern w:val="0"/>
              </w:rPr>
            </w:pPr>
          </w:p>
          <w:p w14:paraId="61798A3B" w14:textId="77777777" w:rsidR="00574A5A" w:rsidRPr="00DF1A2F" w:rsidRDefault="00574A5A" w:rsidP="00590F8D">
            <w:pPr>
              <w:spacing w:line="300" w:lineRule="exact"/>
              <w:rPr>
                <w:rFonts w:ascii="Segoe UI" w:eastAsia="Meiryo UI" w:hAnsi="Segoe UI" w:cs="Segoe UI"/>
                <w:kern w:val="0"/>
              </w:rPr>
            </w:pPr>
            <w:r w:rsidRPr="00DF1A2F">
              <w:rPr>
                <w:rFonts w:ascii="Segoe UI" w:eastAsia="Meiryo UI" w:hAnsi="Segoe UI" w:cs="Segoe UI" w:hint="eastAsia"/>
                <w:kern w:val="0"/>
              </w:rPr>
              <w:t>編集後</w:t>
            </w:r>
          </w:p>
          <w:p w14:paraId="0EB8E928" w14:textId="77777777" w:rsidR="00574A5A" w:rsidRPr="00DF1A2F" w:rsidRDefault="00574A5A" w:rsidP="00590F8D">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#gzip  on;</w:t>
            </w:r>
          </w:p>
          <w:p w14:paraId="66D55056" w14:textId="77777777" w:rsidR="00574A5A" w:rsidRPr="00DF1A2F" w:rsidRDefault="00574A5A" w:rsidP="00590F8D">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proxy_cache_path /var/cache/</w:t>
            </w:r>
            <w:del w:id="1925" w:author="Kitase" w:date="2015-07-25T05:18:00Z">
              <w:r w:rsidRPr="00DF1A2F" w:rsidDel="00730126">
                <w:rPr>
                  <w:rFonts w:ascii="Segoe UI" w:eastAsia="Meiryo UI" w:hAnsi="Segoe UI" w:cs="Segoe UI"/>
                  <w:kern w:val="0"/>
                </w:rPr>
                <w:delText>nginx</w:delText>
              </w:r>
            </w:del>
            <w:ins w:id="1926" w:author="Kitase" w:date="2015-07-25T05:18:00Z">
              <w:r w:rsidR="00045AA9" w:rsidRPr="00DF1A2F">
                <w:rPr>
                  <w:rFonts w:ascii="Segoe UI" w:eastAsia="Meiryo UI" w:hAnsi="Segoe UI" w:cs="Segoe UI"/>
                  <w:kern w:val="0"/>
                </w:rPr>
                <w:t>n</w:t>
              </w:r>
              <w:r w:rsidR="00730126" w:rsidRPr="00DF1A2F">
                <w:rPr>
                  <w:rFonts w:ascii="Segoe UI" w:eastAsia="Meiryo UI" w:hAnsi="Segoe UI" w:cs="Segoe UI"/>
                  <w:kern w:val="0"/>
                </w:rPr>
                <w:t>ginx</w:t>
              </w:r>
            </w:ins>
            <w:r w:rsidRPr="00DF1A2F">
              <w:rPr>
                <w:rFonts w:ascii="Segoe UI" w:eastAsia="Meiryo UI" w:hAnsi="Segoe UI" w:cs="Segoe UI"/>
                <w:kern w:val="0"/>
              </w:rPr>
              <w:t>/cache levels=1:2</w:t>
            </w:r>
            <w:ins w:id="1927" w:author="Kitase" w:date="2015-07-25T07:04:00Z">
              <w:r w:rsidR="00045AA9" w:rsidRPr="00DF1A2F">
                <w:rPr>
                  <w:rFonts w:ascii="Segoe UI" w:eastAsia="Meiryo UI" w:hAnsi="Segoe UI" w:cs="Segoe UI"/>
                  <w:kern w:val="0"/>
                </w:rPr>
                <w:t xml:space="preserve"> </w:t>
              </w:r>
            </w:ins>
            <w:del w:id="1928" w:author="Kitase" w:date="2015-07-25T07:04:00Z">
              <w:r w:rsidRPr="00DF1A2F" w:rsidDel="00045AA9">
                <w:rPr>
                  <w:rFonts w:ascii="Segoe UI" w:eastAsia="Meiryo UI" w:hAnsi="Segoe UI" w:cs="Segoe UI" w:hint="eastAsia"/>
                  <w:kern w:val="0"/>
                </w:rPr>
                <w:delText xml:space="preserve">　</w:delText>
              </w:r>
            </w:del>
            <w:r w:rsidRPr="00DF1A2F">
              <w:rPr>
                <w:rFonts w:ascii="Segoe UI" w:eastAsia="Meiryo UI" w:hAnsi="Segoe UI" w:cs="Segoe UI"/>
                <w:kern w:val="0"/>
              </w:rPr>
              <w:t>keys_zone=wpcache:4m max_size=50m; (</w:t>
            </w:r>
            <w:r w:rsidRPr="00DF1A2F">
              <w:rPr>
                <w:rFonts w:ascii="Segoe UI" w:eastAsia="Meiryo UI" w:hAnsi="Segoe UI" w:cs="Segoe UI" w:hint="eastAsia"/>
                <w:kern w:val="0"/>
              </w:rPr>
              <w:t>一行で</w:t>
            </w:r>
            <w:r w:rsidRPr="00DF1A2F">
              <w:rPr>
                <w:rFonts w:ascii="Segoe UI" w:eastAsia="Meiryo UI" w:hAnsi="Segoe UI" w:cs="Segoe UI"/>
                <w:kern w:val="0"/>
              </w:rPr>
              <w:t>)</w:t>
            </w:r>
          </w:p>
          <w:p w14:paraId="2077E4E9" w14:textId="77777777" w:rsidR="00574A5A" w:rsidRPr="00DF1A2F" w:rsidRDefault="00574A5A" w:rsidP="00590F8D">
            <w:pPr>
              <w:spacing w:line="300" w:lineRule="exact"/>
              <w:rPr>
                <w:rFonts w:ascii="Segoe UI" w:eastAsia="Meiryo UI" w:hAnsi="Segoe UI" w:cs="Segoe UI"/>
                <w:kern w:val="0"/>
              </w:rPr>
            </w:pPr>
            <w:r w:rsidRPr="00DF1A2F">
              <w:rPr>
                <w:rFonts w:ascii="Segoe UI" w:eastAsia="Meiryo UI" w:hAnsi="Segoe UI" w:cs="Segoe UI"/>
                <w:kern w:val="0"/>
              </w:rPr>
              <w:t xml:space="preserve">    include /etc/</w:t>
            </w:r>
            <w:del w:id="1929" w:author="Kitase" w:date="2015-07-25T05:18:00Z">
              <w:r w:rsidRPr="00DF1A2F" w:rsidDel="00730126">
                <w:rPr>
                  <w:rFonts w:ascii="Segoe UI" w:eastAsia="Meiryo UI" w:hAnsi="Segoe UI" w:cs="Segoe UI"/>
                  <w:kern w:val="0"/>
                </w:rPr>
                <w:delText>nginx</w:delText>
              </w:r>
            </w:del>
            <w:ins w:id="1930" w:author="Kitase" w:date="2015-07-25T05:18:00Z">
              <w:r w:rsidR="00045AA9" w:rsidRPr="00DF1A2F">
                <w:rPr>
                  <w:rFonts w:ascii="Segoe UI" w:eastAsia="Meiryo UI" w:hAnsi="Segoe UI" w:cs="Segoe UI"/>
                  <w:kern w:val="0"/>
                </w:rPr>
                <w:t>n</w:t>
              </w:r>
              <w:r w:rsidR="00730126" w:rsidRPr="00DF1A2F">
                <w:rPr>
                  <w:rFonts w:ascii="Segoe UI" w:eastAsia="Meiryo UI" w:hAnsi="Segoe UI" w:cs="Segoe UI"/>
                  <w:kern w:val="0"/>
                </w:rPr>
                <w:t>ginx</w:t>
              </w:r>
            </w:ins>
            <w:r w:rsidRPr="00DF1A2F">
              <w:rPr>
                <w:rFonts w:ascii="Segoe UI" w:eastAsia="Meiryo UI" w:hAnsi="Segoe UI" w:cs="Segoe UI"/>
                <w:kern w:val="0"/>
              </w:rPr>
              <w:t>/conf.d/*.conf;</w:t>
            </w:r>
          </w:p>
          <w:p w14:paraId="3295872D" w14:textId="77777777" w:rsidR="00574A5A" w:rsidRPr="00DF1A2F" w:rsidRDefault="00574A5A" w:rsidP="00590F8D">
            <w:pPr>
              <w:spacing w:line="300" w:lineRule="exact"/>
              <w:rPr>
                <w:rFonts w:ascii="Segoe UI" w:eastAsia="Meiryo UI" w:hAnsi="Segoe UI" w:cs="Segoe UI"/>
                <w:sz w:val="20"/>
                <w:szCs w:val="20"/>
              </w:rPr>
            </w:pPr>
          </w:p>
        </w:tc>
      </w:tr>
    </w:tbl>
    <w:p w14:paraId="2DD7457E" w14:textId="77777777" w:rsidR="00574A5A" w:rsidRPr="00DF1A2F" w:rsidRDefault="00D9521C" w:rsidP="00574A5A">
      <w:pPr>
        <w:rPr>
          <w:rFonts w:ascii="Segoe UI" w:eastAsia="Meiryo UI" w:hAnsi="Segoe UI" w:cs="Segoe UI"/>
        </w:rPr>
      </w:pPr>
      <w:r w:rsidRPr="00DF1A2F">
        <w:rPr>
          <w:rStyle w:val="CommentReference"/>
          <w:rFonts w:ascii="Segoe UI" w:eastAsia="Meiryo UI" w:hAnsi="Segoe UI" w:cs="Segoe UI"/>
          <w:kern w:val="0"/>
          <w:szCs w:val="20"/>
          <w:rPrChange w:id="1931" w:author="Kitase" w:date="2015-07-26T16:23:00Z">
            <w:rPr>
              <w:rStyle w:val="CommentReference"/>
              <w:rFonts w:ascii="ＭＳ ゴシック" w:eastAsia="ＭＳ ゴシック"/>
              <w:kern w:val="0"/>
              <w:szCs w:val="20"/>
            </w:rPr>
          </w:rPrChange>
        </w:rPr>
        <w:commentReference w:id="1932"/>
      </w:r>
    </w:p>
    <w:p w14:paraId="3691B72F" w14:textId="77777777" w:rsidR="00574A5A" w:rsidRPr="00DF1A2F" w:rsidRDefault="00574A5A" w:rsidP="00574A5A">
      <w:pPr>
        <w:rPr>
          <w:rFonts w:ascii="Segoe UI" w:eastAsia="Meiryo UI" w:hAnsi="Segoe UI" w:cs="Segoe UI"/>
        </w:rPr>
      </w:pPr>
      <w:r w:rsidRPr="00DF1A2F">
        <w:rPr>
          <w:rFonts w:ascii="Segoe UI" w:eastAsia="Meiryo UI" w:hAnsi="Segoe UI" w:cs="Segoe UI" w:hint="eastAsia"/>
        </w:rPr>
        <w:t>設定変更を終えたら、設定ファイルの</w:t>
      </w:r>
      <w:r w:rsidRPr="00DF1A2F">
        <w:rPr>
          <w:rFonts w:ascii="Segoe UI" w:eastAsia="Meiryo UI" w:hAnsi="Segoe UI" w:cs="Segoe UI"/>
        </w:rPr>
        <w:t>syntax</w:t>
      </w:r>
      <w:r w:rsidRPr="00DF1A2F">
        <w:rPr>
          <w:rFonts w:ascii="Segoe UI" w:eastAsia="Meiryo UI" w:hAnsi="Segoe UI" w:cs="Segoe UI" w:hint="eastAsia"/>
        </w:rPr>
        <w:t>を確認の上、問題なければ</w:t>
      </w:r>
      <w:r w:rsidRPr="00DF1A2F">
        <w:rPr>
          <w:rFonts w:ascii="Segoe UI" w:eastAsia="Meiryo UI" w:hAnsi="Segoe UI" w:cs="Segoe UI"/>
        </w:rPr>
        <w:t>reload</w:t>
      </w:r>
      <w:r w:rsidRPr="00DF1A2F">
        <w:rPr>
          <w:rFonts w:ascii="Segoe UI" w:eastAsia="Meiryo UI" w:hAnsi="Segoe UI" w:cs="Segoe UI" w:hint="eastAsia"/>
        </w:rPr>
        <w:t>して反映します。</w:t>
      </w:r>
    </w:p>
    <w:p w14:paraId="0F2D59B3" w14:textId="77777777" w:rsidR="00574A5A" w:rsidRPr="00DF1A2F" w:rsidRDefault="00574A5A" w:rsidP="00574A5A">
      <w:pPr>
        <w:rPr>
          <w:rFonts w:ascii="Segoe UI" w:eastAsia="Meiryo UI"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50"/>
      </w:tblGrid>
      <w:tr w:rsidR="00574A5A" w:rsidRPr="00DF1A2F" w14:paraId="091EEA58" w14:textId="77777777" w:rsidTr="00590F8D">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59D6D06A" w14:textId="77777777" w:rsidR="00574A5A" w:rsidRPr="00DF1A2F" w:rsidRDefault="00574A5A" w:rsidP="00590F8D">
            <w:pPr>
              <w:autoSpaceDE w:val="0"/>
              <w:autoSpaceDN w:val="0"/>
              <w:adjustRightInd w:val="0"/>
              <w:jc w:val="left"/>
              <w:rPr>
                <w:rFonts w:ascii="Segoe UI" w:eastAsia="Meiryo UI" w:hAnsi="Segoe UI" w:cs="Segoe UI"/>
                <w:sz w:val="20"/>
                <w:szCs w:val="20"/>
              </w:rPr>
            </w:pPr>
            <w:r w:rsidRPr="00DF1A2F">
              <w:rPr>
                <w:rFonts w:ascii="Segoe UI" w:eastAsia="Meiryo UI" w:hAnsi="Segoe UI" w:cs="Segoe UI"/>
                <w:sz w:val="20"/>
                <w:szCs w:val="20"/>
              </w:rPr>
              <w:t>[root@frontweb ~]#</w:t>
            </w:r>
            <w:r w:rsidRPr="00DF1A2F">
              <w:rPr>
                <w:rFonts w:ascii="Segoe UI" w:eastAsia="Meiryo UI" w:hAnsi="Segoe UI" w:cs="Segoe UI"/>
                <w:kern w:val="0"/>
              </w:rPr>
              <w:t xml:space="preserve"> </w:t>
            </w:r>
            <w:del w:id="1933" w:author="Kitase" w:date="2015-07-25T05:18:00Z">
              <w:r w:rsidRPr="00DF1A2F" w:rsidDel="00730126">
                <w:rPr>
                  <w:rFonts w:ascii="Segoe UI" w:eastAsia="Meiryo UI" w:hAnsi="Segoe UI" w:cs="Segoe UI"/>
                  <w:kern w:val="0"/>
                </w:rPr>
                <w:delText>nginx</w:delText>
              </w:r>
            </w:del>
            <w:ins w:id="1934" w:author="Kitase" w:date="2015-07-25T07:04:00Z">
              <w:r w:rsidR="00C93179" w:rsidRPr="00DF1A2F">
                <w:rPr>
                  <w:rFonts w:ascii="Segoe UI" w:eastAsia="Meiryo UI" w:hAnsi="Segoe UI" w:cs="Segoe UI"/>
                  <w:kern w:val="0"/>
                </w:rPr>
                <w:t>n</w:t>
              </w:r>
            </w:ins>
            <w:ins w:id="1935" w:author="Kitase" w:date="2015-07-25T05:18:00Z">
              <w:r w:rsidR="00730126" w:rsidRPr="00DF1A2F">
                <w:rPr>
                  <w:rFonts w:ascii="Segoe UI" w:eastAsia="Meiryo UI" w:hAnsi="Segoe UI" w:cs="Segoe UI"/>
                  <w:kern w:val="0"/>
                </w:rPr>
                <w:t>ginx</w:t>
              </w:r>
            </w:ins>
            <w:r w:rsidRPr="00DF1A2F">
              <w:rPr>
                <w:rFonts w:ascii="Segoe UI" w:eastAsia="Meiryo UI" w:hAnsi="Segoe UI" w:cs="Segoe UI"/>
                <w:kern w:val="0"/>
              </w:rPr>
              <w:t xml:space="preserve"> </w:t>
            </w:r>
            <w:del w:id="1936" w:author="Kitase" w:date="2015-07-25T05:35:00Z">
              <w:r w:rsidRPr="00DF1A2F" w:rsidDel="00D86558">
                <w:rPr>
                  <w:rFonts w:ascii="Segoe UI" w:eastAsia="Meiryo UI" w:hAnsi="Segoe UI" w:cs="Segoe UI"/>
                  <w:kern w:val="0"/>
                </w:rPr>
                <w:delText>–</w:delText>
              </w:r>
            </w:del>
            <w:ins w:id="1937" w:author="Kitase" w:date="2015-07-25T05:35:00Z">
              <w:r w:rsidR="00D86558" w:rsidRPr="00DF1A2F">
                <w:rPr>
                  <w:rFonts w:ascii="Segoe UI" w:eastAsia="Meiryo UI" w:hAnsi="Segoe UI" w:cs="Segoe UI"/>
                  <w:kern w:val="0"/>
                </w:rPr>
                <w:t>-</w:t>
              </w:r>
            </w:ins>
            <w:r w:rsidRPr="00DF1A2F">
              <w:rPr>
                <w:rFonts w:ascii="Segoe UI" w:eastAsia="Meiryo UI" w:hAnsi="Segoe UI" w:cs="Segoe UI"/>
                <w:kern w:val="0"/>
              </w:rPr>
              <w:t>t</w:t>
            </w:r>
          </w:p>
          <w:p w14:paraId="210648AD" w14:textId="77777777" w:rsidR="00574A5A" w:rsidRPr="00DF1A2F" w:rsidRDefault="00574A5A" w:rsidP="00590F8D">
            <w:pPr>
              <w:autoSpaceDE w:val="0"/>
              <w:autoSpaceDN w:val="0"/>
              <w:adjustRightInd w:val="0"/>
              <w:jc w:val="left"/>
              <w:rPr>
                <w:rFonts w:ascii="Segoe UI" w:eastAsia="Meiryo UI" w:hAnsi="Segoe UI" w:cs="Segoe UI"/>
                <w:sz w:val="20"/>
                <w:szCs w:val="20"/>
              </w:rPr>
            </w:pPr>
            <w:r w:rsidRPr="00DF1A2F">
              <w:rPr>
                <w:rFonts w:ascii="Segoe UI" w:eastAsia="Meiryo UI" w:hAnsi="Segoe UI" w:cs="Segoe UI"/>
                <w:sz w:val="20"/>
                <w:szCs w:val="20"/>
              </w:rPr>
              <w:t>[root@frontweb ~]#</w:t>
            </w:r>
            <w:r w:rsidRPr="00DF1A2F">
              <w:rPr>
                <w:rFonts w:ascii="Segoe UI" w:eastAsia="Meiryo UI" w:hAnsi="Segoe UI" w:cs="Segoe UI"/>
                <w:kern w:val="0"/>
              </w:rPr>
              <w:t xml:space="preserve"> service </w:t>
            </w:r>
            <w:del w:id="1938" w:author="Kitase" w:date="2015-07-25T05:18:00Z">
              <w:r w:rsidRPr="00DF1A2F" w:rsidDel="00730126">
                <w:rPr>
                  <w:rFonts w:ascii="Segoe UI" w:eastAsia="Meiryo UI" w:hAnsi="Segoe UI" w:cs="Segoe UI"/>
                  <w:kern w:val="0"/>
                </w:rPr>
                <w:delText>nginx</w:delText>
              </w:r>
            </w:del>
            <w:ins w:id="1939" w:author="Kitase" w:date="2015-07-25T05:18:00Z">
              <w:r w:rsidR="00C93179" w:rsidRPr="00DF1A2F">
                <w:rPr>
                  <w:rFonts w:ascii="Segoe UI" w:eastAsia="Meiryo UI" w:hAnsi="Segoe UI" w:cs="Segoe UI"/>
                  <w:kern w:val="0"/>
                </w:rPr>
                <w:t>n</w:t>
              </w:r>
              <w:r w:rsidR="00730126" w:rsidRPr="00DF1A2F">
                <w:rPr>
                  <w:rFonts w:ascii="Segoe UI" w:eastAsia="Meiryo UI" w:hAnsi="Segoe UI" w:cs="Segoe UI"/>
                  <w:kern w:val="0"/>
                </w:rPr>
                <w:t>ginx</w:t>
              </w:r>
            </w:ins>
            <w:r w:rsidRPr="00DF1A2F">
              <w:rPr>
                <w:rFonts w:ascii="Segoe UI" w:eastAsia="Meiryo UI" w:hAnsi="Segoe UI" w:cs="Segoe UI"/>
                <w:kern w:val="0"/>
              </w:rPr>
              <w:t xml:space="preserve"> reload</w:t>
            </w:r>
          </w:p>
        </w:tc>
      </w:tr>
    </w:tbl>
    <w:p w14:paraId="0210EF1D" w14:textId="77777777" w:rsidR="00574A5A" w:rsidRPr="00DF1A2F" w:rsidRDefault="00574A5A" w:rsidP="00574A5A">
      <w:pPr>
        <w:rPr>
          <w:rFonts w:ascii="Segoe UI" w:eastAsia="Meiryo UI" w:hAnsi="Segoe UI" w:cs="Segoe UI"/>
        </w:rPr>
      </w:pPr>
    </w:p>
    <w:p w14:paraId="5EB1E767" w14:textId="77777777" w:rsidR="00574A5A" w:rsidRPr="00DF1A2F" w:rsidRDefault="00574A5A" w:rsidP="00574A5A">
      <w:pPr>
        <w:rPr>
          <w:rFonts w:ascii="Segoe UI" w:eastAsia="Meiryo UI" w:hAnsi="Segoe UI" w:cs="Segoe UI"/>
        </w:rPr>
      </w:pPr>
      <w:r w:rsidRPr="00DF1A2F">
        <w:rPr>
          <w:rFonts w:ascii="Segoe UI" w:eastAsia="Meiryo UI" w:hAnsi="Segoe UI" w:cs="Segoe UI" w:hint="eastAsia"/>
        </w:rPr>
        <w:t>これで</w:t>
      </w:r>
      <w:r w:rsidRPr="00DF1A2F">
        <w:rPr>
          <w:rFonts w:ascii="Segoe UI" w:eastAsia="Meiryo UI" w:hAnsi="Segoe UI" w:cs="Segoe UI"/>
        </w:rPr>
        <w:t>Load Balancer</w:t>
      </w:r>
      <w:r w:rsidRPr="00DF1A2F">
        <w:rPr>
          <w:rFonts w:ascii="Segoe UI" w:eastAsia="Meiryo UI" w:hAnsi="Segoe UI" w:cs="Segoe UI" w:hint="eastAsia"/>
        </w:rPr>
        <w:t>の設定は完了です。再度以下の</w:t>
      </w:r>
      <w:r w:rsidRPr="00DF1A2F">
        <w:rPr>
          <w:rFonts w:ascii="Segoe UI" w:eastAsia="Meiryo UI" w:hAnsi="Segoe UI" w:cs="Segoe UI"/>
        </w:rPr>
        <w:t>URL</w:t>
      </w:r>
      <w:r w:rsidRPr="00DF1A2F">
        <w:rPr>
          <w:rFonts w:ascii="Segoe UI" w:eastAsia="Meiryo UI" w:hAnsi="Segoe UI" w:cs="Segoe UI" w:hint="eastAsia"/>
        </w:rPr>
        <w:t>を開いてみましょう。</w:t>
      </w:r>
    </w:p>
    <w:p w14:paraId="6A073947" w14:textId="77777777" w:rsidR="00574A5A" w:rsidRPr="00DF1A2F" w:rsidRDefault="00574A5A" w:rsidP="00574A5A">
      <w:pPr>
        <w:rPr>
          <w:rFonts w:ascii="Segoe UI" w:eastAsia="Meiryo UI"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50"/>
      </w:tblGrid>
      <w:tr w:rsidR="00574A5A" w:rsidRPr="00DF1A2F" w14:paraId="0E2F7DAB" w14:textId="77777777" w:rsidTr="00590F8D">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322D47FD" w14:textId="22175763" w:rsidR="00574A5A" w:rsidRPr="00DF1A2F" w:rsidRDefault="00BF5FEC" w:rsidP="00BF5FEC">
            <w:pPr>
              <w:spacing w:line="300" w:lineRule="exact"/>
              <w:rPr>
                <w:rFonts w:ascii="Segoe UI" w:eastAsia="Meiryo UI" w:hAnsi="Segoe UI" w:cs="Segoe UI"/>
                <w:sz w:val="20"/>
                <w:szCs w:val="20"/>
              </w:rPr>
              <w:pPrChange w:id="1940" w:author="Kitase" w:date="2015-08-02T09:50:00Z">
                <w:pPr>
                  <w:spacing w:line="300" w:lineRule="exact"/>
                </w:pPr>
              </w:pPrChange>
            </w:pPr>
            <w:ins w:id="1941" w:author="Kitase" w:date="2015-08-02T09:51:00Z">
              <w:r w:rsidRPr="00BF5FEC">
                <w:rPr>
                  <w:rFonts w:ascii="Segoe UI" w:eastAsia="Meiryo UI" w:hAnsi="Segoe UI" w:cs="Segoe UI"/>
                  <w:sz w:val="20"/>
                  <w:szCs w:val="20"/>
                  <w:rPrChange w:id="1942" w:author="Kitase" w:date="2015-08-02T09:51:00Z">
                    <w:rPr>
                      <w:rStyle w:val="Hyperlink"/>
                      <w:rFonts w:ascii="Segoe UI" w:eastAsia="Meiryo UI" w:hAnsi="Segoe UI" w:cs="Segoe UI"/>
                      <w:sz w:val="20"/>
                      <w:szCs w:val="20"/>
                    </w:rPr>
                  </w:rPrChange>
                </w:rPr>
                <w:t>http://&lt;Load</w:t>
              </w:r>
            </w:ins>
            <w:ins w:id="1943" w:author="Kitase" w:date="2015-08-02T09:50:00Z">
              <w:r>
                <w:rPr>
                  <w:rFonts w:ascii="Segoe UI" w:eastAsia="Meiryo UI" w:hAnsi="Segoe UI" w:cs="Segoe UI" w:hint="eastAsia"/>
                  <w:sz w:val="20"/>
                  <w:szCs w:val="20"/>
                </w:rPr>
                <w:t xml:space="preserve"> Balancer</w:t>
              </w:r>
            </w:ins>
            <w:ins w:id="1944" w:author="Kitase" w:date="2015-08-02T09:51:00Z">
              <w:r>
                <w:rPr>
                  <w:rFonts w:ascii="Segoe UI" w:eastAsia="Meiryo UI" w:hAnsi="Segoe UI" w:cs="Segoe UI" w:hint="eastAsia"/>
                  <w:sz w:val="20"/>
                  <w:szCs w:val="20"/>
                </w:rPr>
                <w:t>のパブリック</w:t>
              </w:r>
              <w:r>
                <w:rPr>
                  <w:rFonts w:ascii="Segoe UI" w:eastAsia="Meiryo UI" w:hAnsi="Segoe UI" w:cs="Segoe UI" w:hint="eastAsia"/>
                  <w:sz w:val="20"/>
                  <w:szCs w:val="20"/>
                </w:rPr>
                <w:t>IP</w:t>
              </w:r>
              <w:r>
                <w:rPr>
                  <w:rFonts w:ascii="Segoe UI" w:eastAsia="Meiryo UI" w:hAnsi="Segoe UI" w:cs="Segoe UI" w:hint="eastAsia"/>
                  <w:sz w:val="20"/>
                  <w:szCs w:val="20"/>
                </w:rPr>
                <w:t>アドレス</w:t>
              </w:r>
            </w:ins>
            <w:ins w:id="1945" w:author="Kitase" w:date="2015-08-02T09:50:00Z">
              <w:r>
                <w:rPr>
                  <w:rFonts w:ascii="Segoe UI" w:eastAsia="Meiryo UI" w:hAnsi="Segoe UI" w:cs="Segoe UI"/>
                  <w:sz w:val="20"/>
                  <w:szCs w:val="20"/>
                </w:rPr>
                <w:t>&gt;</w:t>
              </w:r>
            </w:ins>
            <w:del w:id="1946" w:author="Kitase" w:date="2015-08-02T09:50:00Z">
              <w:r w:rsidR="00574A5A" w:rsidRPr="00BF5FEC" w:rsidDel="00BF5FEC">
                <w:rPr>
                  <w:rFonts w:ascii="Segoe UI" w:eastAsia="Meiryo UI" w:hAnsi="Segoe UI" w:cs="Segoe UI"/>
                  <w:sz w:val="20"/>
                  <w:szCs w:val="20"/>
                  <w:rPrChange w:id="1947" w:author="Kitase" w:date="2015-08-02T09:50:00Z">
                    <w:rPr>
                      <w:rStyle w:val="Hyperlink"/>
                      <w:rFonts w:ascii="Segoe UI" w:eastAsia="Meiryo UI" w:hAnsi="Segoe UI" w:cs="Segoe UI"/>
                      <w:sz w:val="20"/>
                      <w:szCs w:val="20"/>
                    </w:rPr>
                  </w:rPrChange>
                </w:rPr>
                <w:delText>Reverse</w:delText>
              </w:r>
              <w:r w:rsidR="00574A5A" w:rsidRPr="00DF1A2F" w:rsidDel="00BF5FEC">
                <w:rPr>
                  <w:rFonts w:ascii="Segoe UI" w:eastAsia="Meiryo UI" w:hAnsi="Segoe UI" w:cs="Segoe UI"/>
                  <w:sz w:val="20"/>
                  <w:szCs w:val="20"/>
                </w:rPr>
                <w:delText xml:space="preserve"> Proxy</w:delText>
              </w:r>
              <w:r w:rsidR="00574A5A" w:rsidRPr="00DF1A2F" w:rsidDel="00BF5FEC">
                <w:rPr>
                  <w:rFonts w:ascii="Segoe UI" w:eastAsia="Meiryo UI" w:hAnsi="Segoe UI" w:cs="Segoe UI" w:hint="eastAsia"/>
                  <w:sz w:val="20"/>
                  <w:szCs w:val="20"/>
                </w:rPr>
                <w:delText>マシンの</w:delText>
              </w:r>
            </w:del>
            <w:del w:id="1948" w:author="Kitase" w:date="2015-08-02T09:51:00Z">
              <w:r w:rsidR="00574A5A" w:rsidRPr="00DF1A2F" w:rsidDel="00BF5FEC">
                <w:rPr>
                  <w:rFonts w:ascii="Segoe UI" w:eastAsia="Meiryo UI" w:hAnsi="Segoe UI" w:cs="Segoe UI"/>
                  <w:sz w:val="20"/>
                  <w:szCs w:val="20"/>
                </w:rPr>
                <w:delText>Public IP Address</w:delText>
              </w:r>
            </w:del>
            <w:r w:rsidR="00574A5A" w:rsidRPr="00DF1A2F">
              <w:rPr>
                <w:rFonts w:ascii="Segoe UI" w:eastAsia="Meiryo UI" w:hAnsi="Segoe UI" w:cs="Segoe UI"/>
                <w:sz w:val="20"/>
                <w:szCs w:val="20"/>
              </w:rPr>
              <w:t>/</w:t>
            </w:r>
          </w:p>
        </w:tc>
      </w:tr>
    </w:tbl>
    <w:p w14:paraId="4EF4CAE8" w14:textId="77777777" w:rsidR="00574A5A" w:rsidRPr="00DF1A2F" w:rsidRDefault="00574A5A" w:rsidP="00574A5A">
      <w:pPr>
        <w:rPr>
          <w:rFonts w:ascii="Segoe UI" w:eastAsia="Meiryo UI" w:hAnsi="Segoe UI" w:cs="Segoe UI"/>
        </w:rPr>
      </w:pPr>
    </w:p>
    <w:p w14:paraId="2019128E" w14:textId="77777777" w:rsidR="00574A5A" w:rsidRPr="00DF1A2F" w:rsidRDefault="00574A5A" w:rsidP="00574A5A">
      <w:pPr>
        <w:rPr>
          <w:ins w:id="1949" w:author="Kitase" w:date="2015-07-26T12:46:00Z"/>
          <w:rFonts w:ascii="Segoe UI" w:eastAsia="Meiryo UI" w:hAnsi="Segoe UI" w:cs="Segoe UI"/>
        </w:rPr>
      </w:pPr>
      <w:r w:rsidRPr="00DF1A2F">
        <w:rPr>
          <w:rFonts w:ascii="Segoe UI" w:eastAsia="Meiryo UI" w:hAnsi="Segoe UI" w:cs="Segoe UI" w:hint="eastAsia"/>
        </w:rPr>
        <w:t>適切に設定されていれば、背後の</w:t>
      </w:r>
      <w:del w:id="1950" w:author="Kitase" w:date="2015-07-25T05:18:00Z">
        <w:r w:rsidRPr="00DF1A2F" w:rsidDel="00730126">
          <w:rPr>
            <w:rFonts w:ascii="Segoe UI" w:eastAsia="Meiryo UI" w:hAnsi="Segoe UI" w:cs="Segoe UI"/>
          </w:rPr>
          <w:delText>Wordpress</w:delText>
        </w:r>
      </w:del>
      <w:ins w:id="1951" w:author="Kitase" w:date="2015-07-25T05:18:00Z">
        <w:r w:rsidR="00730126" w:rsidRPr="00DF1A2F">
          <w:rPr>
            <w:rFonts w:ascii="Segoe UI" w:eastAsia="Meiryo UI" w:hAnsi="Segoe UI" w:cs="Segoe UI"/>
          </w:rPr>
          <w:t>WordPress</w:t>
        </w:r>
      </w:ins>
      <w:r w:rsidRPr="00DF1A2F">
        <w:rPr>
          <w:rFonts w:ascii="Segoe UI" w:eastAsia="Meiryo UI" w:hAnsi="Segoe UI" w:cs="Segoe UI" w:hint="eastAsia"/>
        </w:rPr>
        <w:t>サーバに設定した</w:t>
      </w:r>
      <w:del w:id="1952" w:author="Kitase" w:date="2015-07-25T05:18:00Z">
        <w:r w:rsidRPr="00DF1A2F" w:rsidDel="00730126">
          <w:rPr>
            <w:rFonts w:ascii="Segoe UI" w:eastAsia="Meiryo UI" w:hAnsi="Segoe UI" w:cs="Segoe UI"/>
          </w:rPr>
          <w:delText>Wordpress</w:delText>
        </w:r>
      </w:del>
      <w:ins w:id="1953" w:author="Kitase" w:date="2015-07-25T05:18:00Z">
        <w:r w:rsidR="00730126" w:rsidRPr="00DF1A2F">
          <w:rPr>
            <w:rFonts w:ascii="Segoe UI" w:eastAsia="Meiryo UI" w:hAnsi="Segoe UI" w:cs="Segoe UI"/>
          </w:rPr>
          <w:t>WordPress</w:t>
        </w:r>
      </w:ins>
      <w:r w:rsidRPr="00DF1A2F">
        <w:rPr>
          <w:rFonts w:ascii="Segoe UI" w:eastAsia="Meiryo UI" w:hAnsi="Segoe UI" w:cs="Segoe UI" w:hint="eastAsia"/>
        </w:rPr>
        <w:t>のページが表示されます。</w:t>
      </w:r>
    </w:p>
    <w:p w14:paraId="0D47B9A8" w14:textId="77777777" w:rsidR="001F3203" w:rsidRPr="00DF1A2F" w:rsidRDefault="001F3203" w:rsidP="00574A5A">
      <w:pPr>
        <w:rPr>
          <w:ins w:id="1954" w:author="Kitase" w:date="2015-07-26T12:46:00Z"/>
          <w:rFonts w:ascii="Segoe UI" w:eastAsia="Meiryo UI" w:hAnsi="Segoe UI" w:cs="Segoe UI"/>
        </w:rPr>
      </w:pPr>
    </w:p>
    <w:p w14:paraId="108B5290" w14:textId="3FC2D946" w:rsidR="001F3203" w:rsidRPr="00DF1A2F" w:rsidRDefault="001F3203" w:rsidP="00574A5A">
      <w:pPr>
        <w:rPr>
          <w:ins w:id="1955" w:author="Kitase" w:date="2015-07-26T12:47:00Z"/>
          <w:rFonts w:ascii="Segoe UI" w:eastAsia="Meiryo UI" w:hAnsi="Segoe UI" w:cs="Segoe UI"/>
        </w:rPr>
      </w:pPr>
      <w:ins w:id="1956" w:author="Kitase" w:date="2015-07-26T12:48:00Z">
        <w:r w:rsidRPr="00DF1A2F">
          <w:rPr>
            <w:rFonts w:ascii="Segoe UI" w:eastAsia="Meiryo UI" w:hAnsi="Segoe UI" w:cs="Segoe UI" w:hint="eastAsia"/>
          </w:rPr>
          <w:t>適切に表示されれば、</w:t>
        </w:r>
        <w:r w:rsidRPr="00DF1A2F">
          <w:rPr>
            <w:rFonts w:ascii="Segoe UI" w:eastAsia="Meiryo UI" w:hAnsi="Segoe UI" w:cs="Segoe UI"/>
          </w:rPr>
          <w:t>Wordpress</w:t>
        </w:r>
      </w:ins>
      <w:ins w:id="1957" w:author="Kitase" w:date="2015-07-26T12:49:00Z">
        <w:r w:rsidRPr="00DF1A2F">
          <w:rPr>
            <w:rFonts w:ascii="Segoe UI" w:eastAsia="Meiryo UI" w:hAnsi="Segoe UI" w:cs="Segoe UI" w:hint="eastAsia"/>
          </w:rPr>
          <w:t>の管理者アカウントでログインし、</w:t>
        </w:r>
      </w:ins>
      <w:ins w:id="1958" w:author="Kitase" w:date="2015-07-26T12:47:00Z">
        <w:r w:rsidRPr="00DF1A2F">
          <w:rPr>
            <w:rFonts w:ascii="Segoe UI" w:eastAsia="Meiryo UI" w:hAnsi="Segoe UI" w:cs="Segoe UI"/>
          </w:rPr>
          <w:t>Settings - General Settings</w:t>
        </w:r>
        <w:r w:rsidRPr="00DF1A2F">
          <w:rPr>
            <w:rFonts w:ascii="Segoe UI" w:eastAsia="Meiryo UI" w:hAnsi="Segoe UI" w:cs="Segoe UI" w:hint="eastAsia"/>
          </w:rPr>
          <w:t>で、下記設定</w:t>
        </w:r>
      </w:ins>
      <w:ins w:id="1959" w:author="Kitase" w:date="2015-07-26T12:48:00Z">
        <w:r w:rsidRPr="00DF1A2F">
          <w:rPr>
            <w:rFonts w:ascii="Segoe UI" w:eastAsia="Meiryo UI" w:hAnsi="Segoe UI" w:cs="Segoe UI" w:hint="eastAsia"/>
          </w:rPr>
          <w:t>を変更してください。</w:t>
        </w:r>
      </w:ins>
    </w:p>
    <w:p w14:paraId="570781A4" w14:textId="46726D30" w:rsidR="001F3203" w:rsidRPr="00DF1A2F" w:rsidRDefault="001F3203" w:rsidP="00574A5A">
      <w:pPr>
        <w:rPr>
          <w:ins w:id="1960" w:author="Kitase" w:date="2015-07-26T12:47:00Z"/>
          <w:rFonts w:ascii="Segoe UI" w:eastAsia="Meiryo UI" w:hAnsi="Segoe UI" w:cs="Segoe UI"/>
        </w:rPr>
      </w:pPr>
      <w:ins w:id="1961" w:author="Kitase" w:date="2015-07-26T12:47:00Z">
        <w:r w:rsidRPr="00DF1A2F">
          <w:rPr>
            <w:rFonts w:ascii="Segoe UI" w:eastAsia="Meiryo UI" w:hAnsi="Segoe UI" w:cs="Segoe UI"/>
          </w:rPr>
          <w:t>WordPress Address (URL)</w:t>
        </w:r>
      </w:ins>
      <w:ins w:id="1962" w:author="Kitase" w:date="2015-07-26T12:48:00Z">
        <w:r w:rsidRPr="00DF1A2F">
          <w:rPr>
            <w:rFonts w:ascii="Segoe UI" w:eastAsia="Meiryo UI" w:hAnsi="Segoe UI" w:cs="Segoe UI"/>
          </w:rPr>
          <w:t xml:space="preserve">: </w:t>
        </w:r>
      </w:ins>
      <w:ins w:id="1963" w:author="Kitase" w:date="2015-08-02T09:51:00Z">
        <w:r w:rsidR="00BF5FEC" w:rsidRPr="007F7591">
          <w:rPr>
            <w:rFonts w:ascii="Segoe UI" w:eastAsia="Meiryo UI" w:hAnsi="Segoe UI" w:cs="Segoe UI"/>
            <w:sz w:val="20"/>
            <w:szCs w:val="20"/>
          </w:rPr>
          <w:t>http://&lt;Load</w:t>
        </w:r>
        <w:r w:rsidR="00BF5FEC">
          <w:rPr>
            <w:rFonts w:ascii="Segoe UI" w:eastAsia="Meiryo UI" w:hAnsi="Segoe UI" w:cs="Segoe UI" w:hint="eastAsia"/>
            <w:sz w:val="20"/>
            <w:szCs w:val="20"/>
          </w:rPr>
          <w:t xml:space="preserve"> Balancer</w:t>
        </w:r>
        <w:r w:rsidR="00BF5FEC">
          <w:rPr>
            <w:rFonts w:ascii="Segoe UI" w:eastAsia="Meiryo UI" w:hAnsi="Segoe UI" w:cs="Segoe UI" w:hint="eastAsia"/>
            <w:sz w:val="20"/>
            <w:szCs w:val="20"/>
          </w:rPr>
          <w:t>のパブリック</w:t>
        </w:r>
        <w:r w:rsidR="00BF5FEC">
          <w:rPr>
            <w:rFonts w:ascii="Segoe UI" w:eastAsia="Meiryo UI" w:hAnsi="Segoe UI" w:cs="Segoe UI" w:hint="eastAsia"/>
            <w:sz w:val="20"/>
            <w:szCs w:val="20"/>
          </w:rPr>
          <w:t>IP</w:t>
        </w:r>
        <w:r w:rsidR="00BF5FEC">
          <w:rPr>
            <w:rFonts w:ascii="Segoe UI" w:eastAsia="Meiryo UI" w:hAnsi="Segoe UI" w:cs="Segoe UI" w:hint="eastAsia"/>
            <w:sz w:val="20"/>
            <w:szCs w:val="20"/>
          </w:rPr>
          <w:t>アドレス</w:t>
        </w:r>
        <w:r w:rsidR="00BF5FEC">
          <w:rPr>
            <w:rFonts w:ascii="Segoe UI" w:eastAsia="Meiryo UI" w:hAnsi="Segoe UI" w:cs="Segoe UI"/>
            <w:sz w:val="20"/>
            <w:szCs w:val="20"/>
          </w:rPr>
          <w:t>&gt;</w:t>
        </w:r>
      </w:ins>
    </w:p>
    <w:p w14:paraId="14865F04" w14:textId="6F20B0A4" w:rsidR="001F3203" w:rsidRPr="00DF1A2F" w:rsidRDefault="001F3203" w:rsidP="00574A5A">
      <w:pPr>
        <w:rPr>
          <w:ins w:id="1964" w:author="Kitase" w:date="2015-07-26T12:49:00Z"/>
          <w:rFonts w:ascii="Segoe UI" w:eastAsia="Meiryo UI" w:hAnsi="Segoe UI" w:cs="Segoe UI"/>
        </w:rPr>
      </w:pPr>
      <w:ins w:id="1965" w:author="Kitase" w:date="2015-07-26T12:47:00Z">
        <w:r w:rsidRPr="00DF1A2F">
          <w:rPr>
            <w:rFonts w:ascii="Segoe UI" w:eastAsia="Meiryo UI" w:hAnsi="Segoe UI" w:cs="Segoe UI"/>
          </w:rPr>
          <w:t>Site Address (URL)</w:t>
        </w:r>
      </w:ins>
      <w:ins w:id="1966" w:author="Kitase" w:date="2015-07-26T12:48:00Z">
        <w:r w:rsidRPr="00DF1A2F">
          <w:rPr>
            <w:rFonts w:ascii="Segoe UI" w:eastAsia="Meiryo UI" w:hAnsi="Segoe UI" w:cs="Segoe UI"/>
          </w:rPr>
          <w:t xml:space="preserve">: </w:t>
        </w:r>
      </w:ins>
      <w:ins w:id="1967" w:author="Kitase" w:date="2015-08-02T09:51:00Z">
        <w:r w:rsidR="00BF5FEC" w:rsidRPr="007F7591">
          <w:rPr>
            <w:rFonts w:ascii="Segoe UI" w:eastAsia="Meiryo UI" w:hAnsi="Segoe UI" w:cs="Segoe UI"/>
            <w:sz w:val="20"/>
            <w:szCs w:val="20"/>
          </w:rPr>
          <w:t>http://&lt;Load</w:t>
        </w:r>
        <w:r w:rsidR="00BF5FEC">
          <w:rPr>
            <w:rFonts w:ascii="Segoe UI" w:eastAsia="Meiryo UI" w:hAnsi="Segoe UI" w:cs="Segoe UI" w:hint="eastAsia"/>
            <w:sz w:val="20"/>
            <w:szCs w:val="20"/>
          </w:rPr>
          <w:t xml:space="preserve"> Balancer</w:t>
        </w:r>
        <w:r w:rsidR="00BF5FEC">
          <w:rPr>
            <w:rFonts w:ascii="Segoe UI" w:eastAsia="Meiryo UI" w:hAnsi="Segoe UI" w:cs="Segoe UI" w:hint="eastAsia"/>
            <w:sz w:val="20"/>
            <w:szCs w:val="20"/>
          </w:rPr>
          <w:t>のパブリック</w:t>
        </w:r>
        <w:r w:rsidR="00BF5FEC">
          <w:rPr>
            <w:rFonts w:ascii="Segoe UI" w:eastAsia="Meiryo UI" w:hAnsi="Segoe UI" w:cs="Segoe UI" w:hint="eastAsia"/>
            <w:sz w:val="20"/>
            <w:szCs w:val="20"/>
          </w:rPr>
          <w:t>IP</w:t>
        </w:r>
        <w:r w:rsidR="00BF5FEC">
          <w:rPr>
            <w:rFonts w:ascii="Segoe UI" w:eastAsia="Meiryo UI" w:hAnsi="Segoe UI" w:cs="Segoe UI" w:hint="eastAsia"/>
            <w:sz w:val="20"/>
            <w:szCs w:val="20"/>
          </w:rPr>
          <w:t>アドレス</w:t>
        </w:r>
        <w:r w:rsidR="00BF5FEC">
          <w:rPr>
            <w:rFonts w:ascii="Segoe UI" w:eastAsia="Meiryo UI" w:hAnsi="Segoe UI" w:cs="Segoe UI"/>
            <w:sz w:val="20"/>
            <w:szCs w:val="20"/>
          </w:rPr>
          <w:t>&gt;</w:t>
        </w:r>
      </w:ins>
      <w:bookmarkStart w:id="1968" w:name="_GoBack"/>
      <w:bookmarkEnd w:id="1968"/>
    </w:p>
    <w:p w14:paraId="31162467" w14:textId="21CA4738" w:rsidR="001F3203" w:rsidRPr="00DF1A2F" w:rsidRDefault="001F3203" w:rsidP="00574A5A">
      <w:pPr>
        <w:rPr>
          <w:rFonts w:ascii="Segoe UI" w:eastAsia="Meiryo UI" w:hAnsi="Segoe UI" w:cs="Segoe UI"/>
        </w:rPr>
      </w:pPr>
      <w:ins w:id="1969" w:author="Kitase" w:date="2015-07-26T12:49:00Z">
        <w:r w:rsidRPr="00DF1A2F">
          <w:rPr>
            <w:rFonts w:ascii="Segoe UI" w:eastAsia="Meiryo UI" w:hAnsi="Segoe UI" w:cs="Segoe UI"/>
            <w:noProof/>
            <w:rPrChange w:id="1970" w:author="Kitase" w:date="2015-07-26T16:23:00Z">
              <w:rPr>
                <w:noProof/>
              </w:rPr>
            </w:rPrChange>
          </w:rPr>
          <w:drawing>
            <wp:inline distT="0" distB="0" distL="0" distR="0" wp14:anchorId="681AF33A" wp14:editId="0E6237F5">
              <wp:extent cx="5759450" cy="10426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042670"/>
                      </a:xfrm>
                      <a:prstGeom prst="rect">
                        <a:avLst/>
                      </a:prstGeom>
                    </pic:spPr>
                  </pic:pic>
                </a:graphicData>
              </a:graphic>
            </wp:inline>
          </w:drawing>
        </w:r>
      </w:ins>
    </w:p>
    <w:p w14:paraId="7CE9971E" w14:textId="77777777" w:rsidR="00574A5A" w:rsidRPr="00DF1A2F" w:rsidRDefault="00801BDE" w:rsidP="00574A5A">
      <w:pPr>
        <w:rPr>
          <w:rFonts w:ascii="Segoe UI" w:eastAsia="Meiryo UI" w:hAnsi="Segoe UI" w:cs="Segoe UI"/>
        </w:rPr>
      </w:pPr>
      <w:ins w:id="1971" w:author="Kitase" w:date="2015-07-25T07:11:00Z">
        <w:r w:rsidRPr="00DF1A2F">
          <w:rPr>
            <w:rFonts w:ascii="Segoe UI" w:eastAsia="Meiryo UI" w:hAnsi="Segoe UI" w:cs="Segoe UI"/>
          </w:rPr>
          <w:br w:type="page"/>
        </w:r>
      </w:ins>
    </w:p>
    <w:p w14:paraId="28574952" w14:textId="77777777" w:rsidR="00574A5A" w:rsidRPr="00DF1A2F" w:rsidRDefault="00574A5A" w:rsidP="00574A5A">
      <w:pPr>
        <w:pStyle w:val="Heading4"/>
        <w:ind w:right="105"/>
        <w:rPr>
          <w:rFonts w:ascii="Segoe UI" w:eastAsia="Meiryo UI" w:hAnsi="Segoe UI" w:cs="Segoe UI"/>
        </w:rPr>
      </w:pPr>
      <w:del w:id="1972" w:author="Kitase" w:date="2015-07-25T05:18:00Z">
        <w:r w:rsidRPr="00DF1A2F" w:rsidDel="00730126">
          <w:rPr>
            <w:rFonts w:ascii="Segoe UI" w:eastAsia="Meiryo UI" w:hAnsi="Segoe UI" w:cs="Segoe UI"/>
          </w:rPr>
          <w:lastRenderedPageBreak/>
          <w:delText>Nginx</w:delText>
        </w:r>
      </w:del>
      <w:ins w:id="1973" w:author="Kitase" w:date="2015-07-25T05:18:00Z">
        <w:r w:rsidR="00730126" w:rsidRPr="00DF1A2F">
          <w:rPr>
            <w:rFonts w:ascii="Segoe UI" w:eastAsia="Meiryo UI" w:hAnsi="Segoe UI" w:cs="Segoe UI"/>
          </w:rPr>
          <w:t>Nginx</w:t>
        </w:r>
      </w:ins>
      <w:r w:rsidRPr="00DF1A2F">
        <w:rPr>
          <w:rFonts w:ascii="Segoe UI" w:eastAsia="Meiryo UI" w:hAnsi="Segoe UI" w:cs="Segoe UI"/>
        </w:rPr>
        <w:t xml:space="preserve"> cache controller</w:t>
      </w:r>
      <w:r w:rsidRPr="00DF1A2F">
        <w:rPr>
          <w:rFonts w:ascii="Segoe UI" w:eastAsia="Meiryo UI" w:hAnsi="Segoe UI" w:cs="Segoe UI" w:hint="eastAsia"/>
        </w:rPr>
        <w:t>の</w:t>
      </w:r>
      <w:commentRangeStart w:id="1974"/>
      <w:r w:rsidRPr="00DF1A2F">
        <w:rPr>
          <w:rFonts w:ascii="Segoe UI" w:eastAsia="Meiryo UI" w:hAnsi="Segoe UI" w:cs="Segoe UI" w:hint="eastAsia"/>
        </w:rPr>
        <w:t>導入</w:t>
      </w:r>
      <w:commentRangeEnd w:id="1974"/>
      <w:r w:rsidR="00E24EC2" w:rsidRPr="00DF1A2F">
        <w:rPr>
          <w:rStyle w:val="CommentReference"/>
          <w:rFonts w:ascii="Segoe UI" w:eastAsia="Meiryo UI" w:hAnsi="Segoe UI" w:cs="Segoe UI"/>
          <w:b w:val="0"/>
          <w:bCs w:val="0"/>
          <w:rPrChange w:id="1975" w:author="Kitase" w:date="2015-07-26T16:23:00Z">
            <w:rPr>
              <w:rStyle w:val="CommentReference"/>
              <w:rFonts w:ascii="ＭＳ ゴシック" w:eastAsia="ＭＳ ゴシック" w:hAnsi="Century"/>
              <w:b w:val="0"/>
              <w:bCs w:val="0"/>
            </w:rPr>
          </w:rPrChange>
        </w:rPr>
        <w:commentReference w:id="1974"/>
      </w:r>
    </w:p>
    <w:p w14:paraId="37A48629" w14:textId="77777777" w:rsidR="00574A5A" w:rsidRPr="00DF1A2F" w:rsidRDefault="00574A5A" w:rsidP="009660FD">
      <w:pPr>
        <w:ind w:firstLineChars="100" w:firstLine="210"/>
        <w:rPr>
          <w:rFonts w:ascii="Segoe UI" w:eastAsia="Meiryo UI" w:hAnsi="Segoe UI" w:cs="Segoe UI"/>
        </w:rPr>
      </w:pPr>
      <w:r w:rsidRPr="00DF1A2F">
        <w:rPr>
          <w:rFonts w:ascii="Segoe UI" w:eastAsia="Meiryo UI" w:hAnsi="Segoe UI" w:cs="Segoe UI" w:hint="eastAsia"/>
        </w:rPr>
        <w:t>コンテンツのキャッシュは</w:t>
      </w:r>
      <w:r w:rsidR="00913D22" w:rsidRPr="00DF1A2F">
        <w:rPr>
          <w:rFonts w:ascii="Segoe UI" w:eastAsia="Meiryo UI" w:hAnsi="Segoe UI" w:cs="Segoe UI" w:hint="eastAsia"/>
        </w:rPr>
        <w:t>サーバの応答速度の向上に非常に</w:t>
      </w:r>
      <w:r w:rsidR="00292031" w:rsidRPr="00DF1A2F">
        <w:rPr>
          <w:rFonts w:ascii="Segoe UI" w:eastAsia="Meiryo UI" w:hAnsi="Segoe UI" w:cs="Segoe UI" w:hint="eastAsia"/>
        </w:rPr>
        <w:t>有用です</w:t>
      </w:r>
      <w:r w:rsidR="00913D22" w:rsidRPr="00DF1A2F">
        <w:rPr>
          <w:rFonts w:ascii="Segoe UI" w:eastAsia="Meiryo UI" w:hAnsi="Segoe UI" w:cs="Segoe UI" w:hint="eastAsia"/>
        </w:rPr>
        <w:t>。しかし、</w:t>
      </w:r>
      <w:r w:rsidR="009B37D4" w:rsidRPr="00DF1A2F">
        <w:rPr>
          <w:rFonts w:ascii="Segoe UI" w:eastAsia="Meiryo UI" w:hAnsi="Segoe UI" w:cs="Segoe UI" w:hint="eastAsia"/>
        </w:rPr>
        <w:t>内容が更新されたにも関わらず古い内容がキャッシュとして残り続けるのは問題です。これを解決するために、</w:t>
      </w:r>
      <w:del w:id="1976" w:author="Kitase" w:date="2015-07-25T05:18:00Z">
        <w:r w:rsidR="009B37D4" w:rsidRPr="00DF1A2F" w:rsidDel="00730126">
          <w:rPr>
            <w:rFonts w:ascii="Segoe UI" w:eastAsia="Meiryo UI" w:hAnsi="Segoe UI" w:cs="Segoe UI"/>
          </w:rPr>
          <w:delText>Wordpress</w:delText>
        </w:r>
      </w:del>
      <w:ins w:id="1977" w:author="Kitase" w:date="2015-07-25T05:18:00Z">
        <w:r w:rsidR="00730126" w:rsidRPr="00DF1A2F">
          <w:rPr>
            <w:rFonts w:ascii="Segoe UI" w:eastAsia="Meiryo UI" w:hAnsi="Segoe UI" w:cs="Segoe UI"/>
          </w:rPr>
          <w:t>WordPress</w:t>
        </w:r>
      </w:ins>
      <w:r w:rsidR="009B37D4" w:rsidRPr="00DF1A2F">
        <w:rPr>
          <w:rFonts w:ascii="Segoe UI" w:eastAsia="Meiryo UI" w:hAnsi="Segoe UI" w:cs="Segoe UI" w:hint="eastAsia"/>
        </w:rPr>
        <w:t>に</w:t>
      </w:r>
      <w:del w:id="1978" w:author="Kitase" w:date="2015-07-25T05:18:00Z">
        <w:r w:rsidR="009B37D4" w:rsidRPr="00DF1A2F" w:rsidDel="00730126">
          <w:rPr>
            <w:rFonts w:ascii="Segoe UI" w:eastAsia="Meiryo UI" w:hAnsi="Segoe UI" w:cs="Segoe UI"/>
          </w:rPr>
          <w:delText>Nginx</w:delText>
        </w:r>
      </w:del>
      <w:ins w:id="1979" w:author="Kitase" w:date="2015-07-25T05:18:00Z">
        <w:r w:rsidR="00730126" w:rsidRPr="00DF1A2F">
          <w:rPr>
            <w:rFonts w:ascii="Segoe UI" w:eastAsia="Meiryo UI" w:hAnsi="Segoe UI" w:cs="Segoe UI"/>
          </w:rPr>
          <w:t>Nginx</w:t>
        </w:r>
      </w:ins>
      <w:r w:rsidR="009B37D4" w:rsidRPr="00DF1A2F">
        <w:rPr>
          <w:rFonts w:ascii="Segoe UI" w:eastAsia="Meiryo UI" w:hAnsi="Segoe UI" w:cs="Segoe UI"/>
        </w:rPr>
        <w:t xml:space="preserve"> cache controller</w:t>
      </w:r>
      <w:r w:rsidR="009B37D4" w:rsidRPr="00DF1A2F">
        <w:rPr>
          <w:rFonts w:ascii="Segoe UI" w:eastAsia="Meiryo UI" w:hAnsi="Segoe UI" w:cs="Segoe UI" w:hint="eastAsia"/>
        </w:rPr>
        <w:t>プラグインを導入します。このプラグインを導入することで、記事を更新した際に、リバースプロキシに対して古いキャッシュを破棄し</w:t>
      </w:r>
      <w:r w:rsidR="009660FD" w:rsidRPr="00DF1A2F">
        <w:rPr>
          <w:rFonts w:ascii="Segoe UI" w:eastAsia="Meiryo UI" w:hAnsi="Segoe UI" w:cs="Segoe UI" w:hint="eastAsia"/>
        </w:rPr>
        <w:t>内容を更新するよう指示することができます。</w:t>
      </w:r>
    </w:p>
    <w:p w14:paraId="3DBBB5A7" w14:textId="77777777" w:rsidR="009660FD" w:rsidRPr="00DF1A2F" w:rsidRDefault="009660FD" w:rsidP="00574A5A">
      <w:pPr>
        <w:rPr>
          <w:rFonts w:ascii="Segoe UI" w:eastAsia="Meiryo UI" w:hAnsi="Segoe UI" w:cs="Segoe UI"/>
        </w:rPr>
      </w:pPr>
      <w:r w:rsidRPr="00DF1A2F">
        <w:rPr>
          <w:rFonts w:ascii="Segoe UI" w:eastAsia="Meiryo UI" w:hAnsi="Segoe UI" w:cs="Segoe UI" w:hint="eastAsia"/>
        </w:rPr>
        <w:t xml:space="preserve">　</w:t>
      </w:r>
      <w:del w:id="1980" w:author="Kitase" w:date="2015-07-25T05:18:00Z">
        <w:r w:rsidRPr="00DF1A2F" w:rsidDel="00730126">
          <w:rPr>
            <w:rFonts w:ascii="Segoe UI" w:eastAsia="Meiryo UI" w:hAnsi="Segoe UI" w:cs="Segoe UI"/>
          </w:rPr>
          <w:delText>Nginx</w:delText>
        </w:r>
      </w:del>
      <w:ins w:id="1981" w:author="Kitase" w:date="2015-07-25T05:18:00Z">
        <w:r w:rsidR="00730126" w:rsidRPr="00DF1A2F">
          <w:rPr>
            <w:rFonts w:ascii="Segoe UI" w:eastAsia="Meiryo UI" w:hAnsi="Segoe UI" w:cs="Segoe UI"/>
          </w:rPr>
          <w:t>Nginx</w:t>
        </w:r>
      </w:ins>
      <w:r w:rsidRPr="00DF1A2F">
        <w:rPr>
          <w:rFonts w:ascii="Segoe UI" w:eastAsia="Meiryo UI" w:hAnsi="Segoe UI" w:cs="Segoe UI"/>
        </w:rPr>
        <w:t xml:space="preserve"> cache controller</w:t>
      </w:r>
      <w:r w:rsidRPr="00DF1A2F">
        <w:rPr>
          <w:rFonts w:ascii="Segoe UI" w:eastAsia="Meiryo UI" w:hAnsi="Segoe UI" w:cs="Segoe UI" w:hint="eastAsia"/>
        </w:rPr>
        <w:t>プラグインは既にインストールされているので、</w:t>
      </w:r>
      <w:del w:id="1982" w:author="Kitase" w:date="2015-07-25T05:18:00Z">
        <w:r w:rsidRPr="00DF1A2F" w:rsidDel="00730126">
          <w:rPr>
            <w:rFonts w:ascii="Segoe UI" w:eastAsia="Meiryo UI" w:hAnsi="Segoe UI" w:cs="Segoe UI"/>
          </w:rPr>
          <w:delText>Wordpress</w:delText>
        </w:r>
      </w:del>
      <w:ins w:id="1983" w:author="Kitase" w:date="2015-07-25T05:18:00Z">
        <w:r w:rsidR="00730126" w:rsidRPr="00DF1A2F">
          <w:rPr>
            <w:rFonts w:ascii="Segoe UI" w:eastAsia="Meiryo UI" w:hAnsi="Segoe UI" w:cs="Segoe UI"/>
          </w:rPr>
          <w:t>WordPress</w:t>
        </w:r>
      </w:ins>
      <w:r w:rsidRPr="00DF1A2F">
        <w:rPr>
          <w:rFonts w:ascii="Segoe UI" w:eastAsia="Meiryo UI" w:hAnsi="Segoe UI" w:cs="Segoe UI" w:hint="eastAsia"/>
        </w:rPr>
        <w:t>の管理メニューから有効化できます。</w:t>
      </w:r>
      <w:r w:rsidR="000D778C" w:rsidRPr="00DF1A2F">
        <w:rPr>
          <w:rFonts w:ascii="Segoe UI" w:eastAsia="Meiryo UI" w:hAnsi="Segoe UI" w:cs="Segoe UI" w:hint="eastAsia"/>
        </w:rPr>
        <w:t>管理メニューの</w:t>
      </w:r>
      <w:r w:rsidR="009D1272" w:rsidRPr="00DF1A2F">
        <w:rPr>
          <w:rFonts w:ascii="Segoe UI" w:eastAsia="Meiryo UI" w:hAnsi="Segoe UI" w:cs="Segoe UI"/>
        </w:rPr>
        <w:t>Plugin</w:t>
      </w:r>
      <w:r w:rsidR="009D1272" w:rsidRPr="00DF1A2F">
        <w:rPr>
          <w:rFonts w:ascii="Segoe UI" w:eastAsia="Meiryo UI" w:hAnsi="Segoe UI" w:cs="Segoe UI" w:hint="eastAsia"/>
        </w:rPr>
        <w:t>から</w:t>
      </w:r>
      <w:del w:id="1984" w:author="Kitase" w:date="2015-07-25T05:18:00Z">
        <w:r w:rsidR="009D1272" w:rsidRPr="00DF1A2F" w:rsidDel="00730126">
          <w:rPr>
            <w:rFonts w:ascii="Segoe UI" w:eastAsia="Meiryo UI" w:hAnsi="Segoe UI" w:cs="Segoe UI"/>
            <w:color w:val="000000"/>
            <w:shd w:val="clear" w:color="auto" w:fill="FFFFFF"/>
          </w:rPr>
          <w:delText>Nginx</w:delText>
        </w:r>
      </w:del>
      <w:ins w:id="1985" w:author="Kitase" w:date="2015-07-25T05:18:00Z">
        <w:r w:rsidR="00730126" w:rsidRPr="00DF1A2F">
          <w:rPr>
            <w:rFonts w:ascii="Segoe UI" w:eastAsia="Meiryo UI" w:hAnsi="Segoe UI" w:cs="Segoe UI"/>
            <w:color w:val="000000"/>
            <w:shd w:val="clear" w:color="auto" w:fill="FFFFFF"/>
          </w:rPr>
          <w:t>Nginx</w:t>
        </w:r>
      </w:ins>
      <w:r w:rsidR="009D1272" w:rsidRPr="00DF1A2F">
        <w:rPr>
          <w:rFonts w:ascii="Segoe UI" w:eastAsia="Meiryo UI" w:hAnsi="Segoe UI" w:cs="Segoe UI"/>
          <w:color w:val="000000"/>
          <w:shd w:val="clear" w:color="auto" w:fill="FFFFFF"/>
        </w:rPr>
        <w:t xml:space="preserve"> Cache Controller</w:t>
      </w:r>
      <w:r w:rsidR="009D1272" w:rsidRPr="00DF1A2F">
        <w:rPr>
          <w:rFonts w:ascii="Segoe UI" w:eastAsia="Meiryo UI" w:hAnsi="Segoe UI" w:cs="Segoe UI" w:hint="eastAsia"/>
          <w:color w:val="000000"/>
          <w:shd w:val="clear" w:color="auto" w:fill="FFFFFF"/>
        </w:rPr>
        <w:t>を選択し、</w:t>
      </w:r>
      <w:r w:rsidR="009D1272" w:rsidRPr="00DF1A2F">
        <w:rPr>
          <w:rFonts w:ascii="Segoe UI" w:eastAsia="Meiryo UI" w:hAnsi="Segoe UI" w:cs="Segoe UI"/>
          <w:color w:val="000000"/>
          <w:shd w:val="clear" w:color="auto" w:fill="FFFFFF"/>
        </w:rPr>
        <w:t>Activate</w:t>
      </w:r>
      <w:r w:rsidR="009D1272" w:rsidRPr="00DF1A2F">
        <w:rPr>
          <w:rFonts w:ascii="Segoe UI" w:eastAsia="Meiryo UI" w:hAnsi="Segoe UI" w:cs="Segoe UI" w:hint="eastAsia"/>
          <w:color w:val="000000"/>
          <w:shd w:val="clear" w:color="auto" w:fill="FFFFFF"/>
        </w:rPr>
        <w:t>してください。</w:t>
      </w:r>
    </w:p>
    <w:p w14:paraId="65348A94" w14:textId="61F864DF" w:rsidR="00574A5A" w:rsidRPr="00DF1A2F" w:rsidRDefault="001A1358" w:rsidP="00574A5A">
      <w:pPr>
        <w:rPr>
          <w:rFonts w:ascii="Segoe UI" w:eastAsia="Meiryo UI" w:hAnsi="Segoe UI" w:cs="Segoe UI"/>
        </w:rPr>
      </w:pPr>
      <w:r w:rsidRPr="00DF1A2F">
        <w:rPr>
          <w:rFonts w:ascii="Segoe UI" w:eastAsia="Meiryo UI" w:hAnsi="Segoe UI" w:cs="Segoe UI"/>
          <w:noProof/>
          <w:rPrChange w:id="1986" w:author="Kitase" w:date="2015-07-26T16:23:00Z">
            <w:rPr>
              <w:rFonts w:ascii="Segoe UI" w:eastAsia="Meiryo UI" w:hAnsi="Segoe UI" w:cs="Segoe UI"/>
              <w:noProof/>
            </w:rPr>
          </w:rPrChange>
        </w:rPr>
        <w:drawing>
          <wp:inline distT="0" distB="0" distL="0" distR="0" wp14:anchorId="4B10E452" wp14:editId="47CB6BEE">
            <wp:extent cx="3933825" cy="2819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3825" cy="2819400"/>
                    </a:xfrm>
                    <a:prstGeom prst="rect">
                      <a:avLst/>
                    </a:prstGeom>
                    <a:noFill/>
                    <a:ln>
                      <a:noFill/>
                    </a:ln>
                  </pic:spPr>
                </pic:pic>
              </a:graphicData>
            </a:graphic>
          </wp:inline>
        </w:drawing>
      </w:r>
    </w:p>
    <w:p w14:paraId="2BB53179" w14:textId="77777777" w:rsidR="006625DE" w:rsidRPr="00DF1A2F" w:rsidRDefault="006625DE" w:rsidP="00574A5A">
      <w:pPr>
        <w:rPr>
          <w:rFonts w:ascii="Segoe UI" w:eastAsia="Meiryo UI" w:hAnsi="Segoe UI" w:cs="Segoe UI"/>
        </w:rPr>
      </w:pPr>
    </w:p>
    <w:p w14:paraId="6137C366" w14:textId="77777777" w:rsidR="006625DE" w:rsidRPr="00DF1A2F" w:rsidRDefault="006625DE" w:rsidP="00574A5A">
      <w:pPr>
        <w:rPr>
          <w:rFonts w:ascii="Segoe UI" w:eastAsia="Meiryo UI" w:hAnsi="Segoe UI" w:cs="Segoe UI"/>
        </w:rPr>
      </w:pPr>
      <w:r w:rsidRPr="00DF1A2F">
        <w:rPr>
          <w:rFonts w:ascii="Segoe UI" w:eastAsia="Meiryo UI" w:hAnsi="Segoe UI" w:cs="Segoe UI" w:hint="eastAsia"/>
        </w:rPr>
        <w:t>有効になると、左上に</w:t>
      </w:r>
      <w:del w:id="1987" w:author="Kitase" w:date="2015-07-25T05:18:00Z">
        <w:r w:rsidRPr="00DF1A2F" w:rsidDel="00730126">
          <w:rPr>
            <w:rFonts w:ascii="Segoe UI" w:eastAsia="Meiryo UI" w:hAnsi="Segoe UI" w:cs="Segoe UI"/>
          </w:rPr>
          <w:delText>Nginx</w:delText>
        </w:r>
      </w:del>
      <w:ins w:id="1988" w:author="Kitase" w:date="2015-07-25T05:18:00Z">
        <w:r w:rsidR="00730126" w:rsidRPr="00DF1A2F">
          <w:rPr>
            <w:rFonts w:ascii="Segoe UI" w:eastAsia="Meiryo UI" w:hAnsi="Segoe UI" w:cs="Segoe UI"/>
          </w:rPr>
          <w:t>Nginx</w:t>
        </w:r>
      </w:ins>
      <w:r w:rsidRPr="00DF1A2F">
        <w:rPr>
          <w:rFonts w:ascii="Segoe UI" w:eastAsia="Meiryo UI" w:hAnsi="Segoe UI" w:cs="Segoe UI"/>
        </w:rPr>
        <w:t xml:space="preserve"> Cache</w:t>
      </w:r>
      <w:r w:rsidRPr="00DF1A2F">
        <w:rPr>
          <w:rFonts w:ascii="Segoe UI" w:eastAsia="Meiryo UI" w:hAnsi="Segoe UI" w:cs="Segoe UI" w:hint="eastAsia"/>
        </w:rPr>
        <w:t>メニューが出現します。</w:t>
      </w:r>
    </w:p>
    <w:p w14:paraId="33501518" w14:textId="77777777" w:rsidR="006625DE" w:rsidRPr="00DF1A2F" w:rsidDel="00E24EC2" w:rsidRDefault="006625DE" w:rsidP="00574A5A">
      <w:pPr>
        <w:rPr>
          <w:del w:id="1989" w:author="Kitase" w:date="2015-07-25T07:19:00Z"/>
          <w:rFonts w:ascii="Segoe UI" w:eastAsia="Meiryo UI" w:hAnsi="Segoe UI" w:cs="Segoe UI"/>
        </w:rPr>
      </w:pPr>
    </w:p>
    <w:p w14:paraId="224608EC" w14:textId="7CFBA806" w:rsidR="00400691" w:rsidRPr="00DF1A2F" w:rsidRDefault="001A1358" w:rsidP="00574A5A">
      <w:pPr>
        <w:rPr>
          <w:rFonts w:ascii="Segoe UI" w:eastAsia="Meiryo UI" w:hAnsi="Segoe UI" w:cs="Segoe UI"/>
        </w:rPr>
      </w:pPr>
      <w:r w:rsidRPr="00DF1A2F">
        <w:rPr>
          <w:rFonts w:ascii="Segoe UI" w:eastAsia="Meiryo UI" w:hAnsi="Segoe UI" w:cs="Segoe UI"/>
          <w:noProof/>
          <w:rPrChange w:id="1990" w:author="Kitase" w:date="2015-07-26T16:23:00Z">
            <w:rPr>
              <w:rFonts w:ascii="Segoe UI" w:eastAsia="Meiryo UI" w:hAnsi="Segoe UI" w:cs="Segoe UI"/>
              <w:noProof/>
            </w:rPr>
          </w:rPrChange>
        </w:rPr>
        <w:drawing>
          <wp:inline distT="0" distB="0" distL="0" distR="0" wp14:anchorId="62140DA8" wp14:editId="1E9CB5EB">
            <wp:extent cx="1781175" cy="1209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1175" cy="1209675"/>
                    </a:xfrm>
                    <a:prstGeom prst="rect">
                      <a:avLst/>
                    </a:prstGeom>
                    <a:noFill/>
                    <a:ln>
                      <a:noFill/>
                    </a:ln>
                  </pic:spPr>
                </pic:pic>
              </a:graphicData>
            </a:graphic>
          </wp:inline>
        </w:drawing>
      </w:r>
    </w:p>
    <w:p w14:paraId="73D0F8FC" w14:textId="77777777" w:rsidR="00400691" w:rsidRPr="00DF1A2F" w:rsidRDefault="00400691" w:rsidP="00574A5A">
      <w:pPr>
        <w:rPr>
          <w:ins w:id="1991" w:author="Kitase" w:date="2015-07-25T07:19:00Z"/>
          <w:rFonts w:ascii="Segoe UI" w:eastAsia="Meiryo UI" w:hAnsi="Segoe UI" w:cs="Segoe UI"/>
        </w:rPr>
      </w:pPr>
    </w:p>
    <w:p w14:paraId="32ECBEAE" w14:textId="77777777" w:rsidR="00E24EC2" w:rsidRPr="00DF1A2F" w:rsidRDefault="00E24EC2" w:rsidP="00574A5A">
      <w:pPr>
        <w:rPr>
          <w:ins w:id="1992" w:author="Kitase" w:date="2015-07-25T07:20:00Z"/>
          <w:rFonts w:ascii="Segoe UI" w:eastAsia="Meiryo UI" w:hAnsi="Segoe UI" w:cs="Segoe UI"/>
        </w:rPr>
      </w:pPr>
      <w:ins w:id="1993" w:author="Kitase" w:date="2015-07-25T07:19:00Z">
        <w:r w:rsidRPr="00DF1A2F">
          <w:rPr>
            <w:rFonts w:ascii="Segoe UI" w:eastAsia="Meiryo UI" w:hAnsi="Segoe UI" w:cs="Segoe UI"/>
          </w:rPr>
          <w:t>Settings for Flush Cache</w:t>
        </w:r>
        <w:r w:rsidRPr="00DF1A2F">
          <w:rPr>
            <w:rFonts w:ascii="Segoe UI" w:eastAsia="Meiryo UI" w:hAnsi="Segoe UI" w:cs="Segoe UI" w:hint="eastAsia"/>
          </w:rPr>
          <w:t>のカテゴリで、</w:t>
        </w:r>
        <w:r w:rsidRPr="00DF1A2F">
          <w:rPr>
            <w:rFonts w:ascii="Segoe UI" w:eastAsia="Meiryo UI" w:hAnsi="Segoe UI" w:cs="Segoe UI"/>
          </w:rPr>
          <w:t xml:space="preserve">Enable Flush Cache </w:t>
        </w:r>
      </w:ins>
      <w:ins w:id="1994" w:author="Kitase" w:date="2015-07-25T07:20:00Z">
        <w:r w:rsidRPr="00DF1A2F">
          <w:rPr>
            <w:rFonts w:ascii="Segoe UI" w:eastAsia="Meiryo UI" w:hAnsi="Segoe UI" w:cs="Segoe UI" w:hint="eastAsia"/>
          </w:rPr>
          <w:t>を</w:t>
        </w:r>
        <w:r w:rsidRPr="00DF1A2F">
          <w:rPr>
            <w:rFonts w:ascii="Segoe UI" w:eastAsia="Meiryo UI" w:hAnsi="Segoe UI" w:cs="Segoe UI"/>
          </w:rPr>
          <w:t xml:space="preserve"> Yes</w:t>
        </w:r>
        <w:r w:rsidRPr="00DF1A2F">
          <w:rPr>
            <w:rFonts w:ascii="Segoe UI" w:eastAsia="Meiryo UI" w:hAnsi="Segoe UI" w:cs="Segoe UI" w:hint="eastAsia"/>
          </w:rPr>
          <w:t>と選択します。</w:t>
        </w:r>
      </w:ins>
    </w:p>
    <w:p w14:paraId="3F5BD8AD" w14:textId="4C6D06C7" w:rsidR="00E24EC2" w:rsidRPr="00DF1A2F" w:rsidRDefault="001A1358" w:rsidP="00574A5A">
      <w:pPr>
        <w:rPr>
          <w:rFonts w:ascii="Segoe UI" w:eastAsia="Meiryo UI" w:hAnsi="Segoe UI" w:cs="Segoe UI"/>
        </w:rPr>
      </w:pPr>
      <w:ins w:id="1995" w:author="Kitase" w:date="2015-07-25T07:21:00Z">
        <w:r w:rsidRPr="00DF1A2F">
          <w:rPr>
            <w:rFonts w:ascii="Segoe UI" w:eastAsia="Meiryo UI" w:hAnsi="Segoe UI" w:cs="Segoe UI"/>
            <w:noProof/>
            <w:rPrChange w:id="1996" w:author="Kitase" w:date="2015-07-26T16:23:00Z">
              <w:rPr>
                <w:noProof/>
              </w:rPr>
            </w:rPrChange>
          </w:rPr>
          <w:drawing>
            <wp:inline distT="0" distB="0" distL="0" distR="0" wp14:anchorId="365CC724" wp14:editId="4B9C7623">
              <wp:extent cx="5400675" cy="1152525"/>
              <wp:effectExtent l="0" t="0" r="9525" b="952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1152525"/>
                      </a:xfrm>
                      <a:prstGeom prst="rect">
                        <a:avLst/>
                      </a:prstGeom>
                      <a:noFill/>
                      <a:ln>
                        <a:noFill/>
                      </a:ln>
                    </pic:spPr>
                  </pic:pic>
                </a:graphicData>
              </a:graphic>
            </wp:inline>
          </w:drawing>
        </w:r>
      </w:ins>
    </w:p>
    <w:p w14:paraId="419438EB" w14:textId="77777777" w:rsidR="00B405F4" w:rsidRPr="00DF1A2F" w:rsidRDefault="00E24EC2" w:rsidP="00574A5A">
      <w:pPr>
        <w:rPr>
          <w:rFonts w:ascii="Segoe UI" w:eastAsia="Meiryo UI" w:hAnsi="Segoe UI" w:cs="Segoe UI"/>
        </w:rPr>
      </w:pPr>
      <w:ins w:id="1997" w:author="Kitase" w:date="2015-07-25T07:22:00Z">
        <w:r w:rsidRPr="00DF1A2F">
          <w:rPr>
            <w:rFonts w:ascii="Segoe UI" w:eastAsia="Meiryo UI" w:hAnsi="Segoe UI" w:cs="Segoe UI" w:hint="eastAsia"/>
          </w:rPr>
          <w:lastRenderedPageBreak/>
          <w:t>前述</w:t>
        </w:r>
      </w:ins>
      <w:del w:id="1998" w:author="Kitase" w:date="2015-07-25T07:22:00Z">
        <w:r w:rsidR="00B405F4" w:rsidRPr="00DF1A2F" w:rsidDel="00E24EC2">
          <w:rPr>
            <w:rFonts w:ascii="Segoe UI" w:eastAsia="Meiryo UI" w:hAnsi="Segoe UI" w:cs="Segoe UI" w:hint="eastAsia"/>
          </w:rPr>
          <w:delText>上記</w:delText>
        </w:r>
      </w:del>
      <w:r w:rsidR="00B405F4" w:rsidRPr="00DF1A2F">
        <w:rPr>
          <w:rFonts w:ascii="Segoe UI" w:eastAsia="Meiryo UI" w:hAnsi="Segoe UI" w:cs="Segoe UI" w:hint="eastAsia"/>
        </w:rPr>
        <w:t>で設定した通り、</w:t>
      </w:r>
      <w:r w:rsidR="00B405F4" w:rsidRPr="00DF1A2F">
        <w:rPr>
          <w:rFonts w:ascii="Segoe UI" w:eastAsia="Meiryo UI" w:hAnsi="Segoe UI" w:cs="Segoe UI"/>
        </w:rPr>
        <w:t>Cache Directory</w:t>
      </w:r>
      <w:r w:rsidR="00B405F4" w:rsidRPr="00DF1A2F">
        <w:rPr>
          <w:rFonts w:ascii="Segoe UI" w:eastAsia="Meiryo UI" w:hAnsi="Segoe UI" w:cs="Segoe UI" w:hint="eastAsia"/>
        </w:rPr>
        <w:t>を変更します。</w:t>
      </w:r>
    </w:p>
    <w:p w14:paraId="6E586191" w14:textId="77777777" w:rsidR="00B405F4" w:rsidRPr="00DF1A2F" w:rsidDel="00E24EC2" w:rsidRDefault="00B405F4" w:rsidP="00574A5A">
      <w:pPr>
        <w:rPr>
          <w:del w:id="1999" w:author="Kitase" w:date="2015-07-25T07:22:00Z"/>
          <w:rFonts w:ascii="Segoe UI" w:eastAsia="Meiryo UI" w:hAnsi="Segoe UI" w:cs="Segoe UI"/>
        </w:rPr>
      </w:pPr>
    </w:p>
    <w:p w14:paraId="4FA3DB7B" w14:textId="7CEDA6D4" w:rsidR="00400691" w:rsidRPr="00DF1A2F" w:rsidRDefault="001A1358" w:rsidP="00574A5A">
      <w:pPr>
        <w:rPr>
          <w:rFonts w:ascii="Segoe UI" w:eastAsia="Meiryo UI" w:hAnsi="Segoe UI" w:cs="Segoe UI"/>
        </w:rPr>
      </w:pPr>
      <w:r w:rsidRPr="00DF1A2F">
        <w:rPr>
          <w:rFonts w:ascii="Segoe UI" w:eastAsia="Meiryo UI" w:hAnsi="Segoe UI" w:cs="Segoe UI"/>
          <w:noProof/>
          <w:rPrChange w:id="2000" w:author="Kitase" w:date="2015-07-26T16:23:00Z">
            <w:rPr>
              <w:rFonts w:ascii="Segoe UI" w:eastAsia="Meiryo UI" w:hAnsi="Segoe UI" w:cs="Segoe UI"/>
              <w:noProof/>
            </w:rPr>
          </w:rPrChange>
        </w:rPr>
        <w:drawing>
          <wp:inline distT="0" distB="0" distL="0" distR="0" wp14:anchorId="20507324" wp14:editId="73B4DF76">
            <wp:extent cx="4276725" cy="1657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76725" cy="1657350"/>
                    </a:xfrm>
                    <a:prstGeom prst="rect">
                      <a:avLst/>
                    </a:prstGeom>
                    <a:noFill/>
                    <a:ln>
                      <a:noFill/>
                    </a:ln>
                  </pic:spPr>
                </pic:pic>
              </a:graphicData>
            </a:graphic>
          </wp:inline>
        </w:drawing>
      </w:r>
    </w:p>
    <w:p w14:paraId="5C27D56C" w14:textId="77777777" w:rsidR="00400691" w:rsidRPr="00DF1A2F" w:rsidRDefault="00400691" w:rsidP="00574A5A">
      <w:pPr>
        <w:rPr>
          <w:rFonts w:ascii="Segoe UI" w:eastAsia="Meiryo UI" w:hAnsi="Segoe UI" w:cs="Segoe UI"/>
        </w:rPr>
      </w:pPr>
    </w:p>
    <w:p w14:paraId="7F3384F8" w14:textId="77777777" w:rsidR="006625DE" w:rsidRPr="00DF1A2F" w:rsidRDefault="00767DFE" w:rsidP="00574A5A">
      <w:pPr>
        <w:rPr>
          <w:rFonts w:ascii="Segoe UI" w:eastAsia="Meiryo UI" w:hAnsi="Segoe UI" w:cs="Segoe UI"/>
        </w:rPr>
      </w:pPr>
      <w:r w:rsidRPr="00DF1A2F">
        <w:rPr>
          <w:rFonts w:ascii="Segoe UI" w:eastAsia="Meiryo UI" w:hAnsi="Segoe UI" w:cs="Segoe UI" w:hint="eastAsia"/>
        </w:rPr>
        <w:t>コンテンツ投稿時の振る舞いを確認します。記事が投稿された時にはキャッシュを全て、コメントが投稿された場合は該当のページのキャッシュのみを削除します。</w:t>
      </w:r>
    </w:p>
    <w:p w14:paraId="76811E25" w14:textId="77777777" w:rsidR="00767DFE" w:rsidRPr="00DF1A2F" w:rsidRDefault="00767DFE" w:rsidP="00574A5A">
      <w:pPr>
        <w:rPr>
          <w:rFonts w:ascii="Segoe UI" w:eastAsia="Meiryo UI" w:hAnsi="Segoe UI" w:cs="Segoe UI"/>
        </w:rPr>
      </w:pPr>
    </w:p>
    <w:p w14:paraId="526E5B9D" w14:textId="4C55438F" w:rsidR="00767DFE" w:rsidRPr="00DF1A2F" w:rsidRDefault="001A1358" w:rsidP="00574A5A">
      <w:pPr>
        <w:rPr>
          <w:rFonts w:ascii="Segoe UI" w:eastAsia="Meiryo UI" w:hAnsi="Segoe UI" w:cs="Segoe UI"/>
        </w:rPr>
      </w:pPr>
      <w:r w:rsidRPr="00DF1A2F">
        <w:rPr>
          <w:rFonts w:ascii="Segoe UI" w:eastAsia="Meiryo UI" w:hAnsi="Segoe UI" w:cs="Segoe UI"/>
          <w:noProof/>
          <w:rPrChange w:id="2001" w:author="Kitase" w:date="2015-07-26T16:23:00Z">
            <w:rPr>
              <w:rFonts w:ascii="Segoe UI" w:eastAsia="Meiryo UI" w:hAnsi="Segoe UI" w:cs="Segoe UI"/>
              <w:noProof/>
            </w:rPr>
          </w:rPrChange>
        </w:rPr>
        <w:drawing>
          <wp:inline distT="0" distB="0" distL="0" distR="0" wp14:anchorId="495DF55C" wp14:editId="280E6C16">
            <wp:extent cx="4953000" cy="3333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3000" cy="3333750"/>
                    </a:xfrm>
                    <a:prstGeom prst="rect">
                      <a:avLst/>
                    </a:prstGeom>
                    <a:noFill/>
                    <a:ln>
                      <a:noFill/>
                    </a:ln>
                  </pic:spPr>
                </pic:pic>
              </a:graphicData>
            </a:graphic>
          </wp:inline>
        </w:drawing>
      </w:r>
    </w:p>
    <w:p w14:paraId="6EBD7EB5" w14:textId="77777777" w:rsidR="00AA180D" w:rsidRPr="00DF1A2F" w:rsidRDefault="00AA180D" w:rsidP="00574A5A">
      <w:pPr>
        <w:rPr>
          <w:ins w:id="2002" w:author="Kitase" w:date="2015-07-25T07:22:00Z"/>
          <w:rFonts w:ascii="Segoe UI" w:eastAsia="Meiryo UI" w:hAnsi="Segoe UI" w:cs="Segoe UI"/>
        </w:rPr>
      </w:pPr>
    </w:p>
    <w:p w14:paraId="76B2DC70" w14:textId="77777777" w:rsidR="00E24EC2" w:rsidRPr="00DF1A2F" w:rsidDel="00E24EC2" w:rsidRDefault="00E24EC2" w:rsidP="00574A5A">
      <w:pPr>
        <w:rPr>
          <w:del w:id="2003" w:author="Kitase" w:date="2015-07-25T07:23:00Z"/>
          <w:rFonts w:ascii="Segoe UI" w:eastAsia="Meiryo UI" w:hAnsi="Segoe UI" w:cs="Segoe UI"/>
        </w:rPr>
      </w:pPr>
      <w:ins w:id="2004" w:author="Kitase" w:date="2015-07-25T07:22:00Z">
        <w:r w:rsidRPr="00DF1A2F">
          <w:rPr>
            <w:rFonts w:ascii="Segoe UI" w:eastAsia="Meiryo UI" w:hAnsi="Segoe UI" w:cs="Segoe UI" w:hint="eastAsia"/>
          </w:rPr>
          <w:t>最後に、</w:t>
        </w:r>
        <w:r w:rsidRPr="00DF1A2F">
          <w:rPr>
            <w:rFonts w:ascii="Segoe UI" w:eastAsia="Meiryo UI" w:hAnsi="Segoe UI" w:cs="Segoe UI"/>
          </w:rPr>
          <w:t>Save Ch</w:t>
        </w:r>
      </w:ins>
      <w:ins w:id="2005" w:author="Kitase" w:date="2015-07-25T07:23:00Z">
        <w:r w:rsidRPr="00DF1A2F">
          <w:rPr>
            <w:rFonts w:ascii="Segoe UI" w:eastAsia="Meiryo UI" w:hAnsi="Segoe UI" w:cs="Segoe UI"/>
          </w:rPr>
          <w:t>anges</w:t>
        </w:r>
        <w:r w:rsidRPr="00DF1A2F">
          <w:rPr>
            <w:rFonts w:ascii="Segoe UI" w:eastAsia="Meiryo UI" w:hAnsi="Segoe UI" w:cs="Segoe UI" w:hint="eastAsia"/>
          </w:rPr>
          <w:t>をクリックし、</w:t>
        </w:r>
      </w:ins>
    </w:p>
    <w:p w14:paraId="46BFAA1A" w14:textId="77777777" w:rsidR="00AA180D" w:rsidRPr="00DF1A2F" w:rsidRDefault="00AA180D" w:rsidP="00574A5A">
      <w:pPr>
        <w:rPr>
          <w:rFonts w:ascii="Segoe UI" w:eastAsia="Meiryo UI" w:hAnsi="Segoe UI" w:cs="Segoe UI"/>
        </w:rPr>
      </w:pPr>
      <w:del w:id="2006" w:author="Kitase" w:date="2015-07-25T07:23:00Z">
        <w:r w:rsidRPr="00DF1A2F" w:rsidDel="00E24EC2">
          <w:rPr>
            <w:rFonts w:ascii="Segoe UI" w:eastAsia="Meiryo UI" w:hAnsi="Segoe UI" w:cs="Segoe UI" w:hint="eastAsia"/>
          </w:rPr>
          <w:delText>以上で</w:delText>
        </w:r>
      </w:del>
      <w:r w:rsidR="00AB732C" w:rsidRPr="00DF1A2F">
        <w:rPr>
          <w:rFonts w:ascii="Segoe UI" w:eastAsia="Meiryo UI" w:hAnsi="Segoe UI" w:cs="Segoe UI" w:hint="eastAsia"/>
        </w:rPr>
        <w:t>キャッシュ制御</w:t>
      </w:r>
      <w:r w:rsidR="005D71D2" w:rsidRPr="00DF1A2F">
        <w:rPr>
          <w:rFonts w:ascii="Segoe UI" w:eastAsia="Meiryo UI" w:hAnsi="Segoe UI" w:cs="Segoe UI" w:hint="eastAsia"/>
        </w:rPr>
        <w:t>の設定</w:t>
      </w:r>
      <w:ins w:id="2007" w:author="Kitase" w:date="2015-07-25T07:23:00Z">
        <w:r w:rsidR="00E24EC2" w:rsidRPr="00DF1A2F">
          <w:rPr>
            <w:rFonts w:ascii="Segoe UI" w:eastAsia="Meiryo UI" w:hAnsi="Segoe UI" w:cs="Segoe UI" w:hint="eastAsia"/>
          </w:rPr>
          <w:t>は完了です。</w:t>
        </w:r>
      </w:ins>
      <w:del w:id="2008" w:author="Kitase" w:date="2015-07-25T07:23:00Z">
        <w:r w:rsidR="005D71D2" w:rsidRPr="00DF1A2F" w:rsidDel="00E24EC2">
          <w:rPr>
            <w:rFonts w:ascii="Segoe UI" w:eastAsia="Meiryo UI" w:hAnsi="Segoe UI" w:cs="Segoe UI" w:hint="eastAsia"/>
          </w:rPr>
          <w:delText>が完了しました。</w:delText>
        </w:r>
      </w:del>
    </w:p>
    <w:p w14:paraId="41ED7333" w14:textId="77777777" w:rsidR="00AA180D" w:rsidRPr="00DF1A2F" w:rsidRDefault="00AA180D" w:rsidP="00574A5A">
      <w:pPr>
        <w:rPr>
          <w:ins w:id="2009" w:author="Kitase" w:date="2015-07-25T07:23:00Z"/>
          <w:rFonts w:ascii="Segoe UI" w:eastAsia="Meiryo UI" w:hAnsi="Segoe UI" w:cs="Segoe UI"/>
        </w:rPr>
      </w:pPr>
    </w:p>
    <w:p w14:paraId="4D693781" w14:textId="77777777" w:rsidR="00E24EC2" w:rsidRPr="00DF1A2F" w:rsidRDefault="00E24EC2" w:rsidP="00574A5A">
      <w:pPr>
        <w:rPr>
          <w:rFonts w:ascii="Segoe UI" w:eastAsia="Meiryo UI" w:hAnsi="Segoe UI" w:cs="Segoe UI"/>
        </w:rPr>
      </w:pPr>
      <w:ins w:id="2010" w:author="Kitase" w:date="2015-07-25T07:23:00Z">
        <w:r w:rsidRPr="00DF1A2F">
          <w:rPr>
            <w:rFonts w:ascii="Segoe UI" w:eastAsia="Meiryo UI" w:hAnsi="Segoe UI" w:cs="Segoe UI"/>
          </w:rPr>
          <w:br w:type="page"/>
        </w:r>
      </w:ins>
    </w:p>
    <w:p w14:paraId="588330BF" w14:textId="77777777" w:rsidR="00F8743D" w:rsidRPr="00DF1A2F" w:rsidRDefault="007450BE" w:rsidP="008767F4">
      <w:pPr>
        <w:pStyle w:val="Heading4"/>
        <w:rPr>
          <w:rFonts w:ascii="Segoe UI" w:eastAsia="Meiryo UI" w:hAnsi="Segoe UI" w:cs="Segoe UI"/>
        </w:rPr>
      </w:pPr>
      <w:r w:rsidRPr="00DF1A2F">
        <w:rPr>
          <w:rFonts w:ascii="Segoe UI" w:eastAsia="Meiryo UI" w:hAnsi="Segoe UI" w:cs="Segoe UI" w:hint="eastAsia"/>
        </w:rPr>
        <w:lastRenderedPageBreak/>
        <w:t>コンテンツキャッシュの同期設定</w:t>
      </w:r>
    </w:p>
    <w:p w14:paraId="3BF1E3E8" w14:textId="77777777" w:rsidR="00C61089" w:rsidRPr="00DF1A2F" w:rsidRDefault="00F8743D" w:rsidP="005B74F3">
      <w:pPr>
        <w:ind w:firstLineChars="100" w:firstLine="210"/>
        <w:rPr>
          <w:rFonts w:ascii="Segoe UI" w:eastAsia="Meiryo UI" w:hAnsi="Segoe UI" w:cs="Segoe UI"/>
        </w:rPr>
      </w:pPr>
      <w:del w:id="2011" w:author="Kitase" w:date="2015-07-25T05:18:00Z">
        <w:r w:rsidRPr="00DF1A2F" w:rsidDel="00730126">
          <w:rPr>
            <w:rFonts w:ascii="Segoe UI" w:eastAsia="Meiryo UI" w:hAnsi="Segoe UI" w:cs="Segoe UI"/>
          </w:rPr>
          <w:delText>Nginx</w:delText>
        </w:r>
      </w:del>
      <w:ins w:id="2012" w:author="Kitase" w:date="2015-07-25T05:18:00Z">
        <w:r w:rsidR="00730126" w:rsidRPr="00DF1A2F">
          <w:rPr>
            <w:rFonts w:ascii="Segoe UI" w:eastAsia="Meiryo UI" w:hAnsi="Segoe UI" w:cs="Segoe UI"/>
          </w:rPr>
          <w:t>Nginx</w:t>
        </w:r>
      </w:ins>
      <w:r w:rsidRPr="00DF1A2F">
        <w:rPr>
          <w:rFonts w:ascii="Segoe UI" w:eastAsia="Meiryo UI" w:hAnsi="Segoe UI" w:cs="Segoe UI"/>
        </w:rPr>
        <w:t xml:space="preserve"> Cache Controller</w:t>
      </w:r>
      <w:r w:rsidRPr="00DF1A2F">
        <w:rPr>
          <w:rFonts w:ascii="Segoe UI" w:eastAsia="Meiryo UI" w:hAnsi="Segoe UI" w:cs="Segoe UI" w:hint="eastAsia"/>
        </w:rPr>
        <w:t>は</w:t>
      </w:r>
      <w:r w:rsidR="00120EFD" w:rsidRPr="00DF1A2F">
        <w:rPr>
          <w:rFonts w:ascii="Segoe UI" w:eastAsia="Meiryo UI" w:hAnsi="Segoe UI" w:cs="Segoe UI" w:hint="eastAsia"/>
        </w:rPr>
        <w:t>コンテンツ更新時に</w:t>
      </w:r>
      <w:r w:rsidR="00DD0A8C" w:rsidRPr="00DF1A2F">
        <w:rPr>
          <w:rFonts w:ascii="Segoe UI" w:eastAsia="Meiryo UI" w:hAnsi="Segoe UI" w:cs="Segoe UI" w:hint="eastAsia"/>
        </w:rPr>
        <w:t>キャッシュを制御できますが、</w:t>
      </w:r>
      <w:r w:rsidR="00275906" w:rsidRPr="00DF1A2F">
        <w:rPr>
          <w:rFonts w:ascii="Segoe UI" w:eastAsia="Meiryo UI" w:hAnsi="Segoe UI" w:cs="Segoe UI" w:hint="eastAsia"/>
        </w:rPr>
        <w:t>本プラグインは</w:t>
      </w:r>
      <w:del w:id="2013" w:author="Kitase" w:date="2015-07-25T05:18:00Z">
        <w:r w:rsidR="00E20230" w:rsidRPr="00DF1A2F" w:rsidDel="00730126">
          <w:rPr>
            <w:rFonts w:ascii="Segoe UI" w:eastAsia="Meiryo UI" w:hAnsi="Segoe UI" w:cs="Segoe UI"/>
          </w:rPr>
          <w:delText>Wordpress</w:delText>
        </w:r>
      </w:del>
      <w:ins w:id="2014" w:author="Kitase" w:date="2015-07-25T05:18:00Z">
        <w:r w:rsidR="00730126" w:rsidRPr="00DF1A2F">
          <w:rPr>
            <w:rFonts w:ascii="Segoe UI" w:eastAsia="Meiryo UI" w:hAnsi="Segoe UI" w:cs="Segoe UI"/>
          </w:rPr>
          <w:t>WordPress</w:t>
        </w:r>
      </w:ins>
      <w:r w:rsidR="00E20230" w:rsidRPr="00DF1A2F">
        <w:rPr>
          <w:rFonts w:ascii="Segoe UI" w:eastAsia="Meiryo UI" w:hAnsi="Segoe UI" w:cs="Segoe UI" w:hint="eastAsia"/>
        </w:rPr>
        <w:t>サーバとリバースプロキシが同一</w:t>
      </w:r>
      <w:r w:rsidR="00275906" w:rsidRPr="00DF1A2F">
        <w:rPr>
          <w:rFonts w:ascii="Segoe UI" w:eastAsia="Meiryo UI" w:hAnsi="Segoe UI" w:cs="Segoe UI" w:hint="eastAsia"/>
        </w:rPr>
        <w:t>のサーバで動作する環境を想定しているため、本ハンズオンのようにリバースプロキシと</w:t>
      </w:r>
      <w:del w:id="2015" w:author="Kitase" w:date="2015-07-25T05:18:00Z">
        <w:r w:rsidR="00275906" w:rsidRPr="00DF1A2F" w:rsidDel="00730126">
          <w:rPr>
            <w:rFonts w:ascii="Segoe UI" w:eastAsia="Meiryo UI" w:hAnsi="Segoe UI" w:cs="Segoe UI"/>
          </w:rPr>
          <w:delText>Wordpress</w:delText>
        </w:r>
      </w:del>
      <w:ins w:id="2016" w:author="Kitase" w:date="2015-07-25T05:18:00Z">
        <w:r w:rsidR="00730126" w:rsidRPr="00DF1A2F">
          <w:rPr>
            <w:rFonts w:ascii="Segoe UI" w:eastAsia="Meiryo UI" w:hAnsi="Segoe UI" w:cs="Segoe UI"/>
          </w:rPr>
          <w:t>WordPress</w:t>
        </w:r>
      </w:ins>
      <w:r w:rsidR="00275906" w:rsidRPr="00DF1A2F">
        <w:rPr>
          <w:rFonts w:ascii="Segoe UI" w:eastAsia="Meiryo UI" w:hAnsi="Segoe UI" w:cs="Segoe UI" w:hint="eastAsia"/>
        </w:rPr>
        <w:t>サーバを分離している環境では適切に動作しません。そこで、</w:t>
      </w:r>
      <w:r w:rsidR="00275906" w:rsidRPr="00DF1A2F">
        <w:rPr>
          <w:rFonts w:ascii="Segoe UI" w:eastAsia="Meiryo UI" w:hAnsi="Segoe UI" w:cs="Segoe UI"/>
        </w:rPr>
        <w:t>lsyncd</w:t>
      </w:r>
      <w:r w:rsidR="00275906" w:rsidRPr="00DF1A2F">
        <w:rPr>
          <w:rFonts w:ascii="Segoe UI" w:eastAsia="Meiryo UI" w:hAnsi="Segoe UI" w:cs="Segoe UI" w:hint="eastAsia"/>
        </w:rPr>
        <w:t>を用いてフロントエンドのリバースプロキシとバックエンドの</w:t>
      </w:r>
      <w:del w:id="2017" w:author="Kitase" w:date="2015-07-25T05:18:00Z">
        <w:r w:rsidR="00275906" w:rsidRPr="00DF1A2F" w:rsidDel="00730126">
          <w:rPr>
            <w:rFonts w:ascii="Segoe UI" w:eastAsia="Meiryo UI" w:hAnsi="Segoe UI" w:cs="Segoe UI"/>
          </w:rPr>
          <w:delText>Wordpress</w:delText>
        </w:r>
      </w:del>
      <w:ins w:id="2018" w:author="Kitase" w:date="2015-07-25T05:18:00Z">
        <w:r w:rsidR="00730126" w:rsidRPr="00DF1A2F">
          <w:rPr>
            <w:rFonts w:ascii="Segoe UI" w:eastAsia="Meiryo UI" w:hAnsi="Segoe UI" w:cs="Segoe UI"/>
          </w:rPr>
          <w:t>WordPress</w:t>
        </w:r>
      </w:ins>
      <w:r w:rsidR="00275906" w:rsidRPr="00DF1A2F">
        <w:rPr>
          <w:rFonts w:ascii="Segoe UI" w:eastAsia="Meiryo UI" w:hAnsi="Segoe UI" w:cs="Segoe UI" w:hint="eastAsia"/>
        </w:rPr>
        <w:t>サーバ間でキャッシュファイルを同期し、</w:t>
      </w:r>
      <w:del w:id="2019" w:author="Kitase" w:date="2015-07-25T05:18:00Z">
        <w:r w:rsidR="00275906" w:rsidRPr="00DF1A2F" w:rsidDel="00730126">
          <w:rPr>
            <w:rFonts w:ascii="Segoe UI" w:eastAsia="Meiryo UI" w:hAnsi="Segoe UI" w:cs="Segoe UI"/>
          </w:rPr>
          <w:delText>Wordpress</w:delText>
        </w:r>
      </w:del>
      <w:ins w:id="2020" w:author="Kitase" w:date="2015-07-25T05:18:00Z">
        <w:r w:rsidR="00730126" w:rsidRPr="00DF1A2F">
          <w:rPr>
            <w:rFonts w:ascii="Segoe UI" w:eastAsia="Meiryo UI" w:hAnsi="Segoe UI" w:cs="Segoe UI"/>
          </w:rPr>
          <w:t>WordPress</w:t>
        </w:r>
      </w:ins>
      <w:r w:rsidR="00275906" w:rsidRPr="00DF1A2F">
        <w:rPr>
          <w:rFonts w:ascii="Segoe UI" w:eastAsia="Meiryo UI" w:hAnsi="Segoe UI" w:cs="Segoe UI" w:hint="eastAsia"/>
        </w:rPr>
        <w:t>サーバが</w:t>
      </w:r>
      <w:del w:id="2021" w:author="Kitase" w:date="2015-07-25T05:18:00Z">
        <w:r w:rsidR="00275906" w:rsidRPr="00DF1A2F" w:rsidDel="00730126">
          <w:rPr>
            <w:rFonts w:ascii="Segoe UI" w:eastAsia="Meiryo UI" w:hAnsi="Segoe UI" w:cs="Segoe UI"/>
          </w:rPr>
          <w:delText>Nginx</w:delText>
        </w:r>
      </w:del>
      <w:ins w:id="2022" w:author="Kitase" w:date="2015-07-25T05:18:00Z">
        <w:r w:rsidR="00730126" w:rsidRPr="00DF1A2F">
          <w:rPr>
            <w:rFonts w:ascii="Segoe UI" w:eastAsia="Meiryo UI" w:hAnsi="Segoe UI" w:cs="Segoe UI"/>
          </w:rPr>
          <w:t>Nginx</w:t>
        </w:r>
      </w:ins>
      <w:r w:rsidR="00275906" w:rsidRPr="00DF1A2F">
        <w:rPr>
          <w:rFonts w:ascii="Segoe UI" w:eastAsia="Meiryo UI" w:hAnsi="Segoe UI" w:cs="Segoe UI"/>
        </w:rPr>
        <w:t xml:space="preserve"> Cache Controller</w:t>
      </w:r>
      <w:r w:rsidR="00C61089" w:rsidRPr="00DF1A2F">
        <w:rPr>
          <w:rFonts w:ascii="Segoe UI" w:eastAsia="Meiryo UI" w:hAnsi="Segoe UI" w:cs="Segoe UI" w:hint="eastAsia"/>
        </w:rPr>
        <w:t>を用いてリバースプロキシのキャッシュファイルを削除できるようにします。</w:t>
      </w:r>
    </w:p>
    <w:p w14:paraId="49C110ED" w14:textId="77777777" w:rsidR="00C61089" w:rsidRPr="00DF1A2F" w:rsidRDefault="00C61089" w:rsidP="009216BB">
      <w:pPr>
        <w:ind w:firstLineChars="100" w:firstLine="210"/>
        <w:rPr>
          <w:rFonts w:ascii="Segoe UI" w:eastAsia="Meiryo UI" w:hAnsi="Segoe UI" w:cs="Segoe UI"/>
        </w:rPr>
      </w:pPr>
      <w:r w:rsidRPr="00DF1A2F">
        <w:rPr>
          <w:rFonts w:ascii="Segoe UI" w:eastAsia="Meiryo UI" w:hAnsi="Segoe UI" w:cs="Segoe UI" w:hint="eastAsia"/>
        </w:rPr>
        <w:t>リバースプロキシ、</w:t>
      </w:r>
      <w:del w:id="2023" w:author="Kitase" w:date="2015-07-25T05:18:00Z">
        <w:r w:rsidRPr="00DF1A2F" w:rsidDel="00730126">
          <w:rPr>
            <w:rFonts w:ascii="Segoe UI" w:eastAsia="Meiryo UI" w:hAnsi="Segoe UI" w:cs="Segoe UI"/>
          </w:rPr>
          <w:delText>Wordpress</w:delText>
        </w:r>
      </w:del>
      <w:ins w:id="2024" w:author="Kitase" w:date="2015-07-25T05:18:00Z">
        <w:r w:rsidR="00730126" w:rsidRPr="00DF1A2F">
          <w:rPr>
            <w:rFonts w:ascii="Segoe UI" w:eastAsia="Meiryo UI" w:hAnsi="Segoe UI" w:cs="Segoe UI"/>
          </w:rPr>
          <w:t>WordPress</w:t>
        </w:r>
      </w:ins>
      <w:r w:rsidRPr="00DF1A2F">
        <w:rPr>
          <w:rFonts w:ascii="Segoe UI" w:eastAsia="Meiryo UI" w:hAnsi="Segoe UI" w:cs="Segoe UI" w:hint="eastAsia"/>
        </w:rPr>
        <w:t>サーバともに</w:t>
      </w:r>
      <w:r w:rsidRPr="00DF1A2F">
        <w:rPr>
          <w:rFonts w:ascii="Segoe UI" w:eastAsia="Meiryo UI" w:hAnsi="Segoe UI" w:cs="Segoe UI"/>
        </w:rPr>
        <w:t>lsyncd</w:t>
      </w:r>
      <w:r w:rsidRPr="00DF1A2F">
        <w:rPr>
          <w:rFonts w:ascii="Segoe UI" w:eastAsia="Meiryo UI" w:hAnsi="Segoe UI" w:cs="Segoe UI" w:hint="eastAsia"/>
        </w:rPr>
        <w:t>のセットアップは</w:t>
      </w:r>
      <w:r w:rsidRPr="00DF1A2F">
        <w:rPr>
          <w:rFonts w:ascii="Segoe UI" w:eastAsia="Meiryo UI" w:hAnsi="Segoe UI" w:cs="Segoe UI"/>
        </w:rPr>
        <w:t>Provisioning Script</w:t>
      </w:r>
      <w:r w:rsidRPr="00DF1A2F">
        <w:rPr>
          <w:rFonts w:ascii="Segoe UI" w:eastAsia="Meiryo UI" w:hAnsi="Segoe UI" w:cs="Segoe UI" w:hint="eastAsia"/>
        </w:rPr>
        <w:t>内で完了しています</w:t>
      </w:r>
      <w:r w:rsidR="004F1F70" w:rsidRPr="00DF1A2F">
        <w:rPr>
          <w:rFonts w:ascii="Segoe UI" w:eastAsia="Meiryo UI" w:hAnsi="Segoe UI" w:cs="Segoe UI" w:hint="eastAsia"/>
        </w:rPr>
        <w:t>。</w:t>
      </w:r>
      <w:r w:rsidR="0061333D" w:rsidRPr="00DF1A2F">
        <w:rPr>
          <w:rFonts w:ascii="Segoe UI" w:eastAsia="Meiryo UI" w:hAnsi="Segoe UI" w:cs="Segoe UI" w:hint="eastAsia"/>
        </w:rPr>
        <w:t>通信に必要な鍵ファイルを適切に配置し、</w:t>
      </w:r>
      <w:r w:rsidR="0061333D" w:rsidRPr="00DF1A2F">
        <w:rPr>
          <w:rFonts w:ascii="Segoe UI" w:eastAsia="Meiryo UI" w:hAnsi="Segoe UI" w:cs="Segoe UI"/>
        </w:rPr>
        <w:t>lsyncd</w:t>
      </w:r>
      <w:r w:rsidR="0061333D" w:rsidRPr="00DF1A2F">
        <w:rPr>
          <w:rFonts w:ascii="Segoe UI" w:eastAsia="Meiryo UI" w:hAnsi="Segoe UI" w:cs="Segoe UI" w:hint="eastAsia"/>
        </w:rPr>
        <w:t>の設定ファイルを用意して自動同期環境を構築しましょう。</w:t>
      </w:r>
      <w:r w:rsidR="00F21D4E" w:rsidRPr="00DF1A2F">
        <w:rPr>
          <w:rFonts w:ascii="Segoe UI" w:eastAsia="Meiryo UI" w:hAnsi="Segoe UI" w:cs="Segoe UI" w:hint="eastAsia"/>
        </w:rPr>
        <w:t>同期は</w:t>
      </w:r>
      <w:del w:id="2025" w:author="Kitase" w:date="2015-07-25T05:18:00Z">
        <w:r w:rsidR="00F21D4E" w:rsidRPr="00DF1A2F" w:rsidDel="00730126">
          <w:rPr>
            <w:rFonts w:ascii="Segoe UI" w:eastAsia="Meiryo UI" w:hAnsi="Segoe UI" w:cs="Segoe UI"/>
          </w:rPr>
          <w:delText>nginx</w:delText>
        </w:r>
      </w:del>
      <w:ins w:id="2026" w:author="Kitase" w:date="2015-07-25T05:18:00Z">
        <w:r w:rsidR="00730126" w:rsidRPr="00DF1A2F">
          <w:rPr>
            <w:rFonts w:ascii="Segoe UI" w:eastAsia="Meiryo UI" w:hAnsi="Segoe UI" w:cs="Segoe UI"/>
          </w:rPr>
          <w:t>Nginx</w:t>
        </w:r>
      </w:ins>
      <w:r w:rsidR="00F21D4E" w:rsidRPr="00DF1A2F">
        <w:rPr>
          <w:rFonts w:ascii="Segoe UI" w:eastAsia="Meiryo UI" w:hAnsi="Segoe UI" w:cs="Segoe UI" w:hint="eastAsia"/>
        </w:rPr>
        <w:t>ユーザーで行う必要があるため、</w:t>
      </w:r>
      <w:r w:rsidR="00410509" w:rsidRPr="00DF1A2F">
        <w:rPr>
          <w:rFonts w:ascii="Segoe UI" w:eastAsia="Meiryo UI" w:hAnsi="Segoe UI" w:cs="Segoe UI" w:hint="eastAsia"/>
        </w:rPr>
        <w:t>権限を適切に設定する必要があります。</w:t>
      </w:r>
      <w:r w:rsidR="008474B0" w:rsidRPr="00DF1A2F">
        <w:rPr>
          <w:rFonts w:ascii="Segoe UI" w:eastAsia="Meiryo UI" w:hAnsi="Segoe UI" w:cs="Segoe UI" w:hint="eastAsia"/>
        </w:rPr>
        <w:t>自動で同期を行うために、</w:t>
      </w:r>
      <w:r w:rsidR="00ED3B98" w:rsidRPr="00DF1A2F">
        <w:rPr>
          <w:rFonts w:ascii="Segoe UI" w:eastAsia="Meiryo UI" w:hAnsi="Segoe UI" w:cs="Segoe UI" w:hint="eastAsia"/>
        </w:rPr>
        <w:t>作業用インスタンス上で</w:t>
      </w:r>
      <w:r w:rsidR="008474B0" w:rsidRPr="00DF1A2F">
        <w:rPr>
          <w:rFonts w:ascii="Segoe UI" w:eastAsia="Meiryo UI" w:hAnsi="Segoe UI" w:cs="Segoe UI" w:hint="eastAsia"/>
        </w:rPr>
        <w:t>パスワードを要求されない空の鍵ペアを作成し</w:t>
      </w:r>
      <w:r w:rsidR="009216BB" w:rsidRPr="00DF1A2F">
        <w:rPr>
          <w:rFonts w:ascii="Segoe UI" w:eastAsia="Meiryo UI" w:hAnsi="Segoe UI" w:cs="Segoe UI" w:hint="eastAsia"/>
        </w:rPr>
        <w:t>、ロードバランサ</w:t>
      </w:r>
      <w:ins w:id="2027" w:author="Kitase" w:date="2015-07-26T05:08:00Z">
        <w:r w:rsidR="0051443B" w:rsidRPr="00DF1A2F">
          <w:rPr>
            <w:rFonts w:ascii="Segoe UI" w:eastAsia="Meiryo UI" w:hAnsi="Segoe UI" w:cs="Segoe UI" w:hint="eastAsia"/>
          </w:rPr>
          <w:t>ー</w:t>
        </w:r>
      </w:ins>
      <w:r w:rsidR="009216BB" w:rsidRPr="00DF1A2F">
        <w:rPr>
          <w:rFonts w:ascii="Segoe UI" w:eastAsia="Meiryo UI" w:hAnsi="Segoe UI" w:cs="Segoe UI" w:hint="eastAsia"/>
        </w:rPr>
        <w:t>と</w:t>
      </w:r>
      <w:del w:id="2028" w:author="Kitase" w:date="2015-07-25T05:18:00Z">
        <w:r w:rsidR="009216BB" w:rsidRPr="00DF1A2F" w:rsidDel="00730126">
          <w:rPr>
            <w:rFonts w:ascii="Segoe UI" w:eastAsia="Meiryo UI" w:hAnsi="Segoe UI" w:cs="Segoe UI"/>
          </w:rPr>
          <w:delText>Wordpress</w:delText>
        </w:r>
      </w:del>
      <w:ins w:id="2029" w:author="Kitase" w:date="2015-07-25T05:18:00Z">
        <w:r w:rsidR="00730126" w:rsidRPr="00DF1A2F">
          <w:rPr>
            <w:rFonts w:ascii="Segoe UI" w:eastAsia="Meiryo UI" w:hAnsi="Segoe UI" w:cs="Segoe UI"/>
          </w:rPr>
          <w:t>WordPress</w:t>
        </w:r>
      </w:ins>
      <w:r w:rsidR="009216BB" w:rsidRPr="00DF1A2F">
        <w:rPr>
          <w:rFonts w:ascii="Segoe UI" w:eastAsia="Meiryo UI" w:hAnsi="Segoe UI" w:cs="Segoe UI" w:hint="eastAsia"/>
        </w:rPr>
        <w:t>ノードの双方に配置し</w:t>
      </w:r>
      <w:r w:rsidR="008474B0" w:rsidRPr="00DF1A2F">
        <w:rPr>
          <w:rFonts w:ascii="Segoe UI" w:eastAsia="Meiryo UI" w:hAnsi="Segoe UI" w:cs="Segoe UI" w:hint="eastAsia"/>
        </w:rPr>
        <w:t>ます。</w:t>
      </w:r>
    </w:p>
    <w:p w14:paraId="0EB31F2E" w14:textId="77777777" w:rsidR="00F21D4E" w:rsidRPr="00DF1A2F" w:rsidRDefault="00F21D4E" w:rsidP="00F21D4E">
      <w:pPr>
        <w:rPr>
          <w:rFonts w:ascii="Segoe UI" w:eastAsia="Meiryo UI"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50"/>
      </w:tblGrid>
      <w:tr w:rsidR="00F21D4E" w:rsidRPr="00DF1A2F" w14:paraId="0EFA6CEC" w14:textId="77777777" w:rsidTr="0018787D">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08BFDB57" w14:textId="77777777" w:rsidR="00F21D4E" w:rsidRPr="00DF1A2F" w:rsidRDefault="00F21D4E" w:rsidP="008474B0">
            <w:pPr>
              <w:spacing w:line="300" w:lineRule="exact"/>
              <w:rPr>
                <w:rFonts w:ascii="Segoe UI" w:eastAsia="Meiryo UI" w:hAnsi="Segoe UI" w:cs="Segoe UI"/>
                <w:sz w:val="20"/>
                <w:szCs w:val="20"/>
              </w:rPr>
            </w:pPr>
            <w:r w:rsidRPr="00DF1A2F">
              <w:rPr>
                <w:rFonts w:ascii="Segoe UI" w:eastAsia="Meiryo UI" w:hAnsi="Segoe UI" w:cs="Segoe UI"/>
                <w:sz w:val="20"/>
                <w:szCs w:val="20"/>
              </w:rPr>
              <w:t>[root@</w:t>
            </w:r>
            <w:r w:rsidR="002A64A1" w:rsidRPr="00DF1A2F">
              <w:rPr>
                <w:rFonts w:ascii="Segoe UI" w:eastAsia="Meiryo UI" w:hAnsi="Segoe UI" w:cs="Segoe UI"/>
                <w:sz w:val="20"/>
                <w:szCs w:val="20"/>
              </w:rPr>
              <w:t>working</w:t>
            </w:r>
            <w:r w:rsidR="00220180" w:rsidRPr="00DF1A2F">
              <w:rPr>
                <w:rFonts w:ascii="Segoe UI" w:eastAsia="Meiryo UI" w:hAnsi="Segoe UI" w:cs="Segoe UI"/>
                <w:sz w:val="20"/>
                <w:szCs w:val="20"/>
              </w:rPr>
              <w:t>vm</w:t>
            </w:r>
            <w:r w:rsidRPr="00DF1A2F">
              <w:rPr>
                <w:rFonts w:ascii="Segoe UI" w:eastAsia="Meiryo UI" w:hAnsi="Segoe UI" w:cs="Segoe UI"/>
                <w:sz w:val="20"/>
                <w:szCs w:val="20"/>
              </w:rPr>
              <w:t xml:space="preserve"> ~]# </w:t>
            </w:r>
            <w:r w:rsidR="008474B0" w:rsidRPr="00DF1A2F">
              <w:rPr>
                <w:rFonts w:ascii="Segoe UI" w:eastAsia="Meiryo UI" w:hAnsi="Segoe UI" w:cs="Segoe UI"/>
                <w:sz w:val="20"/>
                <w:szCs w:val="20"/>
              </w:rPr>
              <w:t>ssh-keygen</w:t>
            </w:r>
            <w:r w:rsidR="00ED3B98" w:rsidRPr="00DF1A2F">
              <w:rPr>
                <w:rFonts w:ascii="Segoe UI" w:eastAsia="Meiryo UI" w:hAnsi="Segoe UI" w:cs="Segoe UI"/>
                <w:sz w:val="20"/>
                <w:szCs w:val="20"/>
              </w:rPr>
              <w:t xml:space="preserve"> </w:t>
            </w:r>
            <w:del w:id="2030" w:author="Kitase" w:date="2015-07-25T05:35:00Z">
              <w:r w:rsidR="00ED3B98" w:rsidRPr="00DF1A2F" w:rsidDel="00D86558">
                <w:rPr>
                  <w:rFonts w:ascii="Segoe UI" w:eastAsia="Meiryo UI" w:hAnsi="Segoe UI" w:cs="Segoe UI"/>
                  <w:sz w:val="20"/>
                  <w:szCs w:val="20"/>
                </w:rPr>
                <w:delText>–</w:delText>
              </w:r>
            </w:del>
            <w:ins w:id="2031" w:author="Kitase" w:date="2015-07-25T05:35:00Z">
              <w:r w:rsidR="00D86558" w:rsidRPr="00DF1A2F">
                <w:rPr>
                  <w:rFonts w:ascii="Segoe UI" w:eastAsia="Meiryo UI" w:hAnsi="Segoe UI" w:cs="Segoe UI"/>
                  <w:sz w:val="20"/>
                  <w:szCs w:val="20"/>
                </w:rPr>
                <w:t>-</w:t>
              </w:r>
            </w:ins>
            <w:r w:rsidR="00ED3B98" w:rsidRPr="00DF1A2F">
              <w:rPr>
                <w:rFonts w:ascii="Segoe UI" w:eastAsia="Meiryo UI" w:hAnsi="Segoe UI" w:cs="Segoe UI"/>
                <w:sz w:val="20"/>
                <w:szCs w:val="20"/>
              </w:rPr>
              <w:t>f emptypass</w:t>
            </w:r>
          </w:p>
          <w:p w14:paraId="434E51DA" w14:textId="77777777" w:rsidR="008474B0" w:rsidRPr="00DF1A2F" w:rsidRDefault="008474B0" w:rsidP="008474B0">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Generating public/private rsa key pair.</w:t>
            </w:r>
          </w:p>
          <w:p w14:paraId="2EA6E958" w14:textId="77777777" w:rsidR="008474B0" w:rsidRPr="00DF1A2F" w:rsidRDefault="008474B0" w:rsidP="008474B0">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Enter passphrase (empty for no passphrase):</w:t>
            </w:r>
            <w:r w:rsidR="00F63C41" w:rsidRPr="00DF1A2F">
              <w:rPr>
                <w:rFonts w:ascii="Segoe UI" w:eastAsia="Meiryo UI" w:hAnsi="Segoe UI" w:cs="Segoe UI"/>
                <w:color w:val="FF0000"/>
                <w:kern w:val="0"/>
              </w:rPr>
              <w:t xml:space="preserve"> (</w:t>
            </w:r>
            <w:r w:rsidR="00F63C41" w:rsidRPr="00DF1A2F">
              <w:rPr>
                <w:rFonts w:ascii="Segoe UI" w:eastAsia="Meiryo UI" w:hAnsi="Segoe UI" w:cs="Segoe UI" w:hint="eastAsia"/>
                <w:color w:val="FF0000"/>
                <w:kern w:val="0"/>
              </w:rPr>
              <w:t>何も入力せず</w:t>
            </w:r>
            <w:r w:rsidR="00F63C41" w:rsidRPr="00DF1A2F">
              <w:rPr>
                <w:rFonts w:ascii="Segoe UI" w:eastAsia="Meiryo UI" w:hAnsi="Segoe UI" w:cs="Segoe UI"/>
                <w:color w:val="FF0000"/>
                <w:kern w:val="0"/>
              </w:rPr>
              <w:t>Enter)</w:t>
            </w:r>
          </w:p>
          <w:p w14:paraId="5452A3F1" w14:textId="77777777" w:rsidR="008474B0" w:rsidRPr="00DF1A2F" w:rsidRDefault="008474B0" w:rsidP="008474B0">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Enter same passphrase again:</w:t>
            </w:r>
            <w:r w:rsidR="00FB06B3" w:rsidRPr="00DF1A2F">
              <w:rPr>
                <w:rFonts w:ascii="Segoe UI" w:eastAsia="Meiryo UI" w:hAnsi="Segoe UI" w:cs="Segoe UI"/>
                <w:kern w:val="0"/>
              </w:rPr>
              <w:t xml:space="preserve"> </w:t>
            </w:r>
            <w:r w:rsidR="00FB06B3" w:rsidRPr="00DF1A2F">
              <w:rPr>
                <w:rFonts w:ascii="Segoe UI" w:eastAsia="Meiryo UI" w:hAnsi="Segoe UI" w:cs="Segoe UI"/>
                <w:color w:val="FF0000"/>
                <w:kern w:val="0"/>
              </w:rPr>
              <w:t>(</w:t>
            </w:r>
            <w:r w:rsidR="00FB06B3" w:rsidRPr="00DF1A2F">
              <w:rPr>
                <w:rFonts w:ascii="Segoe UI" w:eastAsia="Meiryo UI" w:hAnsi="Segoe UI" w:cs="Segoe UI" w:hint="eastAsia"/>
                <w:color w:val="FF0000"/>
                <w:kern w:val="0"/>
              </w:rPr>
              <w:t>何も入力せず</w:t>
            </w:r>
            <w:r w:rsidR="00FB06B3" w:rsidRPr="00DF1A2F">
              <w:rPr>
                <w:rFonts w:ascii="Segoe UI" w:eastAsia="Meiryo UI" w:hAnsi="Segoe UI" w:cs="Segoe UI"/>
                <w:color w:val="FF0000"/>
                <w:kern w:val="0"/>
              </w:rPr>
              <w:t>Enter)</w:t>
            </w:r>
          </w:p>
          <w:p w14:paraId="01683FA1" w14:textId="77777777" w:rsidR="008474B0" w:rsidRPr="00DF1A2F" w:rsidRDefault="008474B0" w:rsidP="008474B0">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Your identification has been saved in /root/.ssh/</w:t>
            </w:r>
            <w:r w:rsidR="00ED3B98" w:rsidRPr="00DF1A2F">
              <w:rPr>
                <w:rFonts w:ascii="Segoe UI" w:eastAsia="Meiryo UI" w:hAnsi="Segoe UI" w:cs="Segoe UI"/>
                <w:kern w:val="0"/>
              </w:rPr>
              <w:t>emptypass</w:t>
            </w:r>
            <w:r w:rsidRPr="00DF1A2F">
              <w:rPr>
                <w:rFonts w:ascii="Segoe UI" w:eastAsia="Meiryo UI" w:hAnsi="Segoe UI" w:cs="Segoe UI"/>
                <w:kern w:val="0"/>
              </w:rPr>
              <w:t>.</w:t>
            </w:r>
          </w:p>
          <w:p w14:paraId="175DA642" w14:textId="77777777" w:rsidR="008474B0" w:rsidRPr="00DF1A2F" w:rsidRDefault="008474B0" w:rsidP="008474B0">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Your public key has</w:t>
            </w:r>
            <w:r w:rsidR="00D22A47" w:rsidRPr="00DF1A2F">
              <w:rPr>
                <w:rFonts w:ascii="Segoe UI" w:eastAsia="Meiryo UI" w:hAnsi="Segoe UI" w:cs="Segoe UI"/>
                <w:kern w:val="0"/>
              </w:rPr>
              <w:t xml:space="preserve"> been saved in /root/.ssh/emptypass</w:t>
            </w:r>
            <w:r w:rsidRPr="00DF1A2F">
              <w:rPr>
                <w:rFonts w:ascii="Segoe UI" w:eastAsia="Meiryo UI" w:hAnsi="Segoe UI" w:cs="Segoe UI"/>
                <w:kern w:val="0"/>
              </w:rPr>
              <w:t>.pub.</w:t>
            </w:r>
          </w:p>
          <w:p w14:paraId="7EBFF03D" w14:textId="77777777" w:rsidR="008474B0" w:rsidRPr="00DF1A2F" w:rsidRDefault="008474B0" w:rsidP="008474B0">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The key fingerprint is:</w:t>
            </w:r>
          </w:p>
          <w:p w14:paraId="24705DB1" w14:textId="77777777" w:rsidR="008474B0" w:rsidRPr="00DF1A2F" w:rsidRDefault="008474B0" w:rsidP="008474B0">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cc:5e:59:21:44:99:42:e3:26</w:t>
            </w:r>
            <w:r w:rsidR="00A71C82" w:rsidRPr="00DF1A2F">
              <w:rPr>
                <w:rFonts w:ascii="Segoe UI" w:eastAsia="Meiryo UI" w:hAnsi="Segoe UI" w:cs="Segoe UI"/>
                <w:kern w:val="0"/>
              </w:rPr>
              <w:t>:5e:73:41:bb:70:af:45 root@workingvm</w:t>
            </w:r>
          </w:p>
          <w:p w14:paraId="05C72566" w14:textId="77777777" w:rsidR="008474B0" w:rsidRPr="00DF1A2F" w:rsidRDefault="008474B0" w:rsidP="008474B0">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The key's randomart image is:</w:t>
            </w:r>
          </w:p>
          <w:p w14:paraId="43F26237" w14:textId="77777777" w:rsidR="008474B0" w:rsidRPr="00DF1A2F" w:rsidRDefault="008474B0" w:rsidP="008474B0">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+---[RSA 2048]----+</w:t>
            </w:r>
          </w:p>
          <w:p w14:paraId="44AEBF9B" w14:textId="77777777" w:rsidR="008474B0" w:rsidRPr="00DF1A2F" w:rsidRDefault="008474B0" w:rsidP="008474B0">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.o+*o.    |</w:t>
            </w:r>
          </w:p>
          <w:p w14:paraId="7EF97F29" w14:textId="77777777" w:rsidR="008474B0" w:rsidRPr="00DF1A2F" w:rsidRDefault="008474B0" w:rsidP="008474B0">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...o+ .   |</w:t>
            </w:r>
          </w:p>
          <w:p w14:paraId="449050A4" w14:textId="77777777" w:rsidR="008474B0" w:rsidRPr="00DF1A2F" w:rsidRDefault="008474B0" w:rsidP="008474B0">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 *.+ E    |</w:t>
            </w:r>
          </w:p>
          <w:p w14:paraId="6F726A15" w14:textId="77777777" w:rsidR="008474B0" w:rsidRPr="00DF1A2F" w:rsidRDefault="008474B0" w:rsidP="008474B0">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 * = *     |</w:t>
            </w:r>
          </w:p>
          <w:p w14:paraId="135CA4E9" w14:textId="77777777" w:rsidR="008474B0" w:rsidRPr="00DF1A2F" w:rsidRDefault="008474B0" w:rsidP="008474B0">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 S + o    |</w:t>
            </w:r>
          </w:p>
          <w:p w14:paraId="642F4D18" w14:textId="77777777" w:rsidR="008474B0" w:rsidRPr="00DF1A2F" w:rsidRDefault="008474B0" w:rsidP="008474B0">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 . o     |</w:t>
            </w:r>
          </w:p>
          <w:p w14:paraId="05AD7261" w14:textId="77777777" w:rsidR="008474B0" w:rsidRPr="00DF1A2F" w:rsidRDefault="008474B0" w:rsidP="008474B0">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 .      |</w:t>
            </w:r>
          </w:p>
          <w:p w14:paraId="6A09B2DA" w14:textId="77777777" w:rsidR="008474B0" w:rsidRPr="00DF1A2F" w:rsidRDefault="008474B0" w:rsidP="008474B0">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w:t>
            </w:r>
          </w:p>
          <w:p w14:paraId="111F3734" w14:textId="77777777" w:rsidR="008474B0" w:rsidRPr="00DF1A2F" w:rsidRDefault="008474B0" w:rsidP="008474B0">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w:t>
            </w:r>
          </w:p>
          <w:p w14:paraId="75958FD8" w14:textId="77777777" w:rsidR="008474B0" w:rsidRPr="00DF1A2F" w:rsidRDefault="008474B0" w:rsidP="008474B0">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w:t>
            </w:r>
          </w:p>
          <w:p w14:paraId="05BC3607" w14:textId="77777777" w:rsidR="0001523F" w:rsidRPr="00DF1A2F" w:rsidRDefault="0001523F" w:rsidP="008474B0">
            <w:pPr>
              <w:autoSpaceDE w:val="0"/>
              <w:autoSpaceDN w:val="0"/>
              <w:adjustRightInd w:val="0"/>
              <w:jc w:val="left"/>
              <w:rPr>
                <w:rFonts w:ascii="Segoe UI" w:eastAsia="Meiryo UI" w:hAnsi="Segoe UI" w:cs="Segoe UI"/>
                <w:sz w:val="20"/>
                <w:szCs w:val="20"/>
              </w:rPr>
            </w:pPr>
            <w:r w:rsidRPr="00DF1A2F">
              <w:rPr>
                <w:rFonts w:ascii="Segoe UI" w:eastAsia="Meiryo UI" w:hAnsi="Segoe UI" w:cs="Segoe UI"/>
                <w:sz w:val="20"/>
                <w:szCs w:val="20"/>
              </w:rPr>
              <w:t xml:space="preserve">[root@ workingvm ~]# scp </w:t>
            </w:r>
            <w:del w:id="2032" w:author="Kitase" w:date="2015-07-25T05:35:00Z">
              <w:r w:rsidRPr="00DF1A2F" w:rsidDel="00D86558">
                <w:rPr>
                  <w:rFonts w:ascii="Segoe UI" w:eastAsia="Meiryo UI" w:hAnsi="Segoe UI" w:cs="Segoe UI"/>
                  <w:sz w:val="20"/>
                  <w:szCs w:val="20"/>
                </w:rPr>
                <w:delText>–</w:delText>
              </w:r>
            </w:del>
            <w:ins w:id="2033" w:author="Kitase" w:date="2015-07-25T05:35:00Z">
              <w:r w:rsidR="00D86558" w:rsidRPr="00DF1A2F">
                <w:rPr>
                  <w:rFonts w:ascii="Segoe UI" w:eastAsia="Meiryo UI" w:hAnsi="Segoe UI" w:cs="Segoe UI"/>
                  <w:sz w:val="20"/>
                  <w:szCs w:val="20"/>
                </w:rPr>
                <w:t>-</w:t>
              </w:r>
            </w:ins>
            <w:r w:rsidRPr="00DF1A2F">
              <w:rPr>
                <w:rFonts w:ascii="Segoe UI" w:eastAsia="Meiryo UI" w:hAnsi="Segoe UI" w:cs="Segoe UI"/>
                <w:sz w:val="20"/>
                <w:szCs w:val="20"/>
              </w:rPr>
              <w:t>r ~/.ssh root@[</w:t>
            </w:r>
            <w:r w:rsidRPr="00DF1A2F">
              <w:rPr>
                <w:rFonts w:ascii="Segoe UI" w:eastAsia="Meiryo UI" w:hAnsi="Segoe UI" w:cs="Segoe UI" w:hint="eastAsia"/>
                <w:sz w:val="20"/>
                <w:szCs w:val="20"/>
              </w:rPr>
              <w:t>ロードバランサ</w:t>
            </w:r>
            <w:r w:rsidR="00F74E4B" w:rsidRPr="00DF1A2F">
              <w:rPr>
                <w:rFonts w:ascii="Segoe UI" w:eastAsia="Meiryo UI" w:hAnsi="Segoe UI" w:cs="Segoe UI" w:hint="eastAsia"/>
                <w:sz w:val="20"/>
                <w:szCs w:val="20"/>
              </w:rPr>
              <w:t>ー</w:t>
            </w:r>
            <w:r w:rsidRPr="00DF1A2F">
              <w:rPr>
                <w:rFonts w:ascii="Segoe UI" w:eastAsia="Meiryo UI" w:hAnsi="Segoe UI" w:cs="Segoe UI" w:hint="eastAsia"/>
                <w:sz w:val="20"/>
                <w:szCs w:val="20"/>
              </w:rPr>
              <w:t>の</w:t>
            </w:r>
            <w:r w:rsidRPr="00DF1A2F">
              <w:rPr>
                <w:rFonts w:ascii="Segoe UI" w:eastAsia="Meiryo UI" w:hAnsi="Segoe UI" w:cs="Segoe UI"/>
                <w:sz w:val="20"/>
                <w:szCs w:val="20"/>
              </w:rPr>
              <w:t>Public IP Address]:/tmp</w:t>
            </w:r>
          </w:p>
          <w:p w14:paraId="20715508" w14:textId="77777777" w:rsidR="0001523F" w:rsidRPr="00DF1A2F" w:rsidRDefault="0001523F" w:rsidP="008474B0">
            <w:pPr>
              <w:autoSpaceDE w:val="0"/>
              <w:autoSpaceDN w:val="0"/>
              <w:adjustRightInd w:val="0"/>
              <w:jc w:val="left"/>
              <w:rPr>
                <w:rFonts w:ascii="Segoe UI" w:eastAsia="Meiryo UI" w:hAnsi="Segoe UI" w:cs="Segoe UI"/>
                <w:sz w:val="20"/>
                <w:szCs w:val="20"/>
              </w:rPr>
            </w:pPr>
            <w:r w:rsidRPr="00DF1A2F">
              <w:rPr>
                <w:rFonts w:ascii="Segoe UI" w:eastAsia="Meiryo UI" w:hAnsi="Segoe UI" w:cs="Segoe UI"/>
                <w:sz w:val="20"/>
                <w:szCs w:val="20"/>
              </w:rPr>
              <w:t xml:space="preserve">[root@ workingvm ~]# scp </w:t>
            </w:r>
            <w:del w:id="2034" w:author="Kitase" w:date="2015-07-25T05:35:00Z">
              <w:r w:rsidRPr="00DF1A2F" w:rsidDel="00D86558">
                <w:rPr>
                  <w:rFonts w:ascii="Segoe UI" w:eastAsia="Meiryo UI" w:hAnsi="Segoe UI" w:cs="Segoe UI"/>
                  <w:sz w:val="20"/>
                  <w:szCs w:val="20"/>
                </w:rPr>
                <w:delText>–</w:delText>
              </w:r>
            </w:del>
            <w:ins w:id="2035" w:author="Kitase" w:date="2015-07-25T05:35:00Z">
              <w:r w:rsidR="00D86558" w:rsidRPr="00DF1A2F">
                <w:rPr>
                  <w:rFonts w:ascii="Segoe UI" w:eastAsia="Meiryo UI" w:hAnsi="Segoe UI" w:cs="Segoe UI"/>
                  <w:sz w:val="20"/>
                  <w:szCs w:val="20"/>
                </w:rPr>
                <w:t>-</w:t>
              </w:r>
            </w:ins>
            <w:r w:rsidRPr="00DF1A2F">
              <w:rPr>
                <w:rFonts w:ascii="Segoe UI" w:eastAsia="Meiryo UI" w:hAnsi="Segoe UI" w:cs="Segoe UI"/>
                <w:sz w:val="20"/>
                <w:szCs w:val="20"/>
              </w:rPr>
              <w:t>r ~/.ssh root@[</w:t>
            </w:r>
            <w:del w:id="2036" w:author="Kitase" w:date="2015-07-25T05:18:00Z">
              <w:r w:rsidRPr="00DF1A2F" w:rsidDel="00730126">
                <w:rPr>
                  <w:rFonts w:ascii="Segoe UI" w:eastAsia="Meiryo UI" w:hAnsi="Segoe UI" w:cs="Segoe UI"/>
                  <w:sz w:val="20"/>
                  <w:szCs w:val="20"/>
                </w:rPr>
                <w:delText>Wordpress</w:delText>
              </w:r>
            </w:del>
            <w:ins w:id="2037" w:author="Kitase" w:date="2015-07-25T05:18:00Z">
              <w:r w:rsidR="00730126" w:rsidRPr="00DF1A2F">
                <w:rPr>
                  <w:rFonts w:ascii="Segoe UI" w:eastAsia="Meiryo UI" w:hAnsi="Segoe UI" w:cs="Segoe UI"/>
                  <w:sz w:val="20"/>
                  <w:szCs w:val="20"/>
                </w:rPr>
                <w:t>WordPress</w:t>
              </w:r>
            </w:ins>
            <w:r w:rsidRPr="00DF1A2F">
              <w:rPr>
                <w:rFonts w:ascii="Segoe UI" w:eastAsia="Meiryo UI" w:hAnsi="Segoe UI" w:cs="Segoe UI" w:hint="eastAsia"/>
                <w:sz w:val="20"/>
                <w:szCs w:val="20"/>
              </w:rPr>
              <w:t>サーバ</w:t>
            </w:r>
            <w:r w:rsidRPr="00DF1A2F">
              <w:rPr>
                <w:rFonts w:ascii="Segoe UI" w:eastAsia="Meiryo UI" w:hAnsi="Segoe UI" w:cs="Segoe UI"/>
                <w:sz w:val="20"/>
                <w:szCs w:val="20"/>
              </w:rPr>
              <w:t>1</w:t>
            </w:r>
            <w:r w:rsidRPr="00DF1A2F">
              <w:rPr>
                <w:rFonts w:ascii="Segoe UI" w:eastAsia="Meiryo UI" w:hAnsi="Segoe UI" w:cs="Segoe UI" w:hint="eastAsia"/>
                <w:sz w:val="20"/>
                <w:szCs w:val="20"/>
              </w:rPr>
              <w:t>の</w:t>
            </w:r>
            <w:r w:rsidRPr="00DF1A2F">
              <w:rPr>
                <w:rFonts w:ascii="Segoe UI" w:eastAsia="Meiryo UI" w:hAnsi="Segoe UI" w:cs="Segoe UI"/>
                <w:sz w:val="20"/>
                <w:szCs w:val="20"/>
              </w:rPr>
              <w:t>Public IP Address]:/tmp</w:t>
            </w:r>
          </w:p>
          <w:p w14:paraId="36D7C702" w14:textId="77777777" w:rsidR="002A64A1" w:rsidRPr="00DF1A2F" w:rsidRDefault="0001523F" w:rsidP="008E17C9">
            <w:pPr>
              <w:autoSpaceDE w:val="0"/>
              <w:autoSpaceDN w:val="0"/>
              <w:adjustRightInd w:val="0"/>
              <w:jc w:val="left"/>
              <w:rPr>
                <w:rFonts w:ascii="Segoe UI" w:eastAsia="Meiryo UI" w:hAnsi="Segoe UI" w:cs="Segoe UI"/>
                <w:kern w:val="0"/>
              </w:rPr>
            </w:pPr>
            <w:r w:rsidRPr="00DF1A2F">
              <w:rPr>
                <w:rFonts w:ascii="Segoe UI" w:eastAsia="Meiryo UI" w:hAnsi="Segoe UI" w:cs="Segoe UI"/>
                <w:sz w:val="20"/>
                <w:szCs w:val="20"/>
              </w:rPr>
              <w:t xml:space="preserve">[root@ workingvm ~]# scp </w:t>
            </w:r>
            <w:del w:id="2038" w:author="Kitase" w:date="2015-07-25T05:35:00Z">
              <w:r w:rsidRPr="00DF1A2F" w:rsidDel="00D86558">
                <w:rPr>
                  <w:rFonts w:ascii="Segoe UI" w:eastAsia="Meiryo UI" w:hAnsi="Segoe UI" w:cs="Segoe UI"/>
                  <w:sz w:val="20"/>
                  <w:szCs w:val="20"/>
                </w:rPr>
                <w:delText>–</w:delText>
              </w:r>
            </w:del>
            <w:ins w:id="2039" w:author="Kitase" w:date="2015-07-25T05:35:00Z">
              <w:r w:rsidR="00D86558" w:rsidRPr="00DF1A2F">
                <w:rPr>
                  <w:rFonts w:ascii="Segoe UI" w:eastAsia="Meiryo UI" w:hAnsi="Segoe UI" w:cs="Segoe UI"/>
                  <w:sz w:val="20"/>
                  <w:szCs w:val="20"/>
                </w:rPr>
                <w:t>-</w:t>
              </w:r>
            </w:ins>
            <w:r w:rsidRPr="00DF1A2F">
              <w:rPr>
                <w:rFonts w:ascii="Segoe UI" w:eastAsia="Meiryo UI" w:hAnsi="Segoe UI" w:cs="Segoe UI"/>
                <w:sz w:val="20"/>
                <w:szCs w:val="20"/>
              </w:rPr>
              <w:t>r ~/.ssh root@[</w:t>
            </w:r>
            <w:del w:id="2040" w:author="Kitase" w:date="2015-07-25T05:18:00Z">
              <w:r w:rsidRPr="00DF1A2F" w:rsidDel="00730126">
                <w:rPr>
                  <w:rFonts w:ascii="Segoe UI" w:eastAsia="Meiryo UI" w:hAnsi="Segoe UI" w:cs="Segoe UI"/>
                  <w:sz w:val="20"/>
                  <w:szCs w:val="20"/>
                </w:rPr>
                <w:delText>Wordpress</w:delText>
              </w:r>
            </w:del>
            <w:ins w:id="2041" w:author="Kitase" w:date="2015-07-25T05:18:00Z">
              <w:r w:rsidR="00730126" w:rsidRPr="00DF1A2F">
                <w:rPr>
                  <w:rFonts w:ascii="Segoe UI" w:eastAsia="Meiryo UI" w:hAnsi="Segoe UI" w:cs="Segoe UI"/>
                  <w:sz w:val="20"/>
                  <w:szCs w:val="20"/>
                </w:rPr>
                <w:t>WordPress</w:t>
              </w:r>
            </w:ins>
            <w:r w:rsidRPr="00DF1A2F">
              <w:rPr>
                <w:rFonts w:ascii="Segoe UI" w:eastAsia="Meiryo UI" w:hAnsi="Segoe UI" w:cs="Segoe UI" w:hint="eastAsia"/>
                <w:sz w:val="20"/>
                <w:szCs w:val="20"/>
              </w:rPr>
              <w:t>サーバ</w:t>
            </w:r>
            <w:r w:rsidRPr="00DF1A2F">
              <w:rPr>
                <w:rFonts w:ascii="Segoe UI" w:eastAsia="Meiryo UI" w:hAnsi="Segoe UI" w:cs="Segoe UI"/>
                <w:sz w:val="20"/>
                <w:szCs w:val="20"/>
              </w:rPr>
              <w:t>2</w:t>
            </w:r>
            <w:r w:rsidRPr="00DF1A2F">
              <w:rPr>
                <w:rFonts w:ascii="Segoe UI" w:eastAsia="Meiryo UI" w:hAnsi="Segoe UI" w:cs="Segoe UI" w:hint="eastAsia"/>
                <w:sz w:val="20"/>
                <w:szCs w:val="20"/>
              </w:rPr>
              <w:t>の</w:t>
            </w:r>
            <w:r w:rsidRPr="00DF1A2F">
              <w:rPr>
                <w:rFonts w:ascii="Segoe UI" w:eastAsia="Meiryo UI" w:hAnsi="Segoe UI" w:cs="Segoe UI"/>
                <w:sz w:val="20"/>
                <w:szCs w:val="20"/>
              </w:rPr>
              <w:t>Public IP Address]:/tmp</w:t>
            </w:r>
          </w:p>
        </w:tc>
      </w:tr>
    </w:tbl>
    <w:p w14:paraId="3831615E" w14:textId="77777777" w:rsidR="00F21D4E" w:rsidRPr="00DF1A2F" w:rsidRDefault="00F21D4E" w:rsidP="00F21D4E">
      <w:pPr>
        <w:rPr>
          <w:rFonts w:ascii="Segoe UI" w:eastAsia="Meiryo UI" w:hAnsi="Segoe UI" w:cs="Segoe UI"/>
        </w:rPr>
      </w:pPr>
    </w:p>
    <w:p w14:paraId="59711F80" w14:textId="77777777" w:rsidR="00F74E4B" w:rsidRPr="00DF1A2F" w:rsidRDefault="00F74E4B" w:rsidP="00F74E4B">
      <w:pPr>
        <w:rPr>
          <w:rFonts w:ascii="Segoe UI" w:eastAsia="Meiryo UI" w:hAnsi="Segoe UI" w:cs="Segoe UI"/>
        </w:rPr>
      </w:pPr>
      <w:r w:rsidRPr="00DF1A2F">
        <w:rPr>
          <w:rFonts w:ascii="Segoe UI" w:eastAsia="Meiryo UI" w:hAnsi="Segoe UI" w:cs="Segoe UI" w:hint="eastAsia"/>
        </w:rPr>
        <w:lastRenderedPageBreak/>
        <w:t>作成した鍵ペアを</w:t>
      </w:r>
      <w:r w:rsidR="00E9078A" w:rsidRPr="00DF1A2F">
        <w:rPr>
          <w:rFonts w:ascii="Segoe UI" w:eastAsia="Meiryo UI" w:hAnsi="Segoe UI" w:cs="Segoe UI" w:hint="eastAsia"/>
        </w:rPr>
        <w:t>各サーバで適切に配置します。</w:t>
      </w:r>
    </w:p>
    <w:p w14:paraId="63D24EDC" w14:textId="77777777" w:rsidR="00F74E4B" w:rsidRPr="00DF1A2F" w:rsidRDefault="00F74E4B" w:rsidP="00F74E4B">
      <w:pPr>
        <w:rPr>
          <w:rFonts w:ascii="Segoe UI" w:eastAsia="Meiryo UI"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50"/>
      </w:tblGrid>
      <w:tr w:rsidR="00F74E4B" w:rsidRPr="00DF1A2F" w14:paraId="4D47E126" w14:textId="77777777" w:rsidTr="0018787D">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16283434" w14:textId="77777777" w:rsidR="00F74E4B" w:rsidRPr="00DF1A2F" w:rsidRDefault="00F74E4B" w:rsidP="0018787D">
            <w:pPr>
              <w:autoSpaceDE w:val="0"/>
              <w:autoSpaceDN w:val="0"/>
              <w:adjustRightInd w:val="0"/>
              <w:jc w:val="left"/>
              <w:rPr>
                <w:rFonts w:ascii="Segoe UI" w:eastAsia="Meiryo UI" w:hAnsi="Segoe UI" w:cs="Segoe UI"/>
                <w:sz w:val="20"/>
                <w:szCs w:val="20"/>
              </w:rPr>
            </w:pPr>
            <w:r w:rsidRPr="00DF1A2F">
              <w:rPr>
                <w:rFonts w:ascii="Segoe UI" w:eastAsia="Meiryo UI" w:hAnsi="Segoe UI" w:cs="Segoe UI"/>
                <w:sz w:val="20"/>
                <w:szCs w:val="20"/>
              </w:rPr>
              <w:t>[root@frontweb ~]#</w:t>
            </w:r>
            <w:r w:rsidRPr="00DF1A2F">
              <w:rPr>
                <w:rFonts w:ascii="Segoe UI" w:eastAsia="Meiryo UI" w:hAnsi="Segoe UI" w:cs="Segoe UI"/>
                <w:kern w:val="0"/>
                <w:sz w:val="20"/>
                <w:szCs w:val="20"/>
              </w:rPr>
              <w:t xml:space="preserve"> </w:t>
            </w:r>
            <w:r w:rsidR="00AB680D" w:rsidRPr="00DF1A2F">
              <w:rPr>
                <w:rFonts w:ascii="Segoe UI" w:eastAsia="Meiryo UI" w:hAnsi="Segoe UI" w:cs="Segoe UI"/>
                <w:kern w:val="0"/>
                <w:sz w:val="20"/>
                <w:szCs w:val="20"/>
              </w:rPr>
              <w:t>ssh root@</w:t>
            </w:r>
            <w:r w:rsidR="00AB680D" w:rsidRPr="00DF1A2F">
              <w:rPr>
                <w:rFonts w:ascii="Segoe UI" w:eastAsia="Meiryo UI" w:hAnsi="Segoe UI" w:cs="Segoe UI"/>
                <w:sz w:val="20"/>
                <w:szCs w:val="20"/>
              </w:rPr>
              <w:t>[</w:t>
            </w:r>
            <w:r w:rsidR="00AB680D" w:rsidRPr="00DF1A2F">
              <w:rPr>
                <w:rFonts w:ascii="Segoe UI" w:eastAsia="Meiryo UI" w:hAnsi="Segoe UI" w:cs="Segoe UI" w:hint="eastAsia"/>
                <w:sz w:val="20"/>
                <w:szCs w:val="20"/>
              </w:rPr>
              <w:t>ロードバランサーの</w:t>
            </w:r>
            <w:r w:rsidR="00AB680D" w:rsidRPr="00DF1A2F">
              <w:rPr>
                <w:rFonts w:ascii="Segoe UI" w:eastAsia="Meiryo UI" w:hAnsi="Segoe UI" w:cs="Segoe UI"/>
                <w:sz w:val="20"/>
                <w:szCs w:val="20"/>
              </w:rPr>
              <w:t>Public IP Address]</w:t>
            </w:r>
          </w:p>
          <w:p w14:paraId="1F67600C" w14:textId="77777777" w:rsidR="00251399" w:rsidRPr="00DF1A2F" w:rsidRDefault="00251399" w:rsidP="00AB680D">
            <w:pPr>
              <w:autoSpaceDE w:val="0"/>
              <w:autoSpaceDN w:val="0"/>
              <w:adjustRightInd w:val="0"/>
              <w:jc w:val="left"/>
              <w:rPr>
                <w:rFonts w:ascii="Segoe UI" w:eastAsia="Meiryo UI" w:hAnsi="Segoe UI" w:cs="Segoe UI"/>
                <w:sz w:val="20"/>
                <w:szCs w:val="20"/>
              </w:rPr>
            </w:pPr>
            <w:r w:rsidRPr="00DF1A2F">
              <w:rPr>
                <w:rFonts w:ascii="Segoe UI" w:eastAsia="Meiryo UI" w:hAnsi="Segoe UI" w:cs="Segoe UI"/>
                <w:sz w:val="20"/>
                <w:szCs w:val="20"/>
              </w:rPr>
              <w:t>[root@lb ~]#</w:t>
            </w:r>
            <w:r w:rsidRPr="00DF1A2F">
              <w:rPr>
                <w:rFonts w:ascii="Segoe UI" w:eastAsia="Meiryo UI" w:hAnsi="Segoe UI" w:cs="Segoe UI"/>
                <w:kern w:val="0"/>
              </w:rPr>
              <w:t xml:space="preserve"> mv /tmp/.ssh/emptypass.pub /tmp/.ssh/authorized_keys</w:t>
            </w:r>
          </w:p>
          <w:p w14:paraId="5BDC65D4" w14:textId="77777777" w:rsidR="00F74E4B" w:rsidRPr="00DF1A2F" w:rsidRDefault="00F74E4B" w:rsidP="00AB680D">
            <w:pPr>
              <w:autoSpaceDE w:val="0"/>
              <w:autoSpaceDN w:val="0"/>
              <w:adjustRightInd w:val="0"/>
              <w:jc w:val="left"/>
              <w:rPr>
                <w:rFonts w:ascii="Segoe UI" w:eastAsia="Meiryo UI" w:hAnsi="Segoe UI" w:cs="Segoe UI"/>
                <w:kern w:val="0"/>
              </w:rPr>
            </w:pPr>
            <w:r w:rsidRPr="00DF1A2F">
              <w:rPr>
                <w:rFonts w:ascii="Segoe UI" w:eastAsia="Meiryo UI" w:hAnsi="Segoe UI" w:cs="Segoe UI"/>
                <w:sz w:val="20"/>
                <w:szCs w:val="20"/>
              </w:rPr>
              <w:t>[root@</w:t>
            </w:r>
            <w:r w:rsidR="00AB680D" w:rsidRPr="00DF1A2F">
              <w:rPr>
                <w:rFonts w:ascii="Segoe UI" w:eastAsia="Meiryo UI" w:hAnsi="Segoe UI" w:cs="Segoe UI"/>
                <w:sz w:val="20"/>
                <w:szCs w:val="20"/>
              </w:rPr>
              <w:t>lb</w:t>
            </w:r>
            <w:r w:rsidRPr="00DF1A2F">
              <w:rPr>
                <w:rFonts w:ascii="Segoe UI" w:eastAsia="Meiryo UI" w:hAnsi="Segoe UI" w:cs="Segoe UI"/>
                <w:sz w:val="20"/>
                <w:szCs w:val="20"/>
              </w:rPr>
              <w:t xml:space="preserve"> ~]#</w:t>
            </w:r>
            <w:r w:rsidRPr="00DF1A2F">
              <w:rPr>
                <w:rFonts w:ascii="Segoe UI" w:eastAsia="Meiryo UI" w:hAnsi="Segoe UI" w:cs="Segoe UI"/>
                <w:kern w:val="0"/>
              </w:rPr>
              <w:t xml:space="preserve"> </w:t>
            </w:r>
            <w:r w:rsidR="00251399" w:rsidRPr="00DF1A2F">
              <w:rPr>
                <w:rFonts w:ascii="Segoe UI" w:eastAsia="Meiryo UI" w:hAnsi="Segoe UI" w:cs="Segoe UI"/>
                <w:kern w:val="0"/>
              </w:rPr>
              <w:t xml:space="preserve">cp </w:t>
            </w:r>
            <w:del w:id="2042" w:author="Kitase" w:date="2015-07-25T05:35:00Z">
              <w:r w:rsidR="00251399" w:rsidRPr="00DF1A2F" w:rsidDel="00D86558">
                <w:rPr>
                  <w:rFonts w:ascii="Segoe UI" w:eastAsia="Meiryo UI" w:hAnsi="Segoe UI" w:cs="Segoe UI"/>
                  <w:kern w:val="0"/>
                </w:rPr>
                <w:delText>–</w:delText>
              </w:r>
            </w:del>
            <w:ins w:id="2043" w:author="Kitase" w:date="2015-07-25T05:35:00Z">
              <w:r w:rsidR="00D86558" w:rsidRPr="00DF1A2F">
                <w:rPr>
                  <w:rFonts w:ascii="Segoe UI" w:eastAsia="Meiryo UI" w:hAnsi="Segoe UI" w:cs="Segoe UI"/>
                  <w:kern w:val="0"/>
                </w:rPr>
                <w:t>-</w:t>
              </w:r>
            </w:ins>
            <w:r w:rsidR="00251399" w:rsidRPr="00DF1A2F">
              <w:rPr>
                <w:rFonts w:ascii="Segoe UI" w:eastAsia="Meiryo UI" w:hAnsi="Segoe UI" w:cs="Segoe UI"/>
                <w:kern w:val="0"/>
              </w:rPr>
              <w:t>r /tmp/.ssh /var/cache/</w:t>
            </w:r>
            <w:del w:id="2044" w:author="Kitase" w:date="2015-07-25T05:18:00Z">
              <w:r w:rsidR="00251399" w:rsidRPr="00DF1A2F" w:rsidDel="00730126">
                <w:rPr>
                  <w:rFonts w:ascii="Segoe UI" w:eastAsia="Meiryo UI" w:hAnsi="Segoe UI" w:cs="Segoe UI"/>
                  <w:kern w:val="0"/>
                </w:rPr>
                <w:delText>nginx</w:delText>
              </w:r>
            </w:del>
            <w:ins w:id="2045" w:author="Kitase" w:date="2015-07-25T07:35:00Z">
              <w:r w:rsidR="00200417" w:rsidRPr="00DF1A2F">
                <w:rPr>
                  <w:rFonts w:ascii="Segoe UI" w:eastAsia="Meiryo UI" w:hAnsi="Segoe UI" w:cs="Segoe UI"/>
                  <w:kern w:val="0"/>
                </w:rPr>
                <w:t>n</w:t>
              </w:r>
            </w:ins>
            <w:ins w:id="2046" w:author="Kitase" w:date="2015-07-25T05:18:00Z">
              <w:r w:rsidR="00730126" w:rsidRPr="00DF1A2F">
                <w:rPr>
                  <w:rFonts w:ascii="Segoe UI" w:eastAsia="Meiryo UI" w:hAnsi="Segoe UI" w:cs="Segoe UI"/>
                  <w:kern w:val="0"/>
                </w:rPr>
                <w:t>ginx</w:t>
              </w:r>
            </w:ins>
          </w:p>
          <w:p w14:paraId="313B5C12" w14:textId="77777777" w:rsidR="00251399" w:rsidRPr="00DF1A2F" w:rsidRDefault="008A45DA" w:rsidP="00AB680D">
            <w:pPr>
              <w:autoSpaceDE w:val="0"/>
              <w:autoSpaceDN w:val="0"/>
              <w:adjustRightInd w:val="0"/>
              <w:jc w:val="left"/>
              <w:rPr>
                <w:rFonts w:ascii="Segoe UI" w:eastAsia="Meiryo UI" w:hAnsi="Segoe UI" w:cs="Segoe UI"/>
                <w:sz w:val="20"/>
                <w:szCs w:val="20"/>
              </w:rPr>
            </w:pPr>
            <w:r w:rsidRPr="00DF1A2F">
              <w:rPr>
                <w:rFonts w:ascii="Segoe UI" w:eastAsia="Meiryo UI" w:hAnsi="Segoe UI" w:cs="Segoe UI"/>
                <w:sz w:val="20"/>
                <w:szCs w:val="20"/>
              </w:rPr>
              <w:t>[root@lb ~]#</w:t>
            </w:r>
            <w:r w:rsidRPr="00DF1A2F">
              <w:rPr>
                <w:rFonts w:ascii="Segoe UI" w:eastAsia="Meiryo UI" w:hAnsi="Segoe UI" w:cs="Segoe UI"/>
                <w:kern w:val="0"/>
              </w:rPr>
              <w:t xml:space="preserve"> chown </w:t>
            </w:r>
            <w:del w:id="2047" w:author="Kitase" w:date="2015-07-25T05:35:00Z">
              <w:r w:rsidRPr="00DF1A2F" w:rsidDel="00D86558">
                <w:rPr>
                  <w:rFonts w:ascii="Segoe UI" w:eastAsia="Meiryo UI" w:hAnsi="Segoe UI" w:cs="Segoe UI"/>
                  <w:kern w:val="0"/>
                </w:rPr>
                <w:delText>–</w:delText>
              </w:r>
            </w:del>
            <w:ins w:id="2048" w:author="Kitase" w:date="2015-07-25T05:35:00Z">
              <w:r w:rsidR="00D86558" w:rsidRPr="00DF1A2F">
                <w:rPr>
                  <w:rFonts w:ascii="Segoe UI" w:eastAsia="Meiryo UI" w:hAnsi="Segoe UI" w:cs="Segoe UI"/>
                  <w:kern w:val="0"/>
                </w:rPr>
                <w:t>-</w:t>
              </w:r>
            </w:ins>
            <w:r w:rsidRPr="00DF1A2F">
              <w:rPr>
                <w:rFonts w:ascii="Segoe UI" w:eastAsia="Meiryo UI" w:hAnsi="Segoe UI" w:cs="Segoe UI"/>
                <w:kern w:val="0"/>
              </w:rPr>
              <w:t xml:space="preserve">R </w:t>
            </w:r>
            <w:del w:id="2049" w:author="Kitase" w:date="2015-07-25T05:18:00Z">
              <w:r w:rsidRPr="00DF1A2F" w:rsidDel="00730126">
                <w:rPr>
                  <w:rFonts w:ascii="Segoe UI" w:eastAsia="Meiryo UI" w:hAnsi="Segoe UI" w:cs="Segoe UI"/>
                  <w:kern w:val="0"/>
                </w:rPr>
                <w:delText>nginx</w:delText>
              </w:r>
            </w:del>
            <w:ins w:id="2050" w:author="Kitase" w:date="2015-07-25T05:18:00Z">
              <w:r w:rsidR="00200417" w:rsidRPr="00DF1A2F">
                <w:rPr>
                  <w:rFonts w:ascii="Segoe UI" w:eastAsia="Meiryo UI" w:hAnsi="Segoe UI" w:cs="Segoe UI"/>
                  <w:kern w:val="0"/>
                </w:rPr>
                <w:t>n</w:t>
              </w:r>
              <w:r w:rsidR="00730126" w:rsidRPr="00DF1A2F">
                <w:rPr>
                  <w:rFonts w:ascii="Segoe UI" w:eastAsia="Meiryo UI" w:hAnsi="Segoe UI" w:cs="Segoe UI"/>
                  <w:kern w:val="0"/>
                </w:rPr>
                <w:t>ginx</w:t>
              </w:r>
            </w:ins>
            <w:r w:rsidRPr="00DF1A2F">
              <w:rPr>
                <w:rFonts w:ascii="Segoe UI" w:eastAsia="Meiryo UI" w:hAnsi="Segoe UI" w:cs="Segoe UI"/>
                <w:kern w:val="0"/>
              </w:rPr>
              <w:t>:</w:t>
            </w:r>
            <w:del w:id="2051" w:author="Kitase" w:date="2015-07-25T05:18:00Z">
              <w:r w:rsidRPr="00DF1A2F" w:rsidDel="00730126">
                <w:rPr>
                  <w:rFonts w:ascii="Segoe UI" w:eastAsia="Meiryo UI" w:hAnsi="Segoe UI" w:cs="Segoe UI"/>
                  <w:kern w:val="0"/>
                </w:rPr>
                <w:delText>nginx</w:delText>
              </w:r>
            </w:del>
            <w:ins w:id="2052" w:author="Kitase" w:date="2015-07-25T05:18:00Z">
              <w:r w:rsidR="00200417" w:rsidRPr="00DF1A2F">
                <w:rPr>
                  <w:rFonts w:ascii="Segoe UI" w:eastAsia="Meiryo UI" w:hAnsi="Segoe UI" w:cs="Segoe UI"/>
                  <w:kern w:val="0"/>
                </w:rPr>
                <w:t>n</w:t>
              </w:r>
              <w:r w:rsidR="00730126" w:rsidRPr="00DF1A2F">
                <w:rPr>
                  <w:rFonts w:ascii="Segoe UI" w:eastAsia="Meiryo UI" w:hAnsi="Segoe UI" w:cs="Segoe UI"/>
                  <w:kern w:val="0"/>
                </w:rPr>
                <w:t>ginx</w:t>
              </w:r>
            </w:ins>
            <w:r w:rsidRPr="00DF1A2F">
              <w:rPr>
                <w:rFonts w:ascii="Segoe UI" w:eastAsia="Meiryo UI" w:hAnsi="Segoe UI" w:cs="Segoe UI"/>
                <w:kern w:val="0"/>
              </w:rPr>
              <w:t xml:space="preserve"> /var/cache/</w:t>
            </w:r>
            <w:del w:id="2053" w:author="Kitase" w:date="2015-07-25T05:18:00Z">
              <w:r w:rsidRPr="00DF1A2F" w:rsidDel="00730126">
                <w:rPr>
                  <w:rFonts w:ascii="Segoe UI" w:eastAsia="Meiryo UI" w:hAnsi="Segoe UI" w:cs="Segoe UI"/>
                  <w:kern w:val="0"/>
                </w:rPr>
                <w:delText>nginx</w:delText>
              </w:r>
            </w:del>
            <w:ins w:id="2054" w:author="Kitase" w:date="2015-07-25T05:18:00Z">
              <w:r w:rsidR="00200417" w:rsidRPr="00DF1A2F">
                <w:rPr>
                  <w:rFonts w:ascii="Segoe UI" w:eastAsia="Meiryo UI" w:hAnsi="Segoe UI" w:cs="Segoe UI"/>
                  <w:kern w:val="0"/>
                </w:rPr>
                <w:t>n</w:t>
              </w:r>
              <w:r w:rsidR="00730126" w:rsidRPr="00DF1A2F">
                <w:rPr>
                  <w:rFonts w:ascii="Segoe UI" w:eastAsia="Meiryo UI" w:hAnsi="Segoe UI" w:cs="Segoe UI"/>
                  <w:kern w:val="0"/>
                </w:rPr>
                <w:t>ginx</w:t>
              </w:r>
            </w:ins>
            <w:r w:rsidRPr="00DF1A2F">
              <w:rPr>
                <w:rFonts w:ascii="Segoe UI" w:eastAsia="Meiryo UI" w:hAnsi="Segoe UI" w:cs="Segoe UI"/>
                <w:kern w:val="0"/>
              </w:rPr>
              <w:t>/.ssh</w:t>
            </w:r>
          </w:p>
        </w:tc>
      </w:tr>
    </w:tbl>
    <w:p w14:paraId="59955B00" w14:textId="77777777" w:rsidR="00F74E4B" w:rsidRPr="00DF1A2F" w:rsidRDefault="00F74E4B" w:rsidP="00F74E4B">
      <w:pPr>
        <w:rPr>
          <w:rFonts w:ascii="Segoe UI" w:eastAsia="Meiryo UI" w:hAnsi="Segoe UI" w:cs="Segoe UI"/>
        </w:rPr>
      </w:pPr>
    </w:p>
    <w:p w14:paraId="51D0F3ED" w14:textId="77777777" w:rsidR="00F21D4E" w:rsidRPr="00DF1A2F" w:rsidRDefault="00E3422F" w:rsidP="00F21D4E">
      <w:pPr>
        <w:rPr>
          <w:rFonts w:ascii="Segoe UI" w:eastAsia="Meiryo UI" w:hAnsi="Segoe UI" w:cs="Segoe UI"/>
        </w:rPr>
      </w:pPr>
      <w:r w:rsidRPr="00DF1A2F">
        <w:rPr>
          <w:rFonts w:ascii="Segoe UI" w:eastAsia="Meiryo UI" w:hAnsi="Segoe UI" w:cs="Segoe UI" w:hint="eastAsia"/>
        </w:rPr>
        <w:t>同様の設定を</w:t>
      </w:r>
      <w:del w:id="2055" w:author="Kitase" w:date="2015-07-25T05:18:00Z">
        <w:r w:rsidRPr="00DF1A2F" w:rsidDel="00730126">
          <w:rPr>
            <w:rFonts w:ascii="Segoe UI" w:eastAsia="Meiryo UI" w:hAnsi="Segoe UI" w:cs="Segoe UI"/>
          </w:rPr>
          <w:delText>Wordpress</w:delText>
        </w:r>
      </w:del>
      <w:ins w:id="2056" w:author="Kitase" w:date="2015-07-25T05:18:00Z">
        <w:r w:rsidR="00730126" w:rsidRPr="00DF1A2F">
          <w:rPr>
            <w:rFonts w:ascii="Segoe UI" w:eastAsia="Meiryo UI" w:hAnsi="Segoe UI" w:cs="Segoe UI"/>
          </w:rPr>
          <w:t>WordPress</w:t>
        </w:r>
      </w:ins>
      <w:r w:rsidRPr="00DF1A2F">
        <w:rPr>
          <w:rFonts w:ascii="Segoe UI" w:eastAsia="Meiryo UI" w:hAnsi="Segoe UI" w:cs="Segoe UI" w:hint="eastAsia"/>
        </w:rPr>
        <w:t>サーバ</w:t>
      </w:r>
      <w:r w:rsidRPr="00DF1A2F">
        <w:rPr>
          <w:rFonts w:ascii="Segoe UI" w:eastAsia="Meiryo UI" w:hAnsi="Segoe UI" w:cs="Segoe UI"/>
        </w:rPr>
        <w:t>1</w:t>
      </w:r>
      <w:r w:rsidRPr="00DF1A2F">
        <w:rPr>
          <w:rFonts w:ascii="Segoe UI" w:eastAsia="Meiryo UI" w:hAnsi="Segoe UI" w:cs="Segoe UI" w:hint="eastAsia"/>
        </w:rPr>
        <w:t>と</w:t>
      </w:r>
      <w:r w:rsidRPr="00DF1A2F">
        <w:rPr>
          <w:rFonts w:ascii="Segoe UI" w:eastAsia="Meiryo UI" w:hAnsi="Segoe UI" w:cs="Segoe UI"/>
        </w:rPr>
        <w:t>2</w:t>
      </w:r>
      <w:r w:rsidRPr="00DF1A2F">
        <w:rPr>
          <w:rFonts w:ascii="Segoe UI" w:eastAsia="Meiryo UI" w:hAnsi="Segoe UI" w:cs="Segoe UI" w:hint="eastAsia"/>
        </w:rPr>
        <w:t>でも行ってください。</w:t>
      </w:r>
    </w:p>
    <w:p w14:paraId="582ABEA3" w14:textId="77777777" w:rsidR="00B501DC" w:rsidRPr="00DF1A2F" w:rsidRDefault="00B501DC" w:rsidP="00F21D4E">
      <w:pPr>
        <w:rPr>
          <w:rFonts w:ascii="Segoe UI" w:eastAsia="Meiryo UI" w:hAnsi="Segoe UI" w:cs="Segoe UI"/>
        </w:rPr>
      </w:pPr>
    </w:p>
    <w:p w14:paraId="7AE0507F" w14:textId="77777777" w:rsidR="00CF4019" w:rsidRPr="00DF1A2F" w:rsidRDefault="00B501DC" w:rsidP="00CF4019">
      <w:pPr>
        <w:rPr>
          <w:rFonts w:ascii="Segoe UI" w:eastAsia="Meiryo UI" w:hAnsi="Segoe UI" w:cs="Segoe UI"/>
        </w:rPr>
      </w:pPr>
      <w:r w:rsidRPr="00DF1A2F">
        <w:rPr>
          <w:rFonts w:ascii="Segoe UI" w:eastAsia="Meiryo UI" w:hAnsi="Segoe UI" w:cs="Segoe UI" w:hint="eastAsia"/>
        </w:rPr>
        <w:t>最後に、</w:t>
      </w:r>
      <w:r w:rsidRPr="00DF1A2F">
        <w:rPr>
          <w:rFonts w:ascii="Segoe UI" w:eastAsia="Meiryo UI" w:hAnsi="Segoe UI" w:cs="Segoe UI"/>
        </w:rPr>
        <w:t>lsyncd</w:t>
      </w:r>
      <w:r w:rsidRPr="00DF1A2F">
        <w:rPr>
          <w:rFonts w:ascii="Segoe UI" w:eastAsia="Meiryo UI" w:hAnsi="Segoe UI" w:cs="Segoe UI" w:hint="eastAsia"/>
        </w:rPr>
        <w:t>の設定ファイルを編集し、</w:t>
      </w:r>
      <w:r w:rsidR="00CF4019" w:rsidRPr="00DF1A2F">
        <w:rPr>
          <w:rFonts w:ascii="Segoe UI" w:eastAsia="Meiryo UI" w:hAnsi="Segoe UI" w:cs="Segoe UI" w:hint="eastAsia"/>
        </w:rPr>
        <w:t>同期を行います。ロードバランサ</w:t>
      </w:r>
      <w:ins w:id="2057" w:author="Kitase" w:date="2015-07-26T05:07:00Z">
        <w:r w:rsidR="0051443B" w:rsidRPr="00DF1A2F">
          <w:rPr>
            <w:rFonts w:ascii="Segoe UI" w:eastAsia="Meiryo UI" w:hAnsi="Segoe UI" w:cs="Segoe UI" w:hint="eastAsia"/>
          </w:rPr>
          <w:t>ー</w:t>
        </w:r>
      </w:ins>
      <w:r w:rsidR="00CF4019" w:rsidRPr="00DF1A2F">
        <w:rPr>
          <w:rFonts w:ascii="Segoe UI" w:eastAsia="Meiryo UI" w:hAnsi="Segoe UI" w:cs="Segoe UI" w:hint="eastAsia"/>
        </w:rPr>
        <w:t>は配下の</w:t>
      </w:r>
      <w:del w:id="2058" w:author="Kitase" w:date="2015-07-25T05:18:00Z">
        <w:r w:rsidR="00CF4019" w:rsidRPr="00DF1A2F" w:rsidDel="00730126">
          <w:rPr>
            <w:rFonts w:ascii="Segoe UI" w:eastAsia="Meiryo UI" w:hAnsi="Segoe UI" w:cs="Segoe UI"/>
          </w:rPr>
          <w:delText>Wordpress</w:delText>
        </w:r>
      </w:del>
      <w:ins w:id="2059" w:author="Kitase" w:date="2015-07-25T05:18:00Z">
        <w:r w:rsidR="00730126" w:rsidRPr="00DF1A2F">
          <w:rPr>
            <w:rFonts w:ascii="Segoe UI" w:eastAsia="Meiryo UI" w:hAnsi="Segoe UI" w:cs="Segoe UI"/>
          </w:rPr>
          <w:t>WordPress</w:t>
        </w:r>
      </w:ins>
      <w:r w:rsidR="00CF4019" w:rsidRPr="00DF1A2F">
        <w:rPr>
          <w:rFonts w:ascii="Segoe UI" w:eastAsia="Meiryo UI" w:hAnsi="Segoe UI" w:cs="Segoe UI" w:hint="eastAsia"/>
        </w:rPr>
        <w:t>サーバ</w:t>
      </w:r>
      <w:r w:rsidR="00CF4019" w:rsidRPr="00DF1A2F">
        <w:rPr>
          <w:rFonts w:ascii="Segoe UI" w:eastAsia="Meiryo UI" w:hAnsi="Segoe UI" w:cs="Segoe UI"/>
        </w:rPr>
        <w:t>1</w:t>
      </w:r>
      <w:r w:rsidR="00CF4019" w:rsidRPr="00DF1A2F">
        <w:rPr>
          <w:rFonts w:ascii="Segoe UI" w:eastAsia="Meiryo UI" w:hAnsi="Segoe UI" w:cs="Segoe UI" w:hint="eastAsia"/>
        </w:rPr>
        <w:t>と</w:t>
      </w:r>
      <w:r w:rsidR="00CF4019" w:rsidRPr="00DF1A2F">
        <w:rPr>
          <w:rFonts w:ascii="Segoe UI" w:eastAsia="Meiryo UI" w:hAnsi="Segoe UI" w:cs="Segoe UI"/>
        </w:rPr>
        <w:t>2</w:t>
      </w:r>
      <w:r w:rsidR="00CF4019" w:rsidRPr="00DF1A2F">
        <w:rPr>
          <w:rFonts w:ascii="Segoe UI" w:eastAsia="Meiryo UI" w:hAnsi="Segoe UI" w:cs="Segoe UI" w:hint="eastAsia"/>
        </w:rPr>
        <w:t>の両方と動機する設定を、</w:t>
      </w:r>
      <w:del w:id="2060" w:author="Kitase" w:date="2015-07-25T05:18:00Z">
        <w:r w:rsidR="00CF4019" w:rsidRPr="00DF1A2F" w:rsidDel="00730126">
          <w:rPr>
            <w:rFonts w:ascii="Segoe UI" w:eastAsia="Meiryo UI" w:hAnsi="Segoe UI" w:cs="Segoe UI"/>
          </w:rPr>
          <w:delText>Wordpress</w:delText>
        </w:r>
      </w:del>
      <w:ins w:id="2061" w:author="Kitase" w:date="2015-07-25T05:18:00Z">
        <w:r w:rsidR="00730126" w:rsidRPr="00DF1A2F">
          <w:rPr>
            <w:rFonts w:ascii="Segoe UI" w:eastAsia="Meiryo UI" w:hAnsi="Segoe UI" w:cs="Segoe UI"/>
          </w:rPr>
          <w:t>WordPress</w:t>
        </w:r>
      </w:ins>
      <w:r w:rsidR="00CF4019" w:rsidRPr="00DF1A2F">
        <w:rPr>
          <w:rFonts w:ascii="Segoe UI" w:eastAsia="Meiryo UI" w:hAnsi="Segoe UI" w:cs="Segoe UI" w:hint="eastAsia"/>
        </w:rPr>
        <w:t>ノードはロードバランサ</w:t>
      </w:r>
      <w:ins w:id="2062" w:author="Kitase" w:date="2015-07-26T05:07:00Z">
        <w:r w:rsidR="0051443B" w:rsidRPr="00DF1A2F">
          <w:rPr>
            <w:rFonts w:ascii="Segoe UI" w:eastAsia="Meiryo UI" w:hAnsi="Segoe UI" w:cs="Segoe UI" w:hint="eastAsia"/>
          </w:rPr>
          <w:t>ー</w:t>
        </w:r>
      </w:ins>
      <w:r w:rsidR="00CF4019" w:rsidRPr="00DF1A2F">
        <w:rPr>
          <w:rFonts w:ascii="Segoe UI" w:eastAsia="Meiryo UI" w:hAnsi="Segoe UI" w:cs="Segoe UI" w:hint="eastAsia"/>
        </w:rPr>
        <w:t>ノードとのみ同期する設定を行います。まずはロードバランサ</w:t>
      </w:r>
      <w:ins w:id="2063" w:author="Kitase" w:date="2015-07-26T05:07:00Z">
        <w:r w:rsidR="0051443B" w:rsidRPr="00DF1A2F">
          <w:rPr>
            <w:rFonts w:ascii="Segoe UI" w:eastAsia="Meiryo UI" w:hAnsi="Segoe UI" w:cs="Segoe UI" w:hint="eastAsia"/>
          </w:rPr>
          <w:t>ー</w:t>
        </w:r>
      </w:ins>
      <w:r w:rsidR="00CF4019" w:rsidRPr="00DF1A2F">
        <w:rPr>
          <w:rFonts w:ascii="Segoe UI" w:eastAsia="Meiryo UI" w:hAnsi="Segoe UI" w:cs="Segoe UI" w:hint="eastAsia"/>
        </w:rPr>
        <w:t>ノードの設定です。</w:t>
      </w:r>
    </w:p>
    <w:p w14:paraId="0A7D1DD0" w14:textId="77777777" w:rsidR="000C6C57" w:rsidRPr="00DF1A2F" w:rsidRDefault="000C6C57" w:rsidP="00CF4019">
      <w:pPr>
        <w:rPr>
          <w:rFonts w:ascii="Segoe UI" w:eastAsia="Meiryo UI"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50"/>
      </w:tblGrid>
      <w:tr w:rsidR="00CF4019" w:rsidRPr="00DF1A2F" w14:paraId="1B976973" w14:textId="77777777" w:rsidTr="0018787D">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7CED69D5" w14:textId="77777777" w:rsidR="00CF4019" w:rsidRPr="00DF1A2F" w:rsidDel="000B5720" w:rsidRDefault="00CF4019" w:rsidP="00CF4019">
            <w:pPr>
              <w:autoSpaceDE w:val="0"/>
              <w:autoSpaceDN w:val="0"/>
              <w:adjustRightInd w:val="0"/>
              <w:jc w:val="left"/>
              <w:rPr>
                <w:del w:id="2064" w:author="Kitase" w:date="2015-07-25T07:51:00Z"/>
                <w:rFonts w:ascii="Segoe UI" w:eastAsia="Meiryo UI" w:hAnsi="Segoe UI" w:cs="Segoe UI"/>
                <w:kern w:val="0"/>
                <w:sz w:val="20"/>
                <w:szCs w:val="20"/>
              </w:rPr>
            </w:pPr>
            <w:del w:id="2065" w:author="Kitase" w:date="2015-07-25T07:51:00Z">
              <w:r w:rsidRPr="00DF1A2F" w:rsidDel="000B5720">
                <w:rPr>
                  <w:rFonts w:ascii="Segoe UI" w:eastAsia="Meiryo UI" w:hAnsi="Segoe UI" w:cs="Segoe UI"/>
                  <w:sz w:val="20"/>
                  <w:szCs w:val="20"/>
                </w:rPr>
                <w:delText>[</w:delText>
              </w:r>
              <w:r w:rsidR="000C6C57" w:rsidRPr="00DF1A2F" w:rsidDel="000B5720">
                <w:rPr>
                  <w:rFonts w:ascii="Segoe UI" w:eastAsia="Meiryo UI" w:hAnsi="Segoe UI" w:cs="Segoe UI"/>
                  <w:sz w:val="20"/>
                  <w:szCs w:val="20"/>
                </w:rPr>
                <w:delText>root@lb</w:delText>
              </w:r>
              <w:r w:rsidRPr="00DF1A2F" w:rsidDel="000B5720">
                <w:rPr>
                  <w:rFonts w:ascii="Segoe UI" w:eastAsia="Meiryo UI" w:hAnsi="Segoe UI" w:cs="Segoe UI"/>
                  <w:sz w:val="20"/>
                  <w:szCs w:val="20"/>
                </w:rPr>
                <w:delText xml:space="preserve"> ~]#</w:delText>
              </w:r>
              <w:r w:rsidRPr="00DF1A2F" w:rsidDel="000B5720">
                <w:rPr>
                  <w:rFonts w:ascii="Segoe UI" w:eastAsia="Meiryo UI" w:hAnsi="Segoe UI" w:cs="Segoe UI"/>
                  <w:kern w:val="0"/>
                  <w:sz w:val="20"/>
                  <w:szCs w:val="20"/>
                </w:rPr>
                <w:delText xml:space="preserve"> vi /etc/lsyncd.conf</w:delText>
              </w:r>
            </w:del>
          </w:p>
          <w:p w14:paraId="3B021634" w14:textId="77777777" w:rsidR="000B5720" w:rsidRPr="00DF1A2F" w:rsidRDefault="000B5720" w:rsidP="000B5720">
            <w:pPr>
              <w:autoSpaceDE w:val="0"/>
              <w:autoSpaceDN w:val="0"/>
              <w:adjustRightInd w:val="0"/>
              <w:jc w:val="left"/>
              <w:rPr>
                <w:ins w:id="2066" w:author="Kitase" w:date="2015-07-25T07:51:00Z"/>
                <w:rFonts w:ascii="Segoe UI" w:eastAsia="Meiryo UI" w:hAnsi="Segoe UI" w:cs="Segoe UI"/>
                <w:sz w:val="20"/>
                <w:szCs w:val="20"/>
              </w:rPr>
            </w:pPr>
            <w:ins w:id="2067" w:author="Kitase" w:date="2015-07-25T07:51:00Z">
              <w:r w:rsidRPr="00DF1A2F">
                <w:rPr>
                  <w:rFonts w:ascii="Segoe UI" w:eastAsia="Meiryo UI" w:hAnsi="Segoe UI" w:cs="Segoe UI"/>
                  <w:sz w:val="20"/>
                  <w:szCs w:val="20"/>
                </w:rPr>
                <w:t>[root@lb ~]#</w:t>
              </w:r>
              <w:r w:rsidRPr="00DF1A2F">
                <w:rPr>
                  <w:rFonts w:ascii="Segoe UI" w:eastAsia="Meiryo UI" w:hAnsi="Segoe UI" w:cs="Segoe UI"/>
                  <w:kern w:val="0"/>
                  <w:sz w:val="20"/>
                  <w:szCs w:val="20"/>
                </w:rPr>
                <w:t xml:space="preserve"> </w:t>
              </w:r>
            </w:ins>
            <w:ins w:id="2068" w:author="Kitase" w:date="2015-07-25T07:50:00Z">
              <w:r w:rsidRPr="00DF1A2F">
                <w:rPr>
                  <w:rFonts w:ascii="Segoe UI" w:eastAsia="Meiryo UI" w:hAnsi="Segoe UI" w:cs="Segoe UI"/>
                  <w:sz w:val="20"/>
                  <w:szCs w:val="20"/>
                </w:rPr>
                <w:t xml:space="preserve">wget -O /etc/lsyncd.conf </w:t>
              </w:r>
              <w:r w:rsidRPr="00DF1A2F">
                <w:rPr>
                  <w:rFonts w:ascii="Segoe UI" w:eastAsia="Meiryo UI" w:hAnsi="Segoe UI" w:cs="Segoe UI"/>
                  <w:sz w:val="20"/>
                  <w:szCs w:val="20"/>
                  <w:rPrChange w:id="2069" w:author="Kitase" w:date="2015-07-26T16:23:00Z">
                    <w:rPr>
                      <w:rFonts w:ascii="Segoe UI" w:eastAsia="Meiryo UI" w:hAnsi="Segoe UI" w:cs="Segoe UI"/>
                      <w:sz w:val="20"/>
                      <w:szCs w:val="20"/>
                    </w:rPr>
                  </w:rPrChange>
                </w:rPr>
                <w:fldChar w:fldCharType="begin"/>
              </w:r>
              <w:r w:rsidRPr="00DF1A2F">
                <w:rPr>
                  <w:rFonts w:ascii="Segoe UI" w:eastAsia="Meiryo UI" w:hAnsi="Segoe UI" w:cs="Segoe UI"/>
                  <w:sz w:val="20"/>
                  <w:szCs w:val="20"/>
                </w:rPr>
                <w:instrText xml:space="preserve"> HYPERLINK "https://raw.githubusercontent.com/kkitase/handson/master/lsyncd-wp" </w:instrText>
              </w:r>
              <w:r w:rsidRPr="00DF1A2F">
                <w:rPr>
                  <w:rFonts w:ascii="Segoe UI" w:eastAsia="Meiryo UI" w:hAnsi="Segoe UI" w:cs="Segoe UI"/>
                  <w:sz w:val="20"/>
                  <w:szCs w:val="20"/>
                  <w:rPrChange w:id="2070" w:author="Kitase" w:date="2015-07-26T16:23:00Z">
                    <w:rPr>
                      <w:rFonts w:ascii="Segoe UI" w:eastAsia="Meiryo UI" w:hAnsi="Segoe UI" w:cs="Segoe UI"/>
                      <w:sz w:val="20"/>
                      <w:szCs w:val="20"/>
                    </w:rPr>
                  </w:rPrChange>
                </w:rPr>
                <w:fldChar w:fldCharType="separate"/>
              </w:r>
              <w:r w:rsidRPr="00DF1A2F">
                <w:rPr>
                  <w:rStyle w:val="Hyperlink"/>
                  <w:rFonts w:ascii="Segoe UI" w:eastAsia="Meiryo UI" w:hAnsi="Segoe UI" w:cs="Segoe UI"/>
                  <w:sz w:val="20"/>
                  <w:szCs w:val="20"/>
                </w:rPr>
                <w:t>https://raw.githubusercontent.com/kkitase/handson/master/lsyncd-wp</w:t>
              </w:r>
              <w:r w:rsidRPr="00DF1A2F">
                <w:rPr>
                  <w:rFonts w:ascii="Segoe UI" w:eastAsia="Meiryo UI" w:hAnsi="Segoe UI" w:cs="Segoe UI"/>
                  <w:sz w:val="20"/>
                  <w:szCs w:val="20"/>
                  <w:rPrChange w:id="2071" w:author="Kitase" w:date="2015-07-26T16:23:00Z">
                    <w:rPr>
                      <w:rFonts w:ascii="Segoe UI" w:eastAsia="Meiryo UI" w:hAnsi="Segoe UI" w:cs="Segoe UI"/>
                      <w:sz w:val="20"/>
                      <w:szCs w:val="20"/>
                    </w:rPr>
                  </w:rPrChange>
                </w:rPr>
                <w:fldChar w:fldCharType="end"/>
              </w:r>
              <w:r w:rsidRPr="00DF1A2F">
                <w:rPr>
                  <w:rFonts w:ascii="Segoe UI" w:eastAsia="Meiryo UI" w:hAnsi="Segoe UI" w:cs="Segoe UI"/>
                  <w:sz w:val="20"/>
                  <w:szCs w:val="20"/>
                </w:rPr>
                <w:t xml:space="preserve">  (1</w:t>
              </w:r>
              <w:r w:rsidRPr="00DF1A2F">
                <w:rPr>
                  <w:rFonts w:ascii="Segoe UI" w:eastAsia="Meiryo UI" w:hAnsi="Segoe UI" w:cs="Segoe UI" w:hint="eastAsia"/>
                  <w:sz w:val="20"/>
                  <w:szCs w:val="20"/>
                </w:rPr>
                <w:t>行で</w:t>
              </w:r>
              <w:r w:rsidRPr="00DF1A2F">
                <w:rPr>
                  <w:rFonts w:ascii="Segoe UI" w:eastAsia="Meiryo UI" w:hAnsi="Segoe UI" w:cs="Segoe UI"/>
                  <w:sz w:val="20"/>
                  <w:szCs w:val="20"/>
                </w:rPr>
                <w:t>)</w:t>
              </w:r>
            </w:ins>
          </w:p>
          <w:p w14:paraId="5A1A8C40" w14:textId="77777777" w:rsidR="000B5720" w:rsidRPr="00DF1A2F" w:rsidRDefault="000B5720" w:rsidP="000B5720">
            <w:pPr>
              <w:autoSpaceDE w:val="0"/>
              <w:autoSpaceDN w:val="0"/>
              <w:adjustRightInd w:val="0"/>
              <w:jc w:val="left"/>
              <w:rPr>
                <w:ins w:id="2072" w:author="Kitase" w:date="2015-07-25T07:50:00Z"/>
                <w:rFonts w:ascii="Segoe UI" w:eastAsia="Meiryo UI" w:hAnsi="Segoe UI" w:cs="Segoe UI"/>
                <w:sz w:val="20"/>
                <w:szCs w:val="20"/>
              </w:rPr>
            </w:pPr>
          </w:p>
          <w:p w14:paraId="47835867" w14:textId="77777777" w:rsidR="000B5720" w:rsidRPr="00DF1A2F" w:rsidRDefault="000B5720" w:rsidP="000B5720">
            <w:pPr>
              <w:autoSpaceDE w:val="0"/>
              <w:autoSpaceDN w:val="0"/>
              <w:adjustRightInd w:val="0"/>
              <w:jc w:val="left"/>
              <w:rPr>
                <w:ins w:id="2073" w:author="Kitase" w:date="2015-07-25T07:51:00Z"/>
                <w:rFonts w:ascii="Segoe UI" w:eastAsia="Meiryo UI" w:hAnsi="Segoe UI" w:cs="Segoe UI"/>
                <w:kern w:val="0"/>
                <w:sz w:val="20"/>
                <w:szCs w:val="20"/>
              </w:rPr>
            </w:pPr>
            <w:ins w:id="2074" w:author="Kitase" w:date="2015-07-25T07:51:00Z">
              <w:r w:rsidRPr="00DF1A2F">
                <w:rPr>
                  <w:rFonts w:ascii="Segoe UI" w:eastAsia="Meiryo UI" w:hAnsi="Segoe UI" w:cs="Segoe UI"/>
                  <w:sz w:val="20"/>
                  <w:szCs w:val="20"/>
                </w:rPr>
                <w:t>[root@lb ~]#</w:t>
              </w:r>
              <w:r w:rsidRPr="00DF1A2F">
                <w:rPr>
                  <w:rFonts w:ascii="Segoe UI" w:eastAsia="Meiryo UI" w:hAnsi="Segoe UI" w:cs="Segoe UI"/>
                  <w:kern w:val="0"/>
                  <w:sz w:val="20"/>
                  <w:szCs w:val="20"/>
                </w:rPr>
                <w:t xml:space="preserve"> vi /etc/lsyncd.conf</w:t>
              </w:r>
            </w:ins>
          </w:p>
          <w:p w14:paraId="14E34981" w14:textId="77777777" w:rsidR="00CF4019" w:rsidRPr="00DF1A2F" w:rsidRDefault="00CF4019" w:rsidP="00CF4019">
            <w:pPr>
              <w:autoSpaceDE w:val="0"/>
              <w:autoSpaceDN w:val="0"/>
              <w:adjustRightInd w:val="0"/>
              <w:jc w:val="left"/>
              <w:rPr>
                <w:rFonts w:ascii="Segoe UI" w:eastAsia="Meiryo UI" w:hAnsi="Segoe UI" w:cs="Segoe UI"/>
                <w:kern w:val="0"/>
              </w:rPr>
            </w:pPr>
          </w:p>
          <w:p w14:paraId="6E87846C" w14:textId="77777777" w:rsidR="00F234B0" w:rsidRPr="00DF1A2F" w:rsidRDefault="00F234B0" w:rsidP="00F234B0">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settings {</w:t>
            </w:r>
          </w:p>
          <w:p w14:paraId="5FF003AA" w14:textId="77777777" w:rsidR="00F234B0" w:rsidRPr="00DF1A2F" w:rsidRDefault="00F234B0" w:rsidP="00F234B0">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logfile = "/var/log/lsyncd/lsyncd.log",</w:t>
            </w:r>
          </w:p>
          <w:p w14:paraId="15C98845" w14:textId="77777777" w:rsidR="00F234B0" w:rsidRPr="00DF1A2F" w:rsidRDefault="00F234B0" w:rsidP="00F234B0">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statusFile = "/var/log/lsyncd/lsyncd-status.log",</w:t>
            </w:r>
          </w:p>
          <w:p w14:paraId="6F7D8E0A" w14:textId="77777777" w:rsidR="00F234B0" w:rsidRPr="00DF1A2F" w:rsidRDefault="00F234B0" w:rsidP="00F234B0">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statusInterval = 20</w:t>
            </w:r>
          </w:p>
          <w:p w14:paraId="3EBF00B5" w14:textId="77777777" w:rsidR="00F234B0" w:rsidRPr="00DF1A2F" w:rsidRDefault="00F234B0" w:rsidP="00F234B0">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w:t>
            </w:r>
          </w:p>
          <w:p w14:paraId="408AE8F6" w14:textId="77777777" w:rsidR="00F234B0" w:rsidRPr="00DF1A2F" w:rsidRDefault="00F234B0" w:rsidP="00CF4019">
            <w:pPr>
              <w:autoSpaceDE w:val="0"/>
              <w:autoSpaceDN w:val="0"/>
              <w:adjustRightInd w:val="0"/>
              <w:jc w:val="left"/>
              <w:rPr>
                <w:rFonts w:ascii="Segoe UI" w:eastAsia="Meiryo UI" w:hAnsi="Segoe UI" w:cs="Segoe UI"/>
                <w:kern w:val="0"/>
              </w:rPr>
            </w:pPr>
          </w:p>
          <w:p w14:paraId="2C17EA9A" w14:textId="77777777" w:rsidR="00CF4019" w:rsidRPr="00DF1A2F" w:rsidRDefault="00CF4019" w:rsidP="00CF4019">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sync {</w:t>
            </w:r>
          </w:p>
          <w:p w14:paraId="2C8FE97E" w14:textId="77777777" w:rsidR="00CF4019" w:rsidRPr="00DF1A2F" w:rsidRDefault="00CF4019" w:rsidP="00CF4019">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default.rsync,</w:t>
            </w:r>
          </w:p>
          <w:p w14:paraId="27FD4E8E" w14:textId="77777777" w:rsidR="00CF4019" w:rsidRPr="00DF1A2F" w:rsidRDefault="00CF4019" w:rsidP="00CF4019">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delay = 0,</w:t>
            </w:r>
          </w:p>
          <w:p w14:paraId="3BBB77E0" w14:textId="77777777" w:rsidR="00CF4019" w:rsidRPr="00DF1A2F" w:rsidRDefault="00CF4019" w:rsidP="00CF4019">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source="/var/cache/</w:t>
            </w:r>
            <w:del w:id="2075" w:author="Kitase" w:date="2015-07-25T05:18:00Z">
              <w:r w:rsidRPr="00DF1A2F" w:rsidDel="00730126">
                <w:rPr>
                  <w:rFonts w:ascii="Segoe UI" w:eastAsia="Meiryo UI" w:hAnsi="Segoe UI" w:cs="Segoe UI"/>
                  <w:kern w:val="0"/>
                </w:rPr>
                <w:delText>nginx</w:delText>
              </w:r>
            </w:del>
            <w:ins w:id="2076" w:author="Kitase" w:date="2015-07-25T07:38:00Z">
              <w:r w:rsidR="00200417" w:rsidRPr="00DF1A2F">
                <w:rPr>
                  <w:rFonts w:ascii="Segoe UI" w:eastAsia="Meiryo UI" w:hAnsi="Segoe UI" w:cs="Segoe UI"/>
                  <w:kern w:val="0"/>
                </w:rPr>
                <w:t>n</w:t>
              </w:r>
            </w:ins>
            <w:ins w:id="2077" w:author="Kitase" w:date="2015-07-25T05:18:00Z">
              <w:r w:rsidR="00730126" w:rsidRPr="00DF1A2F">
                <w:rPr>
                  <w:rFonts w:ascii="Segoe UI" w:eastAsia="Meiryo UI" w:hAnsi="Segoe UI" w:cs="Segoe UI"/>
                  <w:kern w:val="0"/>
                </w:rPr>
                <w:t>ginx</w:t>
              </w:r>
            </w:ins>
            <w:r w:rsidRPr="00DF1A2F">
              <w:rPr>
                <w:rFonts w:ascii="Segoe UI" w:eastAsia="Meiryo UI" w:hAnsi="Segoe UI" w:cs="Segoe UI"/>
                <w:kern w:val="0"/>
              </w:rPr>
              <w:t>/cache",</w:t>
            </w:r>
          </w:p>
          <w:p w14:paraId="21F2A17F" w14:textId="77777777" w:rsidR="00CF4019" w:rsidRPr="00DF1A2F" w:rsidRDefault="00CF4019" w:rsidP="00CF4019">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target="</w:t>
            </w:r>
            <w:del w:id="2078" w:author="Kitase" w:date="2015-07-25T05:18:00Z">
              <w:r w:rsidRPr="00DF1A2F" w:rsidDel="00730126">
                <w:rPr>
                  <w:rFonts w:ascii="Segoe UI" w:eastAsia="Meiryo UI" w:hAnsi="Segoe UI" w:cs="Segoe UI"/>
                  <w:kern w:val="0"/>
                </w:rPr>
                <w:delText>nginx</w:delText>
              </w:r>
            </w:del>
            <w:ins w:id="2079" w:author="Kitase" w:date="2015-07-25T07:38:00Z">
              <w:r w:rsidR="00200417" w:rsidRPr="00DF1A2F">
                <w:rPr>
                  <w:rFonts w:ascii="Segoe UI" w:eastAsia="Meiryo UI" w:hAnsi="Segoe UI" w:cs="Segoe UI"/>
                  <w:kern w:val="0"/>
                </w:rPr>
                <w:t>n</w:t>
              </w:r>
            </w:ins>
            <w:ins w:id="2080" w:author="Kitase" w:date="2015-07-25T05:18:00Z">
              <w:r w:rsidR="00730126" w:rsidRPr="00DF1A2F">
                <w:rPr>
                  <w:rFonts w:ascii="Segoe UI" w:eastAsia="Meiryo UI" w:hAnsi="Segoe UI" w:cs="Segoe UI"/>
                  <w:kern w:val="0"/>
                </w:rPr>
                <w:t>ginx</w:t>
              </w:r>
            </w:ins>
            <w:r w:rsidRPr="00DF1A2F">
              <w:rPr>
                <w:rFonts w:ascii="Segoe UI" w:eastAsia="Meiryo UI" w:hAnsi="Segoe UI" w:cs="Segoe UI"/>
                <w:kern w:val="0"/>
              </w:rPr>
              <w:t>@</w:t>
            </w:r>
            <w:del w:id="2081" w:author="Kitase" w:date="2015-07-25T05:18:00Z">
              <w:r w:rsidR="006A4AC2" w:rsidRPr="00DF1A2F" w:rsidDel="00730126">
                <w:rPr>
                  <w:rFonts w:ascii="Segoe UI" w:eastAsia="Meiryo UI" w:hAnsi="Segoe UI" w:cs="Segoe UI"/>
                  <w:kern w:val="0"/>
                </w:rPr>
                <w:delText>Wordpress</w:delText>
              </w:r>
            </w:del>
            <w:ins w:id="2082" w:author="Kitase" w:date="2015-07-25T05:18:00Z">
              <w:r w:rsidR="00200417" w:rsidRPr="00DF1A2F">
                <w:rPr>
                  <w:rFonts w:ascii="Segoe UI" w:eastAsia="Meiryo UI" w:hAnsi="Segoe UI" w:cs="Segoe UI"/>
                  <w:kern w:val="0"/>
                </w:rPr>
                <w:t>wordp</w:t>
              </w:r>
              <w:r w:rsidR="00730126" w:rsidRPr="00DF1A2F">
                <w:rPr>
                  <w:rFonts w:ascii="Segoe UI" w:eastAsia="Meiryo UI" w:hAnsi="Segoe UI" w:cs="Segoe UI"/>
                  <w:kern w:val="0"/>
                </w:rPr>
                <w:t>ress</w:t>
              </w:r>
            </w:ins>
            <w:r w:rsidR="006A4AC2" w:rsidRPr="00DF1A2F">
              <w:rPr>
                <w:rFonts w:ascii="Segoe UI" w:eastAsia="Meiryo UI" w:hAnsi="Segoe UI" w:cs="Segoe UI" w:hint="eastAsia"/>
                <w:kern w:val="0"/>
              </w:rPr>
              <w:t>サーバ</w:t>
            </w:r>
            <w:r w:rsidR="006A4AC2" w:rsidRPr="00DF1A2F">
              <w:rPr>
                <w:rFonts w:ascii="Segoe UI" w:eastAsia="Meiryo UI" w:hAnsi="Segoe UI" w:cs="Segoe UI"/>
                <w:kern w:val="0"/>
              </w:rPr>
              <w:t>1</w:t>
            </w:r>
            <w:r w:rsidR="006A4AC2" w:rsidRPr="00DF1A2F">
              <w:rPr>
                <w:rFonts w:ascii="Segoe UI" w:eastAsia="Meiryo UI" w:hAnsi="Segoe UI" w:cs="Segoe UI" w:hint="eastAsia"/>
                <w:kern w:val="0"/>
              </w:rPr>
              <w:t>の</w:t>
            </w:r>
            <w:r w:rsidR="006A4AC2" w:rsidRPr="00DF1A2F">
              <w:rPr>
                <w:rFonts w:ascii="Segoe UI" w:eastAsia="Meiryo UI" w:hAnsi="Segoe UI" w:cs="Segoe UI"/>
                <w:kern w:val="0"/>
              </w:rPr>
              <w:t>IP</w:t>
            </w:r>
            <w:r w:rsidR="006A4AC2" w:rsidRPr="00DF1A2F">
              <w:rPr>
                <w:rFonts w:ascii="Segoe UI" w:eastAsia="Meiryo UI" w:hAnsi="Segoe UI" w:cs="Segoe UI" w:hint="eastAsia"/>
                <w:kern w:val="0"/>
              </w:rPr>
              <w:t>アドレス</w:t>
            </w:r>
            <w:r w:rsidRPr="00DF1A2F">
              <w:rPr>
                <w:rFonts w:ascii="Segoe UI" w:eastAsia="Meiryo UI" w:hAnsi="Segoe UI" w:cs="Segoe UI"/>
                <w:kern w:val="0"/>
              </w:rPr>
              <w:t>:/var/cache/</w:t>
            </w:r>
            <w:del w:id="2083" w:author="Kitase" w:date="2015-07-25T05:18:00Z">
              <w:r w:rsidRPr="00DF1A2F" w:rsidDel="00730126">
                <w:rPr>
                  <w:rFonts w:ascii="Segoe UI" w:eastAsia="Meiryo UI" w:hAnsi="Segoe UI" w:cs="Segoe UI"/>
                  <w:kern w:val="0"/>
                </w:rPr>
                <w:delText>nginx</w:delText>
              </w:r>
            </w:del>
            <w:ins w:id="2084" w:author="Kitase" w:date="2015-07-25T05:18:00Z">
              <w:r w:rsidR="00200417" w:rsidRPr="00DF1A2F">
                <w:rPr>
                  <w:rFonts w:ascii="Segoe UI" w:eastAsia="Meiryo UI" w:hAnsi="Segoe UI" w:cs="Segoe UI"/>
                  <w:kern w:val="0"/>
                </w:rPr>
                <w:t>n</w:t>
              </w:r>
              <w:r w:rsidR="00730126" w:rsidRPr="00DF1A2F">
                <w:rPr>
                  <w:rFonts w:ascii="Segoe UI" w:eastAsia="Meiryo UI" w:hAnsi="Segoe UI" w:cs="Segoe UI"/>
                  <w:kern w:val="0"/>
                </w:rPr>
                <w:t>ginx</w:t>
              </w:r>
            </w:ins>
            <w:r w:rsidRPr="00DF1A2F">
              <w:rPr>
                <w:rFonts w:ascii="Segoe UI" w:eastAsia="Meiryo UI" w:hAnsi="Segoe UI" w:cs="Segoe UI"/>
                <w:kern w:val="0"/>
              </w:rPr>
              <w:t>/cache/",</w:t>
            </w:r>
          </w:p>
          <w:p w14:paraId="742A45CC" w14:textId="77777777" w:rsidR="00CF4019" w:rsidRPr="00DF1A2F" w:rsidRDefault="00CF4019" w:rsidP="00CF4019">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rsync = {</w:t>
            </w:r>
          </w:p>
          <w:p w14:paraId="14C499F3" w14:textId="77777777" w:rsidR="00CF4019" w:rsidRPr="00DF1A2F" w:rsidRDefault="00CF4019" w:rsidP="00CF4019">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rsh = "/usr/bin/ssh -i /var/cache/</w:t>
            </w:r>
            <w:del w:id="2085" w:author="Kitase" w:date="2015-07-25T05:18:00Z">
              <w:r w:rsidRPr="00DF1A2F" w:rsidDel="00730126">
                <w:rPr>
                  <w:rFonts w:ascii="Segoe UI" w:eastAsia="Meiryo UI" w:hAnsi="Segoe UI" w:cs="Segoe UI"/>
                  <w:kern w:val="0"/>
                </w:rPr>
                <w:delText>nginx</w:delText>
              </w:r>
            </w:del>
            <w:ins w:id="2086" w:author="Kitase" w:date="2015-07-25T05:18:00Z">
              <w:r w:rsidR="000B5720" w:rsidRPr="00DF1A2F">
                <w:rPr>
                  <w:rFonts w:ascii="Segoe UI" w:eastAsia="Meiryo UI" w:hAnsi="Segoe UI" w:cs="Segoe UI"/>
                  <w:kern w:val="0"/>
                </w:rPr>
                <w:t>ng</w:t>
              </w:r>
              <w:r w:rsidR="00730126" w:rsidRPr="00DF1A2F">
                <w:rPr>
                  <w:rFonts w:ascii="Segoe UI" w:eastAsia="Meiryo UI" w:hAnsi="Segoe UI" w:cs="Segoe UI"/>
                  <w:kern w:val="0"/>
                </w:rPr>
                <w:t>inx</w:t>
              </w:r>
            </w:ins>
            <w:r w:rsidRPr="00DF1A2F">
              <w:rPr>
                <w:rFonts w:ascii="Segoe UI" w:eastAsia="Meiryo UI" w:hAnsi="Segoe UI" w:cs="Segoe UI"/>
                <w:kern w:val="0"/>
              </w:rPr>
              <w:t>/.ssh/</w:t>
            </w:r>
            <w:r w:rsidR="00AA4998" w:rsidRPr="00DF1A2F">
              <w:rPr>
                <w:rFonts w:ascii="Segoe UI" w:eastAsia="Meiryo UI" w:hAnsi="Segoe UI" w:cs="Segoe UI"/>
                <w:kern w:val="0"/>
              </w:rPr>
              <w:t>emptypass</w:t>
            </w:r>
            <w:r w:rsidRPr="00DF1A2F">
              <w:rPr>
                <w:rFonts w:ascii="Segoe UI" w:eastAsia="Meiryo UI" w:hAnsi="Segoe UI" w:cs="Segoe UI"/>
                <w:kern w:val="0"/>
              </w:rPr>
              <w:t xml:space="preserve"> -o StrictHostKeyChecking=no"</w:t>
            </w:r>
          </w:p>
          <w:p w14:paraId="5552B60D" w14:textId="77777777" w:rsidR="00CF4019" w:rsidRPr="00DF1A2F" w:rsidRDefault="00CF4019" w:rsidP="00CF4019">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w:t>
            </w:r>
          </w:p>
          <w:p w14:paraId="611EE218" w14:textId="77777777" w:rsidR="00CF4019" w:rsidRPr="00DF1A2F" w:rsidRDefault="00CF4019" w:rsidP="00CF4019">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delete = "running",</w:t>
            </w:r>
          </w:p>
          <w:p w14:paraId="78D49698" w14:textId="77777777" w:rsidR="00CF4019" w:rsidRPr="00DF1A2F" w:rsidRDefault="00CF4019" w:rsidP="00CF4019">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init  = false</w:t>
            </w:r>
          </w:p>
          <w:p w14:paraId="0EA24A4B" w14:textId="77777777" w:rsidR="00CF4019" w:rsidRPr="00DF1A2F" w:rsidDel="00856838" w:rsidRDefault="00CF4019" w:rsidP="00CF4019">
            <w:pPr>
              <w:autoSpaceDE w:val="0"/>
              <w:autoSpaceDN w:val="0"/>
              <w:adjustRightInd w:val="0"/>
              <w:jc w:val="left"/>
              <w:rPr>
                <w:del w:id="2087" w:author="Kitase" w:date="2015-07-25T07:56:00Z"/>
                <w:rFonts w:ascii="Segoe UI" w:eastAsia="Meiryo UI" w:hAnsi="Segoe UI" w:cs="Segoe UI"/>
                <w:kern w:val="0"/>
              </w:rPr>
            </w:pPr>
            <w:r w:rsidRPr="00DF1A2F">
              <w:rPr>
                <w:rFonts w:ascii="Segoe UI" w:eastAsia="Meiryo UI" w:hAnsi="Segoe UI" w:cs="Segoe UI"/>
                <w:kern w:val="0"/>
              </w:rPr>
              <w:t>}</w:t>
            </w:r>
          </w:p>
          <w:p w14:paraId="0308E981" w14:textId="77777777" w:rsidR="00856838" w:rsidRPr="00DF1A2F" w:rsidRDefault="00856838" w:rsidP="00CF4019">
            <w:pPr>
              <w:autoSpaceDE w:val="0"/>
              <w:autoSpaceDN w:val="0"/>
              <w:adjustRightInd w:val="0"/>
              <w:jc w:val="left"/>
              <w:rPr>
                <w:ins w:id="2088" w:author="Kitase" w:date="2015-07-25T07:56:00Z"/>
                <w:rFonts w:ascii="Segoe UI" w:eastAsia="Meiryo UI" w:hAnsi="Segoe UI" w:cs="Segoe UI"/>
                <w:kern w:val="0"/>
              </w:rPr>
            </w:pPr>
          </w:p>
          <w:p w14:paraId="07F2AD91" w14:textId="77777777" w:rsidR="00CF4019" w:rsidRPr="00DF1A2F" w:rsidRDefault="00CF4019" w:rsidP="00CF4019">
            <w:pPr>
              <w:autoSpaceDE w:val="0"/>
              <w:autoSpaceDN w:val="0"/>
              <w:adjustRightInd w:val="0"/>
              <w:jc w:val="left"/>
              <w:rPr>
                <w:rFonts w:ascii="Segoe UI" w:eastAsia="Meiryo UI" w:hAnsi="Segoe UI" w:cs="Segoe UI"/>
                <w:kern w:val="0"/>
              </w:rPr>
            </w:pPr>
          </w:p>
          <w:p w14:paraId="03F953E5" w14:textId="77777777" w:rsidR="00CF4019" w:rsidRPr="00DF1A2F" w:rsidRDefault="00CF4019" w:rsidP="00CF4019">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sync {</w:t>
            </w:r>
          </w:p>
          <w:p w14:paraId="0F1435DA" w14:textId="77777777" w:rsidR="00CF4019" w:rsidRPr="00DF1A2F" w:rsidRDefault="00CF4019" w:rsidP="00CF4019">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lastRenderedPageBreak/>
              <w:t xml:space="preserve">    default.rsync,</w:t>
            </w:r>
          </w:p>
          <w:p w14:paraId="1562A339" w14:textId="77777777" w:rsidR="00CF4019" w:rsidRPr="00DF1A2F" w:rsidRDefault="00CF4019" w:rsidP="00CF4019">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delay = 0,</w:t>
            </w:r>
          </w:p>
          <w:p w14:paraId="041C890B" w14:textId="77777777" w:rsidR="00CF4019" w:rsidRPr="00DF1A2F" w:rsidRDefault="00CF4019" w:rsidP="00CF4019">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source="/var/cache/</w:t>
            </w:r>
            <w:del w:id="2089" w:author="Kitase" w:date="2015-07-25T05:18:00Z">
              <w:r w:rsidRPr="00DF1A2F" w:rsidDel="00730126">
                <w:rPr>
                  <w:rFonts w:ascii="Segoe UI" w:eastAsia="Meiryo UI" w:hAnsi="Segoe UI" w:cs="Segoe UI"/>
                  <w:kern w:val="0"/>
                </w:rPr>
                <w:delText>nginx</w:delText>
              </w:r>
            </w:del>
            <w:ins w:id="2090" w:author="Kitase" w:date="2015-07-25T05:18:00Z">
              <w:r w:rsidR="00200417" w:rsidRPr="00DF1A2F">
                <w:rPr>
                  <w:rFonts w:ascii="Segoe UI" w:eastAsia="Meiryo UI" w:hAnsi="Segoe UI" w:cs="Segoe UI"/>
                  <w:kern w:val="0"/>
                </w:rPr>
                <w:t>n</w:t>
              </w:r>
              <w:r w:rsidR="00730126" w:rsidRPr="00DF1A2F">
                <w:rPr>
                  <w:rFonts w:ascii="Segoe UI" w:eastAsia="Meiryo UI" w:hAnsi="Segoe UI" w:cs="Segoe UI"/>
                  <w:kern w:val="0"/>
                </w:rPr>
                <w:t>ginx</w:t>
              </w:r>
            </w:ins>
            <w:r w:rsidRPr="00DF1A2F">
              <w:rPr>
                <w:rFonts w:ascii="Segoe UI" w:eastAsia="Meiryo UI" w:hAnsi="Segoe UI" w:cs="Segoe UI"/>
                <w:kern w:val="0"/>
              </w:rPr>
              <w:t>/cache",</w:t>
            </w:r>
          </w:p>
          <w:p w14:paraId="55C21B79" w14:textId="77777777" w:rsidR="00CF4019" w:rsidRPr="00DF1A2F" w:rsidRDefault="00CF4019" w:rsidP="00CF4019">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target="</w:t>
            </w:r>
            <w:del w:id="2091" w:author="Kitase" w:date="2015-07-25T05:18:00Z">
              <w:r w:rsidRPr="00DF1A2F" w:rsidDel="00730126">
                <w:rPr>
                  <w:rFonts w:ascii="Segoe UI" w:eastAsia="Meiryo UI" w:hAnsi="Segoe UI" w:cs="Segoe UI"/>
                  <w:kern w:val="0"/>
                </w:rPr>
                <w:delText>nginx</w:delText>
              </w:r>
            </w:del>
            <w:ins w:id="2092" w:author="Kitase" w:date="2015-07-25T05:18:00Z">
              <w:r w:rsidR="00200417" w:rsidRPr="00DF1A2F">
                <w:rPr>
                  <w:rFonts w:ascii="Segoe UI" w:eastAsia="Meiryo UI" w:hAnsi="Segoe UI" w:cs="Segoe UI"/>
                  <w:kern w:val="0"/>
                </w:rPr>
                <w:t>n</w:t>
              </w:r>
              <w:r w:rsidR="00730126" w:rsidRPr="00DF1A2F">
                <w:rPr>
                  <w:rFonts w:ascii="Segoe UI" w:eastAsia="Meiryo UI" w:hAnsi="Segoe UI" w:cs="Segoe UI"/>
                  <w:kern w:val="0"/>
                </w:rPr>
                <w:t>ginx</w:t>
              </w:r>
            </w:ins>
            <w:r w:rsidRPr="00DF1A2F">
              <w:rPr>
                <w:rFonts w:ascii="Segoe UI" w:eastAsia="Meiryo UI" w:hAnsi="Segoe UI" w:cs="Segoe UI"/>
                <w:kern w:val="0"/>
              </w:rPr>
              <w:t>@</w:t>
            </w:r>
            <w:del w:id="2093" w:author="Kitase" w:date="2015-07-25T05:18:00Z">
              <w:r w:rsidR="00490CC7" w:rsidRPr="00DF1A2F" w:rsidDel="00730126">
                <w:rPr>
                  <w:rFonts w:ascii="Segoe UI" w:eastAsia="Meiryo UI" w:hAnsi="Segoe UI" w:cs="Segoe UI"/>
                  <w:kern w:val="0"/>
                </w:rPr>
                <w:delText>Wordpress</w:delText>
              </w:r>
            </w:del>
            <w:ins w:id="2094" w:author="Kitase" w:date="2015-07-25T07:38:00Z">
              <w:r w:rsidR="00200417" w:rsidRPr="00DF1A2F">
                <w:rPr>
                  <w:rFonts w:ascii="Segoe UI" w:eastAsia="Meiryo UI" w:hAnsi="Segoe UI" w:cs="Segoe UI"/>
                  <w:kern w:val="0"/>
                </w:rPr>
                <w:t>w</w:t>
              </w:r>
            </w:ins>
            <w:ins w:id="2095" w:author="Kitase" w:date="2015-07-25T05:18:00Z">
              <w:r w:rsidR="00200417" w:rsidRPr="00DF1A2F">
                <w:rPr>
                  <w:rFonts w:ascii="Segoe UI" w:eastAsia="Meiryo UI" w:hAnsi="Segoe UI" w:cs="Segoe UI"/>
                  <w:kern w:val="0"/>
                </w:rPr>
                <w:t>ordp</w:t>
              </w:r>
              <w:r w:rsidR="00730126" w:rsidRPr="00DF1A2F">
                <w:rPr>
                  <w:rFonts w:ascii="Segoe UI" w:eastAsia="Meiryo UI" w:hAnsi="Segoe UI" w:cs="Segoe UI"/>
                  <w:kern w:val="0"/>
                </w:rPr>
                <w:t>ress</w:t>
              </w:r>
            </w:ins>
            <w:r w:rsidR="00490CC7" w:rsidRPr="00DF1A2F">
              <w:rPr>
                <w:rFonts w:ascii="Segoe UI" w:eastAsia="Meiryo UI" w:hAnsi="Segoe UI" w:cs="Segoe UI" w:hint="eastAsia"/>
                <w:kern w:val="0"/>
              </w:rPr>
              <w:t>サーバ</w:t>
            </w:r>
            <w:r w:rsidR="00490CC7" w:rsidRPr="00DF1A2F">
              <w:rPr>
                <w:rFonts w:ascii="Segoe UI" w:eastAsia="Meiryo UI" w:hAnsi="Segoe UI" w:cs="Segoe UI"/>
                <w:kern w:val="0"/>
              </w:rPr>
              <w:t>2</w:t>
            </w:r>
            <w:r w:rsidR="00490CC7" w:rsidRPr="00DF1A2F">
              <w:rPr>
                <w:rFonts w:ascii="Segoe UI" w:eastAsia="Meiryo UI" w:hAnsi="Segoe UI" w:cs="Segoe UI" w:hint="eastAsia"/>
                <w:kern w:val="0"/>
              </w:rPr>
              <w:t>の</w:t>
            </w:r>
            <w:r w:rsidR="00490CC7" w:rsidRPr="00DF1A2F">
              <w:rPr>
                <w:rFonts w:ascii="Segoe UI" w:eastAsia="Meiryo UI" w:hAnsi="Segoe UI" w:cs="Segoe UI"/>
                <w:kern w:val="0"/>
              </w:rPr>
              <w:t>IP</w:t>
            </w:r>
            <w:r w:rsidR="00490CC7" w:rsidRPr="00DF1A2F">
              <w:rPr>
                <w:rFonts w:ascii="Segoe UI" w:eastAsia="Meiryo UI" w:hAnsi="Segoe UI" w:cs="Segoe UI" w:hint="eastAsia"/>
                <w:kern w:val="0"/>
              </w:rPr>
              <w:t>アドレス</w:t>
            </w:r>
            <w:r w:rsidRPr="00DF1A2F">
              <w:rPr>
                <w:rFonts w:ascii="Segoe UI" w:eastAsia="Meiryo UI" w:hAnsi="Segoe UI" w:cs="Segoe UI"/>
                <w:kern w:val="0"/>
              </w:rPr>
              <w:t>:/var/cache/</w:t>
            </w:r>
            <w:del w:id="2096" w:author="Kitase" w:date="2015-07-25T05:18:00Z">
              <w:r w:rsidRPr="00DF1A2F" w:rsidDel="00730126">
                <w:rPr>
                  <w:rFonts w:ascii="Segoe UI" w:eastAsia="Meiryo UI" w:hAnsi="Segoe UI" w:cs="Segoe UI"/>
                  <w:kern w:val="0"/>
                </w:rPr>
                <w:delText>nginx</w:delText>
              </w:r>
            </w:del>
            <w:ins w:id="2097" w:author="Kitase" w:date="2015-07-25T05:18:00Z">
              <w:r w:rsidR="00200417" w:rsidRPr="00DF1A2F">
                <w:rPr>
                  <w:rFonts w:ascii="Segoe UI" w:eastAsia="Meiryo UI" w:hAnsi="Segoe UI" w:cs="Segoe UI"/>
                  <w:kern w:val="0"/>
                </w:rPr>
                <w:t>n</w:t>
              </w:r>
              <w:r w:rsidR="00730126" w:rsidRPr="00DF1A2F">
                <w:rPr>
                  <w:rFonts w:ascii="Segoe UI" w:eastAsia="Meiryo UI" w:hAnsi="Segoe UI" w:cs="Segoe UI"/>
                  <w:kern w:val="0"/>
                </w:rPr>
                <w:t>ginx</w:t>
              </w:r>
            </w:ins>
            <w:r w:rsidRPr="00DF1A2F">
              <w:rPr>
                <w:rFonts w:ascii="Segoe UI" w:eastAsia="Meiryo UI" w:hAnsi="Segoe UI" w:cs="Segoe UI"/>
                <w:kern w:val="0"/>
              </w:rPr>
              <w:t>/cache/",</w:t>
            </w:r>
          </w:p>
          <w:p w14:paraId="12A4DECE" w14:textId="77777777" w:rsidR="00CF4019" w:rsidRPr="00DF1A2F" w:rsidRDefault="00CF4019" w:rsidP="00CF4019">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rsync = {</w:t>
            </w:r>
          </w:p>
          <w:p w14:paraId="5A044340" w14:textId="77777777" w:rsidR="00CF4019" w:rsidRPr="00DF1A2F" w:rsidRDefault="00CF4019" w:rsidP="00CF4019">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rsh = "/usr/bin/ssh -i /var/cache/</w:t>
            </w:r>
            <w:del w:id="2098" w:author="Kitase" w:date="2015-07-25T05:18:00Z">
              <w:r w:rsidRPr="00DF1A2F" w:rsidDel="00730126">
                <w:rPr>
                  <w:rFonts w:ascii="Segoe UI" w:eastAsia="Meiryo UI" w:hAnsi="Segoe UI" w:cs="Segoe UI"/>
                  <w:kern w:val="0"/>
                </w:rPr>
                <w:delText>nginx</w:delText>
              </w:r>
            </w:del>
            <w:ins w:id="2099" w:author="Kitase" w:date="2015-07-25T05:18:00Z">
              <w:r w:rsidR="00200417" w:rsidRPr="00DF1A2F">
                <w:rPr>
                  <w:rFonts w:ascii="Segoe UI" w:eastAsia="Meiryo UI" w:hAnsi="Segoe UI" w:cs="Segoe UI"/>
                  <w:kern w:val="0"/>
                </w:rPr>
                <w:t>n</w:t>
              </w:r>
              <w:r w:rsidR="00730126" w:rsidRPr="00DF1A2F">
                <w:rPr>
                  <w:rFonts w:ascii="Segoe UI" w:eastAsia="Meiryo UI" w:hAnsi="Segoe UI" w:cs="Segoe UI"/>
                  <w:kern w:val="0"/>
                </w:rPr>
                <w:t>ginx</w:t>
              </w:r>
            </w:ins>
            <w:r w:rsidRPr="00DF1A2F">
              <w:rPr>
                <w:rFonts w:ascii="Segoe UI" w:eastAsia="Meiryo UI" w:hAnsi="Segoe UI" w:cs="Segoe UI"/>
                <w:kern w:val="0"/>
              </w:rPr>
              <w:t>/.ssh/</w:t>
            </w:r>
            <w:r w:rsidR="00C52F11" w:rsidRPr="00DF1A2F">
              <w:rPr>
                <w:rFonts w:ascii="Segoe UI" w:eastAsia="Meiryo UI" w:hAnsi="Segoe UI" w:cs="Segoe UI"/>
                <w:kern w:val="0"/>
              </w:rPr>
              <w:t>emptypass</w:t>
            </w:r>
            <w:r w:rsidRPr="00DF1A2F">
              <w:rPr>
                <w:rFonts w:ascii="Segoe UI" w:eastAsia="Meiryo UI" w:hAnsi="Segoe UI" w:cs="Segoe UI"/>
                <w:kern w:val="0"/>
              </w:rPr>
              <w:t xml:space="preserve"> -o StrictHostKeyChecking=no"</w:t>
            </w:r>
          </w:p>
          <w:p w14:paraId="7094D3DA" w14:textId="77777777" w:rsidR="00CF4019" w:rsidRPr="00DF1A2F" w:rsidRDefault="00CF4019" w:rsidP="00CF4019">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w:t>
            </w:r>
          </w:p>
          <w:p w14:paraId="189037BA" w14:textId="77777777" w:rsidR="00CF4019" w:rsidRPr="00DF1A2F" w:rsidRDefault="00CF4019" w:rsidP="00CF4019">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delete = "running",</w:t>
            </w:r>
          </w:p>
          <w:p w14:paraId="6FB692D7" w14:textId="77777777" w:rsidR="00CF4019" w:rsidRPr="00DF1A2F" w:rsidRDefault="00CF4019" w:rsidP="00CF4019">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init  = false,</w:t>
            </w:r>
          </w:p>
          <w:p w14:paraId="4A2C2BC1" w14:textId="77777777" w:rsidR="00CF4019" w:rsidRPr="00DF1A2F" w:rsidRDefault="00CF4019" w:rsidP="00CF4019">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w:t>
            </w:r>
          </w:p>
        </w:tc>
      </w:tr>
      <w:tr w:rsidR="00CF4019" w:rsidRPr="00DF1A2F" w:rsidDel="00200417" w14:paraId="33C7C5E5" w14:textId="77777777" w:rsidTr="0018787D">
        <w:trPr>
          <w:del w:id="2100" w:author="Kitase" w:date="2015-07-25T07:39:00Z"/>
        </w:trPr>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1AB52E8E" w14:textId="77777777" w:rsidR="00CF4019" w:rsidRPr="00DF1A2F" w:rsidDel="00200417" w:rsidRDefault="00CF4019" w:rsidP="00CF4019">
            <w:pPr>
              <w:autoSpaceDE w:val="0"/>
              <w:autoSpaceDN w:val="0"/>
              <w:adjustRightInd w:val="0"/>
              <w:jc w:val="left"/>
              <w:rPr>
                <w:del w:id="2101" w:author="Kitase" w:date="2015-07-25T07:39:00Z"/>
                <w:rFonts w:ascii="Segoe UI" w:eastAsia="Meiryo UI" w:hAnsi="Segoe UI" w:cs="Segoe UI"/>
                <w:sz w:val="20"/>
                <w:szCs w:val="20"/>
              </w:rPr>
            </w:pPr>
          </w:p>
        </w:tc>
      </w:tr>
    </w:tbl>
    <w:p w14:paraId="11FFA089" w14:textId="77777777" w:rsidR="00CF4019" w:rsidRPr="00DF1A2F" w:rsidRDefault="00CF4019" w:rsidP="00CF4019">
      <w:pPr>
        <w:rPr>
          <w:rFonts w:ascii="Segoe UI" w:eastAsia="Meiryo UI" w:hAnsi="Segoe UI" w:cs="Segoe UI"/>
        </w:rPr>
      </w:pPr>
    </w:p>
    <w:p w14:paraId="16BE600B" w14:textId="77777777" w:rsidR="0097718B" w:rsidRPr="00DF1A2F" w:rsidRDefault="0097718B" w:rsidP="00CF4019">
      <w:pPr>
        <w:rPr>
          <w:rFonts w:ascii="Segoe UI" w:eastAsia="Meiryo UI" w:hAnsi="Segoe UI" w:cs="Segoe UI"/>
        </w:rPr>
      </w:pPr>
      <w:del w:id="2102" w:author="Kitase" w:date="2015-07-25T05:18:00Z">
        <w:r w:rsidRPr="00DF1A2F" w:rsidDel="00730126">
          <w:rPr>
            <w:rFonts w:ascii="Segoe UI" w:eastAsia="Meiryo UI" w:hAnsi="Segoe UI" w:cs="Segoe UI"/>
          </w:rPr>
          <w:delText>Wordpress</w:delText>
        </w:r>
      </w:del>
      <w:ins w:id="2103" w:author="Kitase" w:date="2015-07-25T05:18:00Z">
        <w:r w:rsidR="00730126" w:rsidRPr="00DF1A2F">
          <w:rPr>
            <w:rFonts w:ascii="Segoe UI" w:eastAsia="Meiryo UI" w:hAnsi="Segoe UI" w:cs="Segoe UI"/>
          </w:rPr>
          <w:t>WordPress</w:t>
        </w:r>
      </w:ins>
      <w:r w:rsidRPr="00DF1A2F">
        <w:rPr>
          <w:rFonts w:ascii="Segoe UI" w:eastAsia="Meiryo UI" w:hAnsi="Segoe UI" w:cs="Segoe UI" w:hint="eastAsia"/>
        </w:rPr>
        <w:t>ノードは</w:t>
      </w:r>
      <w:r w:rsidRPr="00DF1A2F">
        <w:rPr>
          <w:rFonts w:ascii="Segoe UI" w:eastAsia="Meiryo UI" w:hAnsi="Segoe UI" w:cs="Segoe UI"/>
        </w:rPr>
        <w:t>1</w:t>
      </w:r>
      <w:r w:rsidRPr="00DF1A2F">
        <w:rPr>
          <w:rFonts w:ascii="Segoe UI" w:eastAsia="Meiryo UI" w:hAnsi="Segoe UI" w:cs="Segoe UI" w:hint="eastAsia"/>
        </w:rPr>
        <w:t>、</w:t>
      </w:r>
      <w:r w:rsidRPr="00DF1A2F">
        <w:rPr>
          <w:rFonts w:ascii="Segoe UI" w:eastAsia="Meiryo UI" w:hAnsi="Segoe UI" w:cs="Segoe UI"/>
        </w:rPr>
        <w:t>2</w:t>
      </w:r>
      <w:ins w:id="2104" w:author="Kitase" w:date="2015-07-26T05:09:00Z">
        <w:r w:rsidR="0051443B" w:rsidRPr="00DF1A2F">
          <w:rPr>
            <w:rFonts w:ascii="Segoe UI" w:eastAsia="Meiryo UI" w:hAnsi="Segoe UI" w:cs="Segoe UI" w:hint="eastAsia"/>
          </w:rPr>
          <w:t>に設定ファイルを</w:t>
        </w:r>
      </w:ins>
      <w:ins w:id="2105" w:author="Kitase" w:date="2015-07-26T05:12:00Z">
        <w:r w:rsidR="0051443B" w:rsidRPr="00DF1A2F">
          <w:rPr>
            <w:rFonts w:ascii="Segoe UI" w:eastAsia="Meiryo UI" w:hAnsi="Segoe UI" w:cs="Segoe UI" w:hint="eastAsia"/>
          </w:rPr>
          <w:t>追加</w:t>
        </w:r>
      </w:ins>
      <w:ins w:id="2106" w:author="Kitase" w:date="2015-07-26T05:09:00Z">
        <w:r w:rsidR="0051443B" w:rsidRPr="00DF1A2F">
          <w:rPr>
            <w:rFonts w:ascii="Segoe UI" w:eastAsia="Meiryo UI" w:hAnsi="Segoe UI" w:cs="Segoe UI" w:hint="eastAsia"/>
          </w:rPr>
          <w:t>し、同期するためのディレクトリを作成してください。</w:t>
        </w:r>
      </w:ins>
      <w:del w:id="2107" w:author="Kitase" w:date="2015-07-26T05:09:00Z">
        <w:r w:rsidRPr="00DF1A2F" w:rsidDel="0051443B">
          <w:rPr>
            <w:rFonts w:ascii="Segoe UI" w:eastAsia="Meiryo UI" w:hAnsi="Segoe UI" w:cs="Segoe UI" w:hint="eastAsia"/>
          </w:rPr>
          <w:delText>とも</w:delText>
        </w:r>
      </w:del>
      <w:del w:id="2108" w:author="Kitase" w:date="2015-07-26T05:10:00Z">
        <w:r w:rsidRPr="00DF1A2F" w:rsidDel="0051443B">
          <w:rPr>
            <w:rFonts w:ascii="Segoe UI" w:eastAsia="Meiryo UI" w:hAnsi="Segoe UI" w:cs="Segoe UI" w:hint="eastAsia"/>
          </w:rPr>
          <w:delText>に同じ設定になります。</w:delText>
        </w:r>
      </w:del>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50"/>
      </w:tblGrid>
      <w:tr w:rsidR="00007340" w:rsidRPr="00DF1A2F" w14:paraId="2EEB5373" w14:textId="77777777" w:rsidTr="0051443B">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20774949" w14:textId="77777777" w:rsidR="000B5720" w:rsidRPr="00DF1A2F" w:rsidRDefault="000B5720" w:rsidP="000B5720">
            <w:pPr>
              <w:autoSpaceDE w:val="0"/>
              <w:autoSpaceDN w:val="0"/>
              <w:adjustRightInd w:val="0"/>
              <w:jc w:val="left"/>
              <w:rPr>
                <w:ins w:id="2109" w:author="Kitase" w:date="2015-07-25T07:49:00Z"/>
                <w:rFonts w:ascii="Segoe UI" w:eastAsia="Meiryo UI" w:hAnsi="Segoe UI" w:cs="Segoe UI"/>
                <w:sz w:val="20"/>
                <w:szCs w:val="20"/>
              </w:rPr>
            </w:pPr>
            <w:ins w:id="2110" w:author="Kitase" w:date="2015-07-25T07:49:00Z">
              <w:r w:rsidRPr="00DF1A2F">
                <w:rPr>
                  <w:rFonts w:ascii="Segoe UI" w:eastAsia="Meiryo UI" w:hAnsi="Segoe UI" w:cs="Segoe UI"/>
                  <w:sz w:val="20"/>
                  <w:szCs w:val="20"/>
                </w:rPr>
                <w:t>[root@backweb ~]#</w:t>
              </w:r>
              <w:r w:rsidRPr="00DF1A2F">
                <w:rPr>
                  <w:rFonts w:ascii="Segoe UI" w:eastAsia="Meiryo UI" w:hAnsi="Segoe UI" w:cs="Segoe UI"/>
                  <w:kern w:val="0"/>
                  <w:sz w:val="20"/>
                  <w:szCs w:val="20"/>
                </w:rPr>
                <w:t xml:space="preserve"> </w:t>
              </w:r>
              <w:r w:rsidRPr="00DF1A2F">
                <w:rPr>
                  <w:rFonts w:ascii="Segoe UI" w:eastAsia="Meiryo UI" w:hAnsi="Segoe UI" w:cs="Segoe UI"/>
                  <w:sz w:val="20"/>
                  <w:szCs w:val="20"/>
                </w:rPr>
                <w:t xml:space="preserve">wget -O /etc/lsyncd.conf </w:t>
              </w:r>
              <w:r w:rsidRPr="00DF1A2F">
                <w:rPr>
                  <w:rFonts w:ascii="Segoe UI" w:eastAsia="Meiryo UI" w:hAnsi="Segoe UI" w:cs="Segoe UI"/>
                  <w:sz w:val="20"/>
                  <w:szCs w:val="20"/>
                  <w:rPrChange w:id="2111" w:author="Kitase" w:date="2015-07-26T16:23:00Z">
                    <w:rPr>
                      <w:rFonts w:ascii="Segoe UI" w:eastAsia="Meiryo UI" w:hAnsi="Segoe UI" w:cs="Segoe UI"/>
                      <w:sz w:val="20"/>
                      <w:szCs w:val="20"/>
                    </w:rPr>
                  </w:rPrChange>
                </w:rPr>
                <w:fldChar w:fldCharType="begin"/>
              </w:r>
              <w:r w:rsidRPr="00DF1A2F">
                <w:rPr>
                  <w:rFonts w:ascii="Segoe UI" w:eastAsia="Meiryo UI" w:hAnsi="Segoe UI" w:cs="Segoe UI"/>
                  <w:sz w:val="20"/>
                  <w:szCs w:val="20"/>
                </w:rPr>
                <w:instrText xml:space="preserve"> HYPERLINK "https://raw.githubusercontent.com/kkitase/handson/master/lsyncd-wp" </w:instrText>
              </w:r>
              <w:r w:rsidRPr="00DF1A2F">
                <w:rPr>
                  <w:rFonts w:ascii="Segoe UI" w:eastAsia="Meiryo UI" w:hAnsi="Segoe UI" w:cs="Segoe UI"/>
                  <w:sz w:val="20"/>
                  <w:szCs w:val="20"/>
                  <w:rPrChange w:id="2112" w:author="Kitase" w:date="2015-07-26T16:23:00Z">
                    <w:rPr>
                      <w:rFonts w:ascii="Segoe UI" w:eastAsia="Meiryo UI" w:hAnsi="Segoe UI" w:cs="Segoe UI"/>
                      <w:sz w:val="20"/>
                      <w:szCs w:val="20"/>
                    </w:rPr>
                  </w:rPrChange>
                </w:rPr>
                <w:fldChar w:fldCharType="separate"/>
              </w:r>
              <w:r w:rsidRPr="00DF1A2F">
                <w:rPr>
                  <w:rStyle w:val="Hyperlink"/>
                  <w:rFonts w:ascii="Segoe UI" w:eastAsia="Meiryo UI" w:hAnsi="Segoe UI" w:cs="Segoe UI"/>
                  <w:sz w:val="20"/>
                  <w:szCs w:val="20"/>
                </w:rPr>
                <w:t>https://raw.githubusercontent.com/kkitase/handson/master/lsyncd-wp</w:t>
              </w:r>
              <w:r w:rsidRPr="00DF1A2F">
                <w:rPr>
                  <w:rFonts w:ascii="Segoe UI" w:eastAsia="Meiryo UI" w:hAnsi="Segoe UI" w:cs="Segoe UI"/>
                  <w:sz w:val="20"/>
                  <w:szCs w:val="20"/>
                  <w:rPrChange w:id="2113" w:author="Kitase" w:date="2015-07-26T16:23:00Z">
                    <w:rPr>
                      <w:rFonts w:ascii="Segoe UI" w:eastAsia="Meiryo UI" w:hAnsi="Segoe UI" w:cs="Segoe UI"/>
                      <w:sz w:val="20"/>
                      <w:szCs w:val="20"/>
                    </w:rPr>
                  </w:rPrChange>
                </w:rPr>
                <w:fldChar w:fldCharType="end"/>
              </w:r>
              <w:r w:rsidRPr="00DF1A2F">
                <w:rPr>
                  <w:rFonts w:ascii="Segoe UI" w:eastAsia="Meiryo UI" w:hAnsi="Segoe UI" w:cs="Segoe UI"/>
                  <w:sz w:val="20"/>
                  <w:szCs w:val="20"/>
                </w:rPr>
                <w:t xml:space="preserve">  (1</w:t>
              </w:r>
              <w:r w:rsidRPr="00DF1A2F">
                <w:rPr>
                  <w:rFonts w:ascii="Segoe UI" w:eastAsia="Meiryo UI" w:hAnsi="Segoe UI" w:cs="Segoe UI" w:hint="eastAsia"/>
                  <w:sz w:val="20"/>
                  <w:szCs w:val="20"/>
                </w:rPr>
                <w:t>行で</w:t>
              </w:r>
              <w:r w:rsidRPr="00DF1A2F">
                <w:rPr>
                  <w:rFonts w:ascii="Segoe UI" w:eastAsia="Meiryo UI" w:hAnsi="Segoe UI" w:cs="Segoe UI"/>
                  <w:sz w:val="20"/>
                  <w:szCs w:val="20"/>
                </w:rPr>
                <w:t>)</w:t>
              </w:r>
            </w:ins>
          </w:p>
          <w:p w14:paraId="1B432D58" w14:textId="77777777" w:rsidR="00007340" w:rsidRPr="00DF1A2F" w:rsidRDefault="00007340" w:rsidP="00007340">
            <w:pPr>
              <w:autoSpaceDE w:val="0"/>
              <w:autoSpaceDN w:val="0"/>
              <w:adjustRightInd w:val="0"/>
              <w:jc w:val="left"/>
              <w:rPr>
                <w:rFonts w:ascii="Segoe UI" w:eastAsia="Meiryo UI" w:hAnsi="Segoe UI" w:cs="Segoe UI"/>
                <w:kern w:val="0"/>
                <w:sz w:val="20"/>
                <w:szCs w:val="20"/>
              </w:rPr>
            </w:pPr>
            <w:r w:rsidRPr="00DF1A2F">
              <w:rPr>
                <w:rFonts w:ascii="Segoe UI" w:eastAsia="Meiryo UI" w:hAnsi="Segoe UI" w:cs="Segoe UI"/>
                <w:sz w:val="20"/>
                <w:szCs w:val="20"/>
              </w:rPr>
              <w:t>[root@</w:t>
            </w:r>
            <w:r w:rsidR="00AA0CD7" w:rsidRPr="00DF1A2F">
              <w:rPr>
                <w:rFonts w:ascii="Segoe UI" w:eastAsia="Meiryo UI" w:hAnsi="Segoe UI" w:cs="Segoe UI"/>
                <w:sz w:val="20"/>
                <w:szCs w:val="20"/>
              </w:rPr>
              <w:t>backweb</w:t>
            </w:r>
            <w:r w:rsidRPr="00DF1A2F">
              <w:rPr>
                <w:rFonts w:ascii="Segoe UI" w:eastAsia="Meiryo UI" w:hAnsi="Segoe UI" w:cs="Segoe UI"/>
                <w:sz w:val="20"/>
                <w:szCs w:val="20"/>
              </w:rPr>
              <w:t xml:space="preserve"> ~]#</w:t>
            </w:r>
            <w:r w:rsidRPr="00DF1A2F">
              <w:rPr>
                <w:rFonts w:ascii="Segoe UI" w:eastAsia="Meiryo UI" w:hAnsi="Segoe UI" w:cs="Segoe UI"/>
                <w:kern w:val="0"/>
                <w:sz w:val="20"/>
                <w:szCs w:val="20"/>
              </w:rPr>
              <w:t xml:space="preserve"> vi /etc/lsyncd.conf</w:t>
            </w:r>
          </w:p>
          <w:p w14:paraId="7B2F48CE" w14:textId="77777777" w:rsidR="00007340" w:rsidRPr="00DF1A2F" w:rsidRDefault="00007340" w:rsidP="00007340">
            <w:pPr>
              <w:autoSpaceDE w:val="0"/>
              <w:autoSpaceDN w:val="0"/>
              <w:adjustRightInd w:val="0"/>
              <w:jc w:val="left"/>
              <w:rPr>
                <w:rFonts w:ascii="Segoe UI" w:eastAsia="Meiryo UI" w:hAnsi="Segoe UI" w:cs="Segoe UI"/>
                <w:kern w:val="0"/>
              </w:rPr>
            </w:pPr>
          </w:p>
          <w:p w14:paraId="6008FDBF" w14:textId="77777777" w:rsidR="00007340" w:rsidRPr="00DF1A2F" w:rsidRDefault="00007340" w:rsidP="00007340">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settings {</w:t>
            </w:r>
          </w:p>
          <w:p w14:paraId="53FB6C6A" w14:textId="77777777" w:rsidR="00007340" w:rsidRPr="00DF1A2F" w:rsidRDefault="00007340" w:rsidP="00007340">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logfile = "/var/log/lsyncd/lsyncd.log",</w:t>
            </w:r>
          </w:p>
          <w:p w14:paraId="6F7B0B27" w14:textId="77777777" w:rsidR="00007340" w:rsidRPr="00DF1A2F" w:rsidRDefault="00007340" w:rsidP="00007340">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statusFile = "/var/log/lsyncd/lsyncd-status.log",</w:t>
            </w:r>
          </w:p>
          <w:p w14:paraId="5E67BF8B" w14:textId="77777777" w:rsidR="00007340" w:rsidRPr="00DF1A2F" w:rsidRDefault="00007340" w:rsidP="00007340">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statusInterval = 20</w:t>
            </w:r>
          </w:p>
          <w:p w14:paraId="4D2C1262" w14:textId="77777777" w:rsidR="0097718B" w:rsidRPr="00DF1A2F" w:rsidRDefault="00007340" w:rsidP="00007340">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w:t>
            </w:r>
          </w:p>
          <w:p w14:paraId="2ECA201B" w14:textId="77777777" w:rsidR="00007340" w:rsidRPr="00DF1A2F" w:rsidRDefault="00007340" w:rsidP="00007340">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sync {</w:t>
            </w:r>
          </w:p>
          <w:p w14:paraId="1B3E71DE" w14:textId="77777777" w:rsidR="00007340" w:rsidRPr="00DF1A2F" w:rsidRDefault="00007340" w:rsidP="00007340">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default.rsync,</w:t>
            </w:r>
          </w:p>
          <w:p w14:paraId="45A3251E" w14:textId="77777777" w:rsidR="00007340" w:rsidRPr="00DF1A2F" w:rsidRDefault="00007340" w:rsidP="00007340">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delay = 0,</w:t>
            </w:r>
          </w:p>
          <w:p w14:paraId="1ED3D714" w14:textId="77777777" w:rsidR="00007340" w:rsidRPr="00DF1A2F" w:rsidRDefault="00007340" w:rsidP="00007340">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source="/var/cache/</w:t>
            </w:r>
            <w:del w:id="2114" w:author="Kitase" w:date="2015-07-25T05:18:00Z">
              <w:r w:rsidRPr="00DF1A2F" w:rsidDel="00730126">
                <w:rPr>
                  <w:rFonts w:ascii="Segoe UI" w:eastAsia="Meiryo UI" w:hAnsi="Segoe UI" w:cs="Segoe UI"/>
                  <w:kern w:val="0"/>
                </w:rPr>
                <w:delText>nginx</w:delText>
              </w:r>
            </w:del>
            <w:ins w:id="2115" w:author="Kitase" w:date="2015-07-25T05:18:00Z">
              <w:r w:rsidR="00200417" w:rsidRPr="00DF1A2F">
                <w:rPr>
                  <w:rFonts w:ascii="Segoe UI" w:eastAsia="Meiryo UI" w:hAnsi="Segoe UI" w:cs="Segoe UI"/>
                  <w:kern w:val="0"/>
                </w:rPr>
                <w:t>n</w:t>
              </w:r>
              <w:r w:rsidR="00730126" w:rsidRPr="00DF1A2F">
                <w:rPr>
                  <w:rFonts w:ascii="Segoe UI" w:eastAsia="Meiryo UI" w:hAnsi="Segoe UI" w:cs="Segoe UI"/>
                  <w:kern w:val="0"/>
                </w:rPr>
                <w:t>ginx</w:t>
              </w:r>
            </w:ins>
            <w:r w:rsidRPr="00DF1A2F">
              <w:rPr>
                <w:rFonts w:ascii="Segoe UI" w:eastAsia="Meiryo UI" w:hAnsi="Segoe UI" w:cs="Segoe UI"/>
                <w:kern w:val="0"/>
              </w:rPr>
              <w:t>/cache",</w:t>
            </w:r>
          </w:p>
          <w:p w14:paraId="3FEED250" w14:textId="77777777" w:rsidR="00007340" w:rsidRPr="00DF1A2F" w:rsidRDefault="00007340" w:rsidP="00007340">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target="</w:t>
            </w:r>
            <w:del w:id="2116" w:author="Kitase" w:date="2015-07-25T05:18:00Z">
              <w:r w:rsidRPr="00DF1A2F" w:rsidDel="00730126">
                <w:rPr>
                  <w:rFonts w:ascii="Segoe UI" w:eastAsia="Meiryo UI" w:hAnsi="Segoe UI" w:cs="Segoe UI"/>
                  <w:kern w:val="0"/>
                </w:rPr>
                <w:delText>nginx</w:delText>
              </w:r>
            </w:del>
            <w:ins w:id="2117" w:author="Kitase" w:date="2015-07-25T05:18:00Z">
              <w:r w:rsidR="00200417" w:rsidRPr="00DF1A2F">
                <w:rPr>
                  <w:rFonts w:ascii="Segoe UI" w:eastAsia="Meiryo UI" w:hAnsi="Segoe UI" w:cs="Segoe UI"/>
                  <w:kern w:val="0"/>
                </w:rPr>
                <w:t>n</w:t>
              </w:r>
              <w:r w:rsidR="00730126" w:rsidRPr="00DF1A2F">
                <w:rPr>
                  <w:rFonts w:ascii="Segoe UI" w:eastAsia="Meiryo UI" w:hAnsi="Segoe UI" w:cs="Segoe UI"/>
                  <w:kern w:val="0"/>
                </w:rPr>
                <w:t>ginx</w:t>
              </w:r>
            </w:ins>
            <w:r w:rsidRPr="00DF1A2F">
              <w:rPr>
                <w:rFonts w:ascii="Segoe UI" w:eastAsia="Meiryo UI" w:hAnsi="Segoe UI" w:cs="Segoe UI"/>
                <w:kern w:val="0"/>
              </w:rPr>
              <w:t>@</w:t>
            </w:r>
            <w:r w:rsidR="004E7915" w:rsidRPr="00DF1A2F">
              <w:rPr>
                <w:rFonts w:ascii="Segoe UI" w:eastAsia="Meiryo UI" w:hAnsi="Segoe UI" w:cs="Segoe UI" w:hint="eastAsia"/>
                <w:kern w:val="0"/>
              </w:rPr>
              <w:t>ロードバランサ</w:t>
            </w:r>
            <w:ins w:id="2118" w:author="Kitase" w:date="2015-07-26T05:08:00Z">
              <w:r w:rsidR="0051443B" w:rsidRPr="00DF1A2F">
                <w:rPr>
                  <w:rFonts w:ascii="Segoe UI" w:eastAsia="Meiryo UI" w:hAnsi="Segoe UI" w:cs="Segoe UI" w:hint="eastAsia"/>
                  <w:kern w:val="0"/>
                </w:rPr>
                <w:t>ー</w:t>
              </w:r>
            </w:ins>
            <w:r w:rsidR="004E7915" w:rsidRPr="00DF1A2F">
              <w:rPr>
                <w:rFonts w:ascii="Segoe UI" w:eastAsia="Meiryo UI" w:hAnsi="Segoe UI" w:cs="Segoe UI" w:hint="eastAsia"/>
                <w:kern w:val="0"/>
              </w:rPr>
              <w:t>の</w:t>
            </w:r>
            <w:r w:rsidR="004E7915" w:rsidRPr="00DF1A2F">
              <w:rPr>
                <w:rFonts w:ascii="Segoe UI" w:eastAsia="Meiryo UI" w:hAnsi="Segoe UI" w:cs="Segoe UI"/>
                <w:kern w:val="0"/>
              </w:rPr>
              <w:t>IP</w:t>
            </w:r>
            <w:r w:rsidR="004E7915" w:rsidRPr="00DF1A2F">
              <w:rPr>
                <w:rFonts w:ascii="Segoe UI" w:eastAsia="Meiryo UI" w:hAnsi="Segoe UI" w:cs="Segoe UI" w:hint="eastAsia"/>
                <w:kern w:val="0"/>
              </w:rPr>
              <w:t>アドレス</w:t>
            </w:r>
            <w:r w:rsidRPr="00DF1A2F">
              <w:rPr>
                <w:rFonts w:ascii="Segoe UI" w:eastAsia="Meiryo UI" w:hAnsi="Segoe UI" w:cs="Segoe UI"/>
                <w:kern w:val="0"/>
              </w:rPr>
              <w:t>:/var/cache/</w:t>
            </w:r>
            <w:del w:id="2119" w:author="Kitase" w:date="2015-07-25T05:18:00Z">
              <w:r w:rsidRPr="00DF1A2F" w:rsidDel="00730126">
                <w:rPr>
                  <w:rFonts w:ascii="Segoe UI" w:eastAsia="Meiryo UI" w:hAnsi="Segoe UI" w:cs="Segoe UI"/>
                  <w:kern w:val="0"/>
                </w:rPr>
                <w:delText>nginx</w:delText>
              </w:r>
            </w:del>
            <w:ins w:id="2120" w:author="Kitase" w:date="2015-07-25T05:18:00Z">
              <w:r w:rsidR="00200417" w:rsidRPr="00DF1A2F">
                <w:rPr>
                  <w:rFonts w:ascii="Segoe UI" w:eastAsia="Meiryo UI" w:hAnsi="Segoe UI" w:cs="Segoe UI"/>
                  <w:kern w:val="0"/>
                </w:rPr>
                <w:t>n</w:t>
              </w:r>
              <w:r w:rsidR="00730126" w:rsidRPr="00DF1A2F">
                <w:rPr>
                  <w:rFonts w:ascii="Segoe UI" w:eastAsia="Meiryo UI" w:hAnsi="Segoe UI" w:cs="Segoe UI"/>
                  <w:kern w:val="0"/>
                </w:rPr>
                <w:t>ginx</w:t>
              </w:r>
            </w:ins>
            <w:r w:rsidRPr="00DF1A2F">
              <w:rPr>
                <w:rFonts w:ascii="Segoe UI" w:eastAsia="Meiryo UI" w:hAnsi="Segoe UI" w:cs="Segoe UI"/>
                <w:kern w:val="0"/>
              </w:rPr>
              <w:t>/cache/",</w:t>
            </w:r>
          </w:p>
          <w:p w14:paraId="48071BCE" w14:textId="77777777" w:rsidR="00007340" w:rsidRPr="00DF1A2F" w:rsidRDefault="00007340" w:rsidP="00007340">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rsync = {</w:t>
            </w:r>
          </w:p>
          <w:p w14:paraId="53C29862" w14:textId="77777777" w:rsidR="00007340" w:rsidRPr="00DF1A2F" w:rsidRDefault="00007340" w:rsidP="00007340">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rsh = "/usr/bin/ssh -i /var/cache/</w:t>
            </w:r>
            <w:del w:id="2121" w:author="Kitase" w:date="2015-07-25T05:18:00Z">
              <w:r w:rsidRPr="00DF1A2F" w:rsidDel="00730126">
                <w:rPr>
                  <w:rFonts w:ascii="Segoe UI" w:eastAsia="Meiryo UI" w:hAnsi="Segoe UI" w:cs="Segoe UI"/>
                  <w:kern w:val="0"/>
                </w:rPr>
                <w:delText>nginx</w:delText>
              </w:r>
            </w:del>
            <w:ins w:id="2122" w:author="Kitase" w:date="2015-07-25T05:18:00Z">
              <w:r w:rsidR="00200417" w:rsidRPr="00DF1A2F">
                <w:rPr>
                  <w:rFonts w:ascii="Segoe UI" w:eastAsia="Meiryo UI" w:hAnsi="Segoe UI" w:cs="Segoe UI"/>
                  <w:kern w:val="0"/>
                </w:rPr>
                <w:t>n</w:t>
              </w:r>
              <w:r w:rsidR="00730126" w:rsidRPr="00DF1A2F">
                <w:rPr>
                  <w:rFonts w:ascii="Segoe UI" w:eastAsia="Meiryo UI" w:hAnsi="Segoe UI" w:cs="Segoe UI"/>
                  <w:kern w:val="0"/>
                </w:rPr>
                <w:t>ginx</w:t>
              </w:r>
            </w:ins>
            <w:r w:rsidRPr="00DF1A2F">
              <w:rPr>
                <w:rFonts w:ascii="Segoe UI" w:eastAsia="Meiryo UI" w:hAnsi="Segoe UI" w:cs="Segoe UI"/>
                <w:kern w:val="0"/>
              </w:rPr>
              <w:t>/.ssh/emptypass -o StrictHostKeyChecking=no"</w:t>
            </w:r>
          </w:p>
          <w:p w14:paraId="6B5CCCAD" w14:textId="77777777" w:rsidR="00007340" w:rsidRPr="00DF1A2F" w:rsidRDefault="00007340" w:rsidP="00007340">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w:t>
            </w:r>
          </w:p>
          <w:p w14:paraId="62250A52" w14:textId="77777777" w:rsidR="00007340" w:rsidRPr="00DF1A2F" w:rsidRDefault="00007340" w:rsidP="00007340">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delete = "running",</w:t>
            </w:r>
          </w:p>
          <w:p w14:paraId="4209E732" w14:textId="77777777" w:rsidR="00007340" w:rsidRPr="00DF1A2F" w:rsidRDefault="00007340" w:rsidP="00007340">
            <w:pPr>
              <w:autoSpaceDE w:val="0"/>
              <w:autoSpaceDN w:val="0"/>
              <w:adjustRightInd w:val="0"/>
              <w:jc w:val="left"/>
              <w:rPr>
                <w:rFonts w:ascii="Segoe UI" w:eastAsia="Meiryo UI" w:hAnsi="Segoe UI" w:cs="Segoe UI"/>
                <w:kern w:val="0"/>
              </w:rPr>
            </w:pPr>
            <w:r w:rsidRPr="00DF1A2F">
              <w:rPr>
                <w:rFonts w:ascii="Segoe UI" w:eastAsia="Meiryo UI" w:hAnsi="Segoe UI" w:cs="Segoe UI"/>
                <w:kern w:val="0"/>
              </w:rPr>
              <w:t xml:space="preserve">    init  = false</w:t>
            </w:r>
          </w:p>
          <w:p w14:paraId="10F7493A" w14:textId="77777777" w:rsidR="00007340" w:rsidRPr="00DF1A2F" w:rsidRDefault="00007340" w:rsidP="00007340">
            <w:pPr>
              <w:autoSpaceDE w:val="0"/>
              <w:autoSpaceDN w:val="0"/>
              <w:adjustRightInd w:val="0"/>
              <w:jc w:val="left"/>
              <w:rPr>
                <w:ins w:id="2123" w:author="Kitase" w:date="2015-07-26T05:12:00Z"/>
                <w:rFonts w:ascii="Segoe UI" w:eastAsia="Meiryo UI" w:hAnsi="Segoe UI" w:cs="Segoe UI"/>
                <w:kern w:val="0"/>
              </w:rPr>
            </w:pPr>
            <w:r w:rsidRPr="00DF1A2F">
              <w:rPr>
                <w:rFonts w:ascii="Segoe UI" w:eastAsia="Meiryo UI" w:hAnsi="Segoe UI" w:cs="Segoe UI"/>
                <w:kern w:val="0"/>
              </w:rPr>
              <w:t>}</w:t>
            </w:r>
          </w:p>
          <w:p w14:paraId="79C0E44C" w14:textId="77777777" w:rsidR="0051443B" w:rsidRPr="00DF1A2F" w:rsidRDefault="0051443B" w:rsidP="0051443B">
            <w:pPr>
              <w:autoSpaceDE w:val="0"/>
              <w:autoSpaceDN w:val="0"/>
              <w:adjustRightInd w:val="0"/>
              <w:jc w:val="left"/>
              <w:rPr>
                <w:ins w:id="2124" w:author="Kitase" w:date="2015-07-26T05:12:00Z"/>
                <w:rFonts w:ascii="Segoe UI" w:eastAsia="Meiryo UI" w:hAnsi="Segoe UI" w:cs="Segoe UI"/>
                <w:kern w:val="0"/>
                <w:sz w:val="20"/>
                <w:szCs w:val="20"/>
                <w:rPrChange w:id="2125" w:author="Kitase" w:date="2015-07-26T16:23:00Z">
                  <w:rPr>
                    <w:ins w:id="2126" w:author="Kitase" w:date="2015-07-26T05:12:00Z"/>
                    <w:rFonts w:ascii="Lucida Console" w:eastAsia="ＭＳ 明朝" w:hAnsi="Lucida Console" w:cs="Lucida Console"/>
                    <w:kern w:val="0"/>
                    <w:sz w:val="20"/>
                    <w:szCs w:val="20"/>
                  </w:rPr>
                </w:rPrChange>
              </w:rPr>
            </w:pPr>
            <w:ins w:id="2127" w:author="Kitase" w:date="2015-07-26T05:12:00Z">
              <w:r w:rsidRPr="00DF1A2F">
                <w:rPr>
                  <w:rFonts w:ascii="Segoe UI" w:eastAsia="Meiryo UI" w:hAnsi="Segoe UI" w:cs="Segoe UI"/>
                  <w:sz w:val="20"/>
                  <w:szCs w:val="20"/>
                </w:rPr>
                <w:t>[root@backweb ~]#</w:t>
              </w:r>
              <w:r w:rsidRPr="00DF1A2F">
                <w:rPr>
                  <w:rFonts w:ascii="Segoe UI" w:eastAsia="Meiryo UI" w:hAnsi="Segoe UI" w:cs="Segoe UI"/>
                  <w:kern w:val="0"/>
                  <w:sz w:val="20"/>
                  <w:szCs w:val="20"/>
                  <w:rPrChange w:id="2128" w:author="Kitase" w:date="2015-07-26T16:23:00Z">
                    <w:rPr>
                      <w:rFonts w:ascii="Lucida Console" w:eastAsia="ＭＳ 明朝" w:hAnsi="Lucida Console" w:cs="Lucida Console"/>
                      <w:kern w:val="0"/>
                      <w:sz w:val="20"/>
                      <w:szCs w:val="20"/>
                    </w:rPr>
                  </w:rPrChange>
                </w:rPr>
                <w:t xml:space="preserve"> mkdir /var/share/nginx/cache</w:t>
              </w:r>
            </w:ins>
          </w:p>
          <w:p w14:paraId="78033A95" w14:textId="77777777" w:rsidR="0051443B" w:rsidRPr="00DF1A2F" w:rsidRDefault="0051443B" w:rsidP="0051443B">
            <w:pPr>
              <w:autoSpaceDE w:val="0"/>
              <w:autoSpaceDN w:val="0"/>
              <w:adjustRightInd w:val="0"/>
              <w:jc w:val="left"/>
              <w:rPr>
                <w:rFonts w:ascii="Segoe UI" w:eastAsia="Meiryo UI" w:hAnsi="Segoe UI" w:cs="Segoe UI"/>
                <w:kern w:val="0"/>
              </w:rPr>
            </w:pPr>
            <w:ins w:id="2129" w:author="Kitase" w:date="2015-07-26T05:12:00Z">
              <w:r w:rsidRPr="00DF1A2F">
                <w:rPr>
                  <w:rFonts w:ascii="Segoe UI" w:eastAsia="Meiryo UI" w:hAnsi="Segoe UI" w:cs="Segoe UI"/>
                  <w:sz w:val="20"/>
                  <w:szCs w:val="20"/>
                </w:rPr>
                <w:t>[root@backweb ~]#</w:t>
              </w:r>
              <w:r w:rsidRPr="00DF1A2F">
                <w:rPr>
                  <w:rFonts w:ascii="Segoe UI" w:eastAsia="Meiryo UI" w:hAnsi="Segoe UI" w:cs="Segoe UI"/>
                  <w:kern w:val="0"/>
                  <w:sz w:val="20"/>
                  <w:szCs w:val="20"/>
                  <w:rPrChange w:id="2130" w:author="Kitase" w:date="2015-07-26T16:23:00Z">
                    <w:rPr>
                      <w:rFonts w:ascii="Lucida Console" w:eastAsia="ＭＳ 明朝" w:hAnsi="Lucida Console" w:cs="Lucida Console"/>
                      <w:kern w:val="0"/>
                      <w:sz w:val="20"/>
                      <w:szCs w:val="20"/>
                    </w:rPr>
                  </w:rPrChange>
                </w:rPr>
                <w:t xml:space="preserve"> chown –R nginx:nginx /var/cache/nginx/cache</w:t>
              </w:r>
            </w:ins>
          </w:p>
        </w:tc>
      </w:tr>
      <w:tr w:rsidR="0097718B" w:rsidRPr="00DF1A2F" w:rsidDel="00200417" w14:paraId="6C524A09" w14:textId="77777777" w:rsidTr="0051443B">
        <w:trPr>
          <w:del w:id="2131" w:author="Kitase" w:date="2015-07-25T07:39:00Z"/>
        </w:trPr>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14ED3D38" w14:textId="77777777" w:rsidR="0097718B" w:rsidRPr="00DF1A2F" w:rsidDel="00200417" w:rsidRDefault="0097718B" w:rsidP="00007340">
            <w:pPr>
              <w:autoSpaceDE w:val="0"/>
              <w:autoSpaceDN w:val="0"/>
              <w:adjustRightInd w:val="0"/>
              <w:jc w:val="left"/>
              <w:rPr>
                <w:del w:id="2132" w:author="Kitase" w:date="2015-07-25T07:39:00Z"/>
                <w:rFonts w:ascii="Segoe UI" w:eastAsia="Meiryo UI" w:hAnsi="Segoe UI" w:cs="Segoe UI"/>
                <w:sz w:val="20"/>
                <w:szCs w:val="20"/>
              </w:rPr>
            </w:pPr>
          </w:p>
        </w:tc>
      </w:tr>
    </w:tbl>
    <w:p w14:paraId="2BEF1A0E" w14:textId="77777777" w:rsidR="0051443B" w:rsidRPr="00DF1A2F" w:rsidRDefault="0051443B" w:rsidP="00F21D4E">
      <w:pPr>
        <w:rPr>
          <w:rFonts w:ascii="Segoe UI" w:eastAsia="Meiryo UI" w:hAnsi="Segoe UI" w:cs="Segoe UI"/>
        </w:rPr>
      </w:pPr>
    </w:p>
    <w:p w14:paraId="0EC75C63" w14:textId="77777777" w:rsidR="00C61089" w:rsidRPr="00DF1A2F" w:rsidRDefault="00055DAD" w:rsidP="00F8743D">
      <w:pPr>
        <w:rPr>
          <w:rFonts w:ascii="Segoe UI" w:eastAsia="Meiryo UI" w:hAnsi="Segoe UI" w:cs="Segoe UI"/>
        </w:rPr>
      </w:pPr>
      <w:r w:rsidRPr="00DF1A2F">
        <w:rPr>
          <w:rFonts w:ascii="Segoe UI" w:eastAsia="Meiryo UI" w:hAnsi="Segoe UI" w:cs="Segoe UI" w:hint="eastAsia"/>
        </w:rPr>
        <w:t>以上で</w:t>
      </w:r>
      <w:r w:rsidR="00AC142F" w:rsidRPr="00DF1A2F">
        <w:rPr>
          <w:rFonts w:ascii="Segoe UI" w:eastAsia="Meiryo UI" w:hAnsi="Segoe UI" w:cs="Segoe UI" w:hint="eastAsia"/>
        </w:rPr>
        <w:t>キャッシュファイルを同期する</w:t>
      </w:r>
      <w:r w:rsidR="00AC142F" w:rsidRPr="00DF1A2F">
        <w:rPr>
          <w:rFonts w:ascii="Segoe UI" w:eastAsia="Meiryo UI" w:hAnsi="Segoe UI" w:cs="Segoe UI"/>
        </w:rPr>
        <w:t>lsyncd</w:t>
      </w:r>
      <w:r w:rsidR="00AC142F" w:rsidRPr="00DF1A2F">
        <w:rPr>
          <w:rFonts w:ascii="Segoe UI" w:eastAsia="Meiryo UI" w:hAnsi="Segoe UI" w:cs="Segoe UI" w:hint="eastAsia"/>
        </w:rPr>
        <w:t>の設定が完了しました。</w:t>
      </w:r>
      <w:r w:rsidR="000B023D" w:rsidRPr="00DF1A2F">
        <w:rPr>
          <w:rFonts w:ascii="Segoe UI" w:eastAsia="Meiryo UI" w:hAnsi="Segoe UI" w:cs="Segoe UI" w:hint="eastAsia"/>
        </w:rPr>
        <w:t>各サーバで</w:t>
      </w:r>
      <w:r w:rsidR="000B023D" w:rsidRPr="00DF1A2F">
        <w:rPr>
          <w:rFonts w:ascii="Segoe UI" w:eastAsia="Meiryo UI" w:hAnsi="Segoe UI" w:cs="Segoe UI"/>
        </w:rPr>
        <w:t>lsyncd</w:t>
      </w:r>
      <w:r w:rsidR="000B023D" w:rsidRPr="00DF1A2F">
        <w:rPr>
          <w:rFonts w:ascii="Segoe UI" w:eastAsia="Meiryo UI" w:hAnsi="Segoe UI" w:cs="Segoe UI" w:hint="eastAsia"/>
        </w:rPr>
        <w:t>を起動すると、キャッシュファイルが同期されるようになります。</w:t>
      </w:r>
    </w:p>
    <w:p w14:paraId="112FF884" w14:textId="77777777" w:rsidR="00F972EB" w:rsidRPr="00DF1A2F" w:rsidRDefault="00F972EB" w:rsidP="00F972EB">
      <w:pPr>
        <w:rPr>
          <w:rFonts w:ascii="Segoe UI" w:eastAsia="Meiryo UI"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50"/>
      </w:tblGrid>
      <w:tr w:rsidR="00F972EB" w:rsidRPr="00DF1A2F" w14:paraId="43392745" w14:textId="77777777" w:rsidTr="0018787D">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785D9C6B" w14:textId="77777777" w:rsidR="00F972EB" w:rsidRPr="00DF1A2F" w:rsidRDefault="00F972EB" w:rsidP="00F972EB">
            <w:pPr>
              <w:autoSpaceDE w:val="0"/>
              <w:autoSpaceDN w:val="0"/>
              <w:adjustRightInd w:val="0"/>
              <w:jc w:val="left"/>
              <w:rPr>
                <w:rFonts w:ascii="Segoe UI" w:eastAsia="Meiryo UI" w:hAnsi="Segoe UI" w:cs="Segoe UI"/>
                <w:kern w:val="0"/>
              </w:rPr>
            </w:pPr>
            <w:r w:rsidRPr="00DF1A2F">
              <w:rPr>
                <w:rFonts w:ascii="Segoe UI" w:eastAsia="Meiryo UI" w:hAnsi="Segoe UI" w:cs="Segoe UI"/>
                <w:sz w:val="20"/>
                <w:szCs w:val="20"/>
              </w:rPr>
              <w:t>[root@frontweb ~]#</w:t>
            </w:r>
            <w:r w:rsidRPr="00DF1A2F">
              <w:rPr>
                <w:rFonts w:ascii="Segoe UI" w:eastAsia="Meiryo UI" w:hAnsi="Segoe UI" w:cs="Segoe UI"/>
                <w:kern w:val="0"/>
                <w:sz w:val="20"/>
                <w:szCs w:val="20"/>
              </w:rPr>
              <w:t xml:space="preserve"> </w:t>
            </w:r>
            <w:r w:rsidRPr="00DF1A2F">
              <w:rPr>
                <w:rFonts w:ascii="Segoe UI" w:eastAsia="Meiryo UI" w:hAnsi="Segoe UI" w:cs="Segoe UI"/>
                <w:kern w:val="0"/>
              </w:rPr>
              <w:t>/etc/init.d/lsyncd start</w:t>
            </w:r>
          </w:p>
          <w:p w14:paraId="3A46A51D" w14:textId="77777777" w:rsidR="007B35BB" w:rsidRPr="00DF1A2F" w:rsidRDefault="007B35BB" w:rsidP="00F972EB">
            <w:pPr>
              <w:autoSpaceDE w:val="0"/>
              <w:autoSpaceDN w:val="0"/>
              <w:adjustRightInd w:val="0"/>
              <w:jc w:val="left"/>
              <w:rPr>
                <w:rFonts w:ascii="Segoe UI" w:eastAsia="Meiryo UI" w:hAnsi="Segoe UI" w:cs="Segoe UI"/>
              </w:rPr>
            </w:pPr>
            <w:r w:rsidRPr="00DF1A2F">
              <w:rPr>
                <w:rFonts w:ascii="Segoe UI" w:eastAsia="Meiryo UI" w:hAnsi="Segoe UI" w:cs="Segoe UI"/>
                <w:kern w:val="0"/>
              </w:rPr>
              <w:t>Starting lsyncd:                                           [</w:t>
            </w:r>
            <w:r w:rsidRPr="00DF1A2F">
              <w:rPr>
                <w:rFonts w:ascii="Segoe UI" w:eastAsia="Meiryo UI" w:hAnsi="Segoe UI" w:cs="Segoe UI"/>
                <w:color w:val="00BF00"/>
                <w:kern w:val="0"/>
              </w:rPr>
              <w:t xml:space="preserve">  OK  </w:t>
            </w:r>
            <w:r w:rsidRPr="00DF1A2F">
              <w:rPr>
                <w:rFonts w:ascii="Segoe UI" w:eastAsia="Meiryo UI" w:hAnsi="Segoe UI" w:cs="Segoe UI"/>
                <w:kern w:val="0"/>
              </w:rPr>
              <w:t>]</w:t>
            </w:r>
          </w:p>
        </w:tc>
      </w:tr>
    </w:tbl>
    <w:p w14:paraId="02A464D3" w14:textId="77777777" w:rsidR="00F972EB" w:rsidRPr="00DF1A2F" w:rsidRDefault="00856838" w:rsidP="00F8743D">
      <w:pPr>
        <w:rPr>
          <w:rFonts w:ascii="Segoe UI" w:eastAsia="Meiryo UI" w:hAnsi="Segoe UI" w:cs="Segoe UI"/>
        </w:rPr>
      </w:pPr>
      <w:r w:rsidRPr="00DF1A2F">
        <w:rPr>
          <w:rStyle w:val="CommentReference"/>
          <w:rFonts w:ascii="Segoe UI" w:eastAsia="Meiryo UI" w:hAnsi="Segoe UI" w:cs="Segoe UI"/>
          <w:kern w:val="0"/>
          <w:szCs w:val="20"/>
          <w:rPrChange w:id="2133" w:author="Kitase" w:date="2015-07-26T16:23:00Z">
            <w:rPr>
              <w:rStyle w:val="CommentReference"/>
              <w:rFonts w:ascii="ＭＳ ゴシック" w:eastAsia="ＭＳ ゴシック"/>
              <w:kern w:val="0"/>
              <w:szCs w:val="20"/>
            </w:rPr>
          </w:rPrChange>
        </w:rPr>
        <w:commentReference w:id="2134"/>
      </w:r>
    </w:p>
    <w:p w14:paraId="77BCB58F" w14:textId="77777777" w:rsidR="00F8743D" w:rsidRPr="00DF1A2F" w:rsidRDefault="001A1358" w:rsidP="00F8743D">
      <w:pPr>
        <w:rPr>
          <w:rFonts w:ascii="Segoe UI" w:eastAsia="Meiryo UI" w:hAnsi="Segoe UI" w:cs="Segoe UI"/>
        </w:rPr>
      </w:pPr>
      <w:ins w:id="2135" w:author="Kitase" w:date="2015-07-26T06:13:00Z">
        <w:r w:rsidRPr="00DF1A2F">
          <w:rPr>
            <w:rFonts w:ascii="Segoe UI" w:eastAsia="Meiryo UI" w:hAnsi="Segoe UI" w:cs="Segoe UI"/>
          </w:rPr>
          <w:br w:type="page"/>
        </w:r>
      </w:ins>
    </w:p>
    <w:p w14:paraId="1D8E3706" w14:textId="77777777" w:rsidR="00F93820" w:rsidRPr="00DF1A2F" w:rsidRDefault="00555C80" w:rsidP="00F93820">
      <w:pPr>
        <w:pStyle w:val="Heading2"/>
        <w:rPr>
          <w:rFonts w:ascii="Segoe UI" w:eastAsia="Meiryo UI" w:hAnsi="Segoe UI" w:cs="Segoe UI"/>
        </w:rPr>
      </w:pPr>
      <w:bookmarkStart w:id="2136" w:name="_Toc425691139"/>
      <w:r w:rsidRPr="00DF1A2F">
        <w:rPr>
          <w:rFonts w:ascii="Segoe UI" w:eastAsia="Meiryo UI" w:hAnsi="Segoe UI" w:cs="Segoe UI"/>
        </w:rPr>
        <w:lastRenderedPageBreak/>
        <w:t>Zabbix</w:t>
      </w:r>
      <w:r w:rsidRPr="00DF1A2F">
        <w:rPr>
          <w:rFonts w:ascii="Segoe UI" w:eastAsia="Meiryo UI" w:hAnsi="Segoe UI" w:cs="Segoe UI" w:hint="eastAsia"/>
        </w:rPr>
        <w:t>サーバへの</w:t>
      </w:r>
      <w:r w:rsidR="00F93820" w:rsidRPr="00DF1A2F">
        <w:rPr>
          <w:rFonts w:ascii="Segoe UI" w:eastAsia="Meiryo UI" w:hAnsi="Segoe UI" w:cs="Segoe UI" w:hint="eastAsia"/>
        </w:rPr>
        <w:t>登録</w:t>
      </w:r>
      <w:bookmarkEnd w:id="2136"/>
    </w:p>
    <w:p w14:paraId="73E1A656" w14:textId="77777777" w:rsidR="00F93820" w:rsidRPr="00DF1A2F" w:rsidRDefault="00F93820" w:rsidP="00F93820">
      <w:pPr>
        <w:rPr>
          <w:rFonts w:ascii="Segoe UI" w:eastAsia="Meiryo UI" w:hAnsi="Segoe UI" w:cs="Segoe UI"/>
        </w:rPr>
      </w:pPr>
      <w:r w:rsidRPr="00DF1A2F">
        <w:rPr>
          <w:rFonts w:ascii="Segoe UI" w:eastAsia="Meiryo UI" w:hAnsi="Segoe UI" w:cs="Segoe UI" w:hint="eastAsia"/>
        </w:rPr>
        <w:t>各サーバ上では</w:t>
      </w:r>
      <w:r w:rsidRPr="00DF1A2F">
        <w:rPr>
          <w:rFonts w:ascii="Segoe UI" w:eastAsia="Meiryo UI" w:hAnsi="Segoe UI" w:cs="Segoe UI"/>
        </w:rPr>
        <w:t>Provisioning Script</w:t>
      </w:r>
      <w:r w:rsidRPr="00DF1A2F">
        <w:rPr>
          <w:rFonts w:ascii="Segoe UI" w:eastAsia="Meiryo UI" w:hAnsi="Segoe UI" w:cs="Segoe UI" w:hint="eastAsia"/>
        </w:rPr>
        <w:t>で導入された</w:t>
      </w:r>
      <w:r w:rsidRPr="00DF1A2F">
        <w:rPr>
          <w:rFonts w:ascii="Segoe UI" w:eastAsia="Meiryo UI" w:hAnsi="Segoe UI" w:cs="Segoe UI"/>
        </w:rPr>
        <w:t>Zabbix</w:t>
      </w:r>
      <w:r w:rsidRPr="00DF1A2F">
        <w:rPr>
          <w:rFonts w:ascii="Segoe UI" w:eastAsia="Meiryo UI" w:hAnsi="Segoe UI" w:cs="Segoe UI" w:hint="eastAsia"/>
        </w:rPr>
        <w:t>エージェントが起動しています。</w:t>
      </w:r>
      <w:r w:rsidRPr="00DF1A2F">
        <w:rPr>
          <w:rFonts w:ascii="Segoe UI" w:eastAsia="Meiryo UI" w:hAnsi="Segoe UI" w:cs="Segoe UI"/>
        </w:rPr>
        <w:t>Zabbix</w:t>
      </w:r>
      <w:r w:rsidRPr="00DF1A2F">
        <w:rPr>
          <w:rFonts w:ascii="Segoe UI" w:eastAsia="Meiryo UI" w:hAnsi="Segoe UI" w:cs="Segoe UI" w:hint="eastAsia"/>
        </w:rPr>
        <w:t>監視サーバにこれらの子サーバ群を登録し、一括で監視できるよう設定を施しましょう。</w:t>
      </w:r>
      <w:r w:rsidR="00FA6851" w:rsidRPr="00DF1A2F">
        <w:rPr>
          <w:rFonts w:ascii="Segoe UI" w:eastAsia="Meiryo UI" w:hAnsi="Segoe UI" w:cs="Segoe UI" w:hint="eastAsia"/>
        </w:rPr>
        <w:t>上部メニューの</w:t>
      </w:r>
      <w:r w:rsidR="00FA6851" w:rsidRPr="00DF1A2F">
        <w:rPr>
          <w:rFonts w:ascii="Segoe UI" w:eastAsia="Meiryo UI" w:hAnsi="Segoe UI" w:cs="Segoe UI"/>
        </w:rPr>
        <w:t>Configuration</w:t>
      </w:r>
      <w:r w:rsidR="00FA6851" w:rsidRPr="00DF1A2F">
        <w:rPr>
          <w:rFonts w:ascii="Segoe UI" w:eastAsia="Meiryo UI" w:hAnsi="Segoe UI" w:cs="Segoe UI" w:hint="eastAsia"/>
        </w:rPr>
        <w:t>→</w:t>
      </w:r>
      <w:r w:rsidR="00FA6851" w:rsidRPr="00DF1A2F">
        <w:rPr>
          <w:rFonts w:ascii="Segoe UI" w:eastAsia="Meiryo UI" w:hAnsi="Segoe UI" w:cs="Segoe UI"/>
        </w:rPr>
        <w:t>Hosts</w:t>
      </w:r>
      <w:r w:rsidR="00FA6851" w:rsidRPr="00DF1A2F">
        <w:rPr>
          <w:rFonts w:ascii="Segoe UI" w:eastAsia="Meiryo UI" w:hAnsi="Segoe UI" w:cs="Segoe UI" w:hint="eastAsia"/>
        </w:rPr>
        <w:t>の順にクリックしましょう。</w:t>
      </w:r>
    </w:p>
    <w:p w14:paraId="32B7242F" w14:textId="77777777" w:rsidR="00FA6851" w:rsidRPr="00DF1A2F" w:rsidRDefault="00FA6851" w:rsidP="00F93820">
      <w:pPr>
        <w:rPr>
          <w:rFonts w:ascii="Segoe UI" w:eastAsia="Meiryo UI" w:hAnsi="Segoe UI" w:cs="Segoe UI"/>
        </w:rPr>
      </w:pPr>
    </w:p>
    <w:p w14:paraId="36F3EB21" w14:textId="472607B8" w:rsidR="00FA6851" w:rsidRPr="00DF1A2F" w:rsidRDefault="001A1358" w:rsidP="00F93820">
      <w:pPr>
        <w:rPr>
          <w:rFonts w:ascii="Segoe UI" w:eastAsia="Meiryo UI" w:hAnsi="Segoe UI" w:cs="Segoe UI"/>
        </w:rPr>
      </w:pPr>
      <w:r w:rsidRPr="00DF1A2F">
        <w:rPr>
          <w:rFonts w:ascii="Segoe UI" w:eastAsia="Meiryo UI" w:hAnsi="Segoe UI" w:cs="Segoe UI"/>
          <w:noProof/>
          <w:rPrChange w:id="2137" w:author="Kitase" w:date="2015-07-26T16:23:00Z">
            <w:rPr>
              <w:rFonts w:ascii="Segoe UI" w:eastAsia="Meiryo UI" w:hAnsi="Segoe UI" w:cs="Segoe UI"/>
              <w:noProof/>
            </w:rPr>
          </w:rPrChange>
        </w:rPr>
        <w:drawing>
          <wp:inline distT="0" distB="0" distL="0" distR="0" wp14:anchorId="349A96A0" wp14:editId="42D6D7EA">
            <wp:extent cx="4305300" cy="2905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05300" cy="2905125"/>
                    </a:xfrm>
                    <a:prstGeom prst="rect">
                      <a:avLst/>
                    </a:prstGeom>
                    <a:noFill/>
                    <a:ln>
                      <a:noFill/>
                    </a:ln>
                  </pic:spPr>
                </pic:pic>
              </a:graphicData>
            </a:graphic>
          </wp:inline>
        </w:drawing>
      </w:r>
    </w:p>
    <w:p w14:paraId="4690127A" w14:textId="77777777" w:rsidR="005E46E8" w:rsidRPr="00DF1A2F" w:rsidRDefault="005E46E8" w:rsidP="00F93820">
      <w:pPr>
        <w:rPr>
          <w:rFonts w:ascii="Segoe UI" w:eastAsia="Meiryo UI" w:hAnsi="Segoe UI" w:cs="Segoe UI"/>
        </w:rPr>
      </w:pPr>
    </w:p>
    <w:p w14:paraId="2021A2B8" w14:textId="77777777" w:rsidR="005E46E8" w:rsidRPr="00DF1A2F" w:rsidRDefault="005E46E8" w:rsidP="00F93820">
      <w:pPr>
        <w:rPr>
          <w:rFonts w:ascii="Segoe UI" w:eastAsia="Meiryo UI" w:hAnsi="Segoe UI" w:cs="Segoe UI"/>
        </w:rPr>
      </w:pPr>
      <w:r w:rsidRPr="00DF1A2F">
        <w:rPr>
          <w:rFonts w:ascii="Segoe UI" w:eastAsia="Meiryo UI" w:hAnsi="Segoe UI" w:cs="Segoe UI" w:hint="eastAsia"/>
        </w:rPr>
        <w:t>ノード一覧が表示されるので、右端の</w:t>
      </w:r>
      <w:r w:rsidRPr="00DF1A2F">
        <w:rPr>
          <w:rFonts w:ascii="Segoe UI" w:eastAsia="Meiryo UI" w:hAnsi="Segoe UI" w:cs="Segoe UI"/>
        </w:rPr>
        <w:t>Create host</w:t>
      </w:r>
      <w:r w:rsidRPr="00DF1A2F">
        <w:rPr>
          <w:rFonts w:ascii="Segoe UI" w:eastAsia="Meiryo UI" w:hAnsi="Segoe UI" w:cs="Segoe UI" w:hint="eastAsia"/>
        </w:rPr>
        <w:t>を選択します。</w:t>
      </w:r>
    </w:p>
    <w:p w14:paraId="456C42DD" w14:textId="77777777" w:rsidR="005E46E8" w:rsidRPr="00DF1A2F" w:rsidRDefault="005E46E8" w:rsidP="00F93820">
      <w:pPr>
        <w:rPr>
          <w:rFonts w:ascii="Segoe UI" w:eastAsia="Meiryo UI" w:hAnsi="Segoe UI" w:cs="Segoe UI"/>
        </w:rPr>
      </w:pPr>
    </w:p>
    <w:p w14:paraId="654DDFD7" w14:textId="762224F5" w:rsidR="005E46E8" w:rsidRPr="00DF1A2F" w:rsidRDefault="001A1358" w:rsidP="00F93820">
      <w:pPr>
        <w:rPr>
          <w:rFonts w:ascii="Segoe UI" w:eastAsia="Meiryo UI" w:hAnsi="Segoe UI" w:cs="Segoe UI"/>
        </w:rPr>
      </w:pPr>
      <w:r w:rsidRPr="00DF1A2F">
        <w:rPr>
          <w:rFonts w:ascii="Segoe UI" w:eastAsia="Meiryo UI" w:hAnsi="Segoe UI" w:cs="Segoe UI"/>
          <w:noProof/>
          <w:rPrChange w:id="2138" w:author="Kitase" w:date="2015-07-26T16:23:00Z">
            <w:rPr>
              <w:rFonts w:ascii="Segoe UI" w:eastAsia="Meiryo UI" w:hAnsi="Segoe UI" w:cs="Segoe UI"/>
              <w:noProof/>
            </w:rPr>
          </w:rPrChange>
        </w:rPr>
        <w:drawing>
          <wp:inline distT="0" distB="0" distL="0" distR="0" wp14:anchorId="2991478D" wp14:editId="04456AE2">
            <wp:extent cx="1371600" cy="314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1600" cy="314325"/>
                    </a:xfrm>
                    <a:prstGeom prst="rect">
                      <a:avLst/>
                    </a:prstGeom>
                    <a:noFill/>
                    <a:ln>
                      <a:noFill/>
                    </a:ln>
                  </pic:spPr>
                </pic:pic>
              </a:graphicData>
            </a:graphic>
          </wp:inline>
        </w:drawing>
      </w:r>
    </w:p>
    <w:p w14:paraId="779126D9" w14:textId="77777777" w:rsidR="005E46E8" w:rsidRPr="00DF1A2F" w:rsidRDefault="005E46E8" w:rsidP="00F93820">
      <w:pPr>
        <w:rPr>
          <w:rFonts w:ascii="Segoe UI" w:eastAsia="Meiryo UI" w:hAnsi="Segoe UI" w:cs="Segoe UI"/>
        </w:rPr>
      </w:pPr>
    </w:p>
    <w:p w14:paraId="168C5AAE" w14:textId="77777777" w:rsidR="00FA6851" w:rsidRPr="00DF1A2F" w:rsidRDefault="005E46E8" w:rsidP="00F93820">
      <w:pPr>
        <w:rPr>
          <w:rFonts w:ascii="Segoe UI" w:eastAsia="Meiryo UI" w:hAnsi="Segoe UI" w:cs="Segoe UI"/>
        </w:rPr>
      </w:pPr>
      <w:r w:rsidRPr="00DF1A2F">
        <w:rPr>
          <w:rFonts w:ascii="Segoe UI" w:eastAsia="Meiryo UI" w:hAnsi="Segoe UI" w:cs="Segoe UI" w:hint="eastAsia"/>
        </w:rPr>
        <w:t>設定画面が表示されるので、内容を登録します。</w:t>
      </w:r>
      <w:r w:rsidRPr="00DF1A2F">
        <w:rPr>
          <w:rFonts w:ascii="Segoe UI" w:eastAsia="Meiryo UI" w:hAnsi="Segoe UI" w:cs="Segoe UI"/>
        </w:rPr>
        <w:t>Host Name</w:t>
      </w:r>
      <w:r w:rsidRPr="00DF1A2F">
        <w:rPr>
          <w:rFonts w:ascii="Segoe UI" w:eastAsia="Meiryo UI" w:hAnsi="Segoe UI" w:cs="Segoe UI" w:hint="eastAsia"/>
        </w:rPr>
        <w:t>に各サーバのホスト名を、</w:t>
      </w:r>
      <w:r w:rsidRPr="00DF1A2F">
        <w:rPr>
          <w:rFonts w:ascii="Segoe UI" w:eastAsia="Meiryo UI" w:hAnsi="Segoe UI" w:cs="Segoe UI"/>
        </w:rPr>
        <w:t>Visible Name</w:t>
      </w:r>
      <w:r w:rsidRPr="00DF1A2F">
        <w:rPr>
          <w:rFonts w:ascii="Segoe UI" w:eastAsia="Meiryo UI" w:hAnsi="Segoe UI" w:cs="Segoe UI" w:hint="eastAsia"/>
        </w:rPr>
        <w:t>には</w:t>
      </w:r>
      <w:r w:rsidRPr="00DF1A2F">
        <w:rPr>
          <w:rFonts w:ascii="Segoe UI" w:eastAsia="Meiryo UI" w:hAnsi="Segoe UI" w:cs="Segoe UI"/>
        </w:rPr>
        <w:t>Zabbix</w:t>
      </w:r>
      <w:r w:rsidRPr="00DF1A2F">
        <w:rPr>
          <w:rFonts w:ascii="Segoe UI" w:eastAsia="Meiryo UI" w:hAnsi="Segoe UI" w:cs="Segoe UI" w:hint="eastAsia"/>
        </w:rPr>
        <w:t>上で表示される名前を指定します。</w:t>
      </w:r>
      <w:r w:rsidRPr="00DF1A2F">
        <w:rPr>
          <w:rFonts w:ascii="Segoe UI" w:eastAsia="Meiryo UI" w:hAnsi="Segoe UI" w:cs="Segoe UI"/>
        </w:rPr>
        <w:t>Groups</w:t>
      </w:r>
      <w:r w:rsidRPr="00DF1A2F">
        <w:rPr>
          <w:rFonts w:ascii="Segoe UI" w:eastAsia="Meiryo UI" w:hAnsi="Segoe UI" w:cs="Segoe UI" w:hint="eastAsia"/>
        </w:rPr>
        <w:t>では、右にある</w:t>
      </w:r>
      <w:r w:rsidRPr="00DF1A2F">
        <w:rPr>
          <w:rFonts w:ascii="Segoe UI" w:eastAsia="Meiryo UI" w:hAnsi="Segoe UI" w:cs="Segoe UI"/>
        </w:rPr>
        <w:t>Linux serves</w:t>
      </w:r>
      <w:r w:rsidRPr="00DF1A2F">
        <w:rPr>
          <w:rFonts w:ascii="Segoe UI" w:eastAsia="Meiryo UI" w:hAnsi="Segoe UI" w:cs="Segoe UI" w:hint="eastAsia"/>
        </w:rPr>
        <w:t>をクリックして</w:t>
      </w:r>
      <w:r w:rsidRPr="00DF1A2F">
        <w:rPr>
          <w:rFonts w:ascii="Segoe UI" w:eastAsia="Meiryo UI" w:hAnsi="Segoe UI" w:cs="Segoe UI"/>
        </w:rPr>
        <w:t xml:space="preserve"> &lt;&lt; </w:t>
      </w:r>
      <w:r w:rsidRPr="00DF1A2F">
        <w:rPr>
          <w:rFonts w:ascii="Segoe UI" w:eastAsia="Meiryo UI" w:hAnsi="Segoe UI" w:cs="Segoe UI" w:hint="eastAsia"/>
        </w:rPr>
        <w:t>ボタンを押すことで選択できます。下の</w:t>
      </w:r>
      <w:r w:rsidRPr="00DF1A2F">
        <w:rPr>
          <w:rFonts w:ascii="Segoe UI" w:eastAsia="Meiryo UI" w:hAnsi="Segoe UI" w:cs="Segoe UI"/>
        </w:rPr>
        <w:t>Agent Interface</w:t>
      </w:r>
      <w:r w:rsidRPr="00DF1A2F">
        <w:rPr>
          <w:rFonts w:ascii="Segoe UI" w:eastAsia="Meiryo UI" w:hAnsi="Segoe UI" w:cs="Segoe UI" w:hint="eastAsia"/>
        </w:rPr>
        <w:t>の</w:t>
      </w:r>
      <w:r w:rsidRPr="00DF1A2F">
        <w:rPr>
          <w:rFonts w:ascii="Segoe UI" w:eastAsia="Meiryo UI" w:hAnsi="Segoe UI" w:cs="Segoe UI"/>
        </w:rPr>
        <w:t>IP</w:t>
      </w:r>
      <w:r w:rsidRPr="00DF1A2F">
        <w:rPr>
          <w:rFonts w:ascii="Segoe UI" w:eastAsia="Meiryo UI" w:hAnsi="Segoe UI" w:cs="Segoe UI" w:hint="eastAsia"/>
        </w:rPr>
        <w:t>アドレスには各ノードの</w:t>
      </w:r>
      <w:r w:rsidRPr="00DF1A2F">
        <w:rPr>
          <w:rFonts w:ascii="Segoe UI" w:eastAsia="Meiryo UI" w:hAnsi="Segoe UI" w:cs="Segoe UI"/>
        </w:rPr>
        <w:t>SoftLayer</w:t>
      </w:r>
      <w:r w:rsidRPr="00DF1A2F">
        <w:rPr>
          <w:rFonts w:ascii="Segoe UI" w:eastAsia="Meiryo UI" w:hAnsi="Segoe UI" w:cs="Segoe UI" w:hint="eastAsia"/>
        </w:rPr>
        <w:t>の</w:t>
      </w:r>
      <w:r w:rsidRPr="00DF1A2F">
        <w:rPr>
          <w:rFonts w:ascii="Segoe UI" w:eastAsia="Meiryo UI" w:hAnsi="Segoe UI" w:cs="Segoe UI"/>
        </w:rPr>
        <w:t>Private IP Address</w:t>
      </w:r>
      <w:r w:rsidR="004D529B" w:rsidRPr="00DF1A2F">
        <w:rPr>
          <w:rFonts w:ascii="Segoe UI" w:eastAsia="Meiryo UI" w:hAnsi="Segoe UI" w:cs="Segoe UI" w:hint="eastAsia"/>
        </w:rPr>
        <w:t>を登録してください。入力が完了したら、最下段の</w:t>
      </w:r>
      <w:r w:rsidR="004D529B" w:rsidRPr="00DF1A2F">
        <w:rPr>
          <w:rFonts w:ascii="Segoe UI" w:eastAsia="Meiryo UI" w:hAnsi="Segoe UI" w:cs="Segoe UI"/>
        </w:rPr>
        <w:t>Add</w:t>
      </w:r>
      <w:r w:rsidR="004D529B" w:rsidRPr="00DF1A2F">
        <w:rPr>
          <w:rFonts w:ascii="Segoe UI" w:eastAsia="Meiryo UI" w:hAnsi="Segoe UI" w:cs="Segoe UI" w:hint="eastAsia"/>
        </w:rPr>
        <w:t>をクリックすることで、ノードの</w:t>
      </w:r>
      <w:r w:rsidR="004D529B" w:rsidRPr="00DF1A2F">
        <w:rPr>
          <w:rFonts w:ascii="Segoe UI" w:eastAsia="Meiryo UI" w:hAnsi="Segoe UI" w:cs="Segoe UI"/>
        </w:rPr>
        <w:t>Zabbix</w:t>
      </w:r>
      <w:r w:rsidR="004D529B" w:rsidRPr="00DF1A2F">
        <w:rPr>
          <w:rFonts w:ascii="Segoe UI" w:eastAsia="Meiryo UI" w:hAnsi="Segoe UI" w:cs="Segoe UI" w:hint="eastAsia"/>
        </w:rPr>
        <w:t>への登録が完了します。</w:t>
      </w:r>
    </w:p>
    <w:p w14:paraId="217F84D4" w14:textId="2AEE266F" w:rsidR="006D6BAE" w:rsidRPr="00DF1A2F" w:rsidRDefault="001A1358" w:rsidP="00EC176D">
      <w:pPr>
        <w:rPr>
          <w:rFonts w:ascii="Segoe UI" w:eastAsia="Meiryo UI" w:hAnsi="Segoe UI" w:cs="Segoe UI"/>
        </w:rPr>
      </w:pPr>
      <w:commentRangeStart w:id="2139"/>
      <w:r w:rsidRPr="00DF1A2F">
        <w:rPr>
          <w:rFonts w:ascii="Segoe UI" w:eastAsia="Meiryo UI" w:hAnsi="Segoe UI" w:cs="Segoe UI"/>
          <w:noProof/>
          <w:rPrChange w:id="2140" w:author="Kitase" w:date="2015-07-26T16:23:00Z">
            <w:rPr>
              <w:rFonts w:ascii="Segoe UI" w:eastAsia="Meiryo UI" w:hAnsi="Segoe UI" w:cs="Segoe UI"/>
              <w:noProof/>
            </w:rPr>
          </w:rPrChange>
        </w:rPr>
        <w:lastRenderedPageBreak/>
        <w:drawing>
          <wp:inline distT="0" distB="0" distL="0" distR="0" wp14:anchorId="4572B461" wp14:editId="2CB15A9E">
            <wp:extent cx="5753100" cy="2085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085975"/>
                    </a:xfrm>
                    <a:prstGeom prst="rect">
                      <a:avLst/>
                    </a:prstGeom>
                    <a:noFill/>
                    <a:ln>
                      <a:noFill/>
                    </a:ln>
                  </pic:spPr>
                </pic:pic>
              </a:graphicData>
            </a:graphic>
          </wp:inline>
        </w:drawing>
      </w:r>
      <w:bookmarkStart w:id="2141" w:name="_Toc387206405"/>
      <w:bookmarkStart w:id="2142" w:name="_Toc387346985"/>
      <w:bookmarkStart w:id="2143" w:name="_Toc387637932"/>
      <w:bookmarkEnd w:id="2141"/>
      <w:bookmarkEnd w:id="2142"/>
      <w:bookmarkEnd w:id="2143"/>
      <w:commentRangeEnd w:id="2139"/>
      <w:r w:rsidR="008A725B" w:rsidRPr="00DF1A2F">
        <w:rPr>
          <w:rStyle w:val="CommentReference"/>
          <w:rFonts w:ascii="Segoe UI" w:eastAsia="Meiryo UI" w:hAnsi="Segoe UI" w:cs="Segoe UI"/>
          <w:kern w:val="0"/>
          <w:szCs w:val="20"/>
          <w:rPrChange w:id="2144" w:author="Kitase" w:date="2015-07-26T16:23:00Z">
            <w:rPr>
              <w:rStyle w:val="CommentReference"/>
              <w:rFonts w:ascii="ＭＳ ゴシック" w:eastAsia="ＭＳ ゴシック"/>
              <w:kern w:val="0"/>
              <w:szCs w:val="20"/>
            </w:rPr>
          </w:rPrChange>
        </w:rPr>
        <w:commentReference w:id="2139"/>
      </w:r>
    </w:p>
    <w:p w14:paraId="341774A9" w14:textId="77777777" w:rsidR="006D6BAE" w:rsidRPr="00DF1A2F" w:rsidDel="0051443B" w:rsidRDefault="006D6BAE" w:rsidP="00EC176D">
      <w:pPr>
        <w:rPr>
          <w:del w:id="2145" w:author="Kitase" w:date="2015-07-26T05:13:00Z"/>
          <w:rFonts w:ascii="Segoe UI" w:eastAsia="Meiryo UI" w:hAnsi="Segoe UI" w:cs="Segoe UI"/>
        </w:rPr>
      </w:pPr>
    </w:p>
    <w:p w14:paraId="02E3415A" w14:textId="77777777" w:rsidR="00EC176D" w:rsidRPr="00DF1A2F" w:rsidDel="0051443B" w:rsidRDefault="00EC176D" w:rsidP="00EC176D">
      <w:pPr>
        <w:rPr>
          <w:del w:id="2146" w:author="Kitase" w:date="2015-07-26T05:13:00Z"/>
          <w:rFonts w:ascii="Segoe UI" w:eastAsia="Meiryo UI" w:hAnsi="Segoe UI" w:cs="Segoe UI"/>
        </w:rPr>
      </w:pPr>
    </w:p>
    <w:p w14:paraId="634ED7E2" w14:textId="77777777" w:rsidR="0051443B" w:rsidRPr="00DF1A2F" w:rsidRDefault="0051443B" w:rsidP="0051443B">
      <w:pPr>
        <w:rPr>
          <w:ins w:id="2147" w:author="Kitase" w:date="2015-07-26T05:13:00Z"/>
          <w:rFonts w:ascii="Segoe UI" w:eastAsia="Meiryo UI" w:hAnsi="Segoe UI" w:cs="Segoe UI"/>
          <w:rPrChange w:id="2148" w:author="Kitase" w:date="2015-07-26T16:23:00Z">
            <w:rPr>
              <w:ins w:id="2149" w:author="Kitase" w:date="2015-07-26T05:13:00Z"/>
            </w:rPr>
          </w:rPrChange>
        </w:rPr>
      </w:pPr>
    </w:p>
    <w:p w14:paraId="62BCF02A" w14:textId="77777777" w:rsidR="00483DEB" w:rsidRPr="00DF1A2F" w:rsidRDefault="0051443B" w:rsidP="00483DEB">
      <w:pPr>
        <w:rPr>
          <w:ins w:id="2150" w:author="Kitase" w:date="2015-07-26T05:42:00Z"/>
          <w:rFonts w:ascii="Segoe UI" w:eastAsia="Meiryo UI" w:hAnsi="Segoe UI" w:cs="Segoe UI"/>
          <w:rPrChange w:id="2151" w:author="Kitase" w:date="2015-07-26T16:23:00Z">
            <w:rPr>
              <w:ins w:id="2152" w:author="Kitase" w:date="2015-07-26T05:42:00Z"/>
            </w:rPr>
          </w:rPrChange>
        </w:rPr>
      </w:pPr>
      <w:ins w:id="2153" w:author="Kitase" w:date="2015-07-26T05:13:00Z">
        <w:r w:rsidRPr="00DF1A2F">
          <w:rPr>
            <w:rFonts w:ascii="Segoe UI" w:eastAsia="Meiryo UI" w:hAnsi="Segoe UI" w:cs="Segoe UI" w:hint="eastAsia"/>
            <w:rPrChange w:id="2154" w:author="Kitase" w:date="2015-07-26T16:23:00Z">
              <w:rPr>
                <w:rFonts w:hint="eastAsia"/>
              </w:rPr>
            </w:rPrChange>
          </w:rPr>
          <w:t>監視するノードを追加したら、次は監視する項目を追加します。</w:t>
        </w:r>
      </w:ins>
      <w:ins w:id="2155" w:author="Kitase" w:date="2015-07-26T05:41:00Z">
        <w:r w:rsidR="00483DEB" w:rsidRPr="00DF1A2F">
          <w:rPr>
            <w:rFonts w:ascii="Segoe UI" w:eastAsia="Meiryo UI" w:hAnsi="Segoe UI" w:cs="Segoe UI" w:hint="eastAsia"/>
            <w:rPrChange w:id="2156" w:author="Kitase" w:date="2015-07-26T16:23:00Z">
              <w:rPr>
                <w:rFonts w:hint="eastAsia"/>
              </w:rPr>
            </w:rPrChange>
          </w:rPr>
          <w:t>今度は、</w:t>
        </w:r>
      </w:ins>
      <w:ins w:id="2157" w:author="Kitase" w:date="2015-07-26T05:13:00Z">
        <w:r w:rsidRPr="00DF1A2F">
          <w:rPr>
            <w:rFonts w:ascii="Segoe UI" w:eastAsia="Meiryo UI" w:hAnsi="Segoe UI" w:cs="Segoe UI"/>
            <w:rPrChange w:id="2158" w:author="Kitase" w:date="2015-07-26T16:23:00Z">
              <w:rPr/>
            </w:rPrChange>
          </w:rPr>
          <w:t>Templates</w:t>
        </w:r>
      </w:ins>
      <w:ins w:id="2159" w:author="Kitase" w:date="2015-07-26T05:41:00Z">
        <w:r w:rsidR="00483DEB" w:rsidRPr="00DF1A2F">
          <w:rPr>
            <w:rFonts w:ascii="Segoe UI" w:eastAsia="Meiryo UI" w:hAnsi="Segoe UI" w:cs="Segoe UI" w:hint="eastAsia"/>
            <w:rPrChange w:id="2160" w:author="Kitase" w:date="2015-07-26T16:23:00Z">
              <w:rPr>
                <w:rFonts w:hint="eastAsia"/>
              </w:rPr>
            </w:rPrChange>
          </w:rPr>
          <w:t>タブ</w:t>
        </w:r>
      </w:ins>
      <w:ins w:id="2161" w:author="Kitase" w:date="2015-07-26T05:13:00Z">
        <w:r w:rsidR="00483DEB" w:rsidRPr="00DF1A2F">
          <w:rPr>
            <w:rFonts w:ascii="Segoe UI" w:eastAsia="Meiryo UI" w:hAnsi="Segoe UI" w:cs="Segoe UI" w:hint="eastAsia"/>
            <w:rPrChange w:id="2162" w:author="Kitase" w:date="2015-07-26T16:23:00Z">
              <w:rPr>
                <w:rFonts w:hint="eastAsia"/>
              </w:rPr>
            </w:rPrChange>
          </w:rPr>
          <w:t>をクリックし</w:t>
        </w:r>
      </w:ins>
      <w:ins w:id="2163" w:author="Kitase" w:date="2015-07-26T05:42:00Z">
        <w:r w:rsidR="00483DEB" w:rsidRPr="00DF1A2F">
          <w:rPr>
            <w:rFonts w:ascii="Segoe UI" w:eastAsia="Meiryo UI" w:hAnsi="Segoe UI" w:cs="Segoe UI" w:hint="eastAsia"/>
            <w:rPrChange w:id="2164" w:author="Kitase" w:date="2015-07-26T16:23:00Z">
              <w:rPr>
                <w:rFonts w:hint="eastAsia"/>
              </w:rPr>
            </w:rPrChange>
          </w:rPr>
          <w:t>ます。テンプレート追加画面を開いたら、画面中央の</w:t>
        </w:r>
        <w:r w:rsidR="00483DEB" w:rsidRPr="00DF1A2F">
          <w:rPr>
            <w:rFonts w:ascii="Segoe UI" w:eastAsia="Meiryo UI" w:hAnsi="Segoe UI" w:cs="Segoe UI"/>
            <w:rPrChange w:id="2165" w:author="Kitase" w:date="2015-07-26T16:23:00Z">
              <w:rPr/>
            </w:rPrChange>
          </w:rPr>
          <w:t>Select</w:t>
        </w:r>
        <w:r w:rsidR="00483DEB" w:rsidRPr="00DF1A2F">
          <w:rPr>
            <w:rFonts w:ascii="Segoe UI" w:eastAsia="Meiryo UI" w:hAnsi="Segoe UI" w:cs="Segoe UI" w:hint="eastAsia"/>
            <w:rPrChange w:id="2166" w:author="Kitase" w:date="2015-07-26T16:23:00Z">
              <w:rPr>
                <w:rFonts w:hint="eastAsia"/>
              </w:rPr>
            </w:rPrChange>
          </w:rPr>
          <w:t>を選択し監視する内容を選択します。データベースサーバは</w:t>
        </w:r>
        <w:r w:rsidR="00483DEB" w:rsidRPr="00DF1A2F">
          <w:rPr>
            <w:rFonts w:ascii="Segoe UI" w:eastAsia="Meiryo UI" w:hAnsi="Segoe UI" w:cs="Segoe UI"/>
            <w:rPrChange w:id="2167" w:author="Kitase" w:date="2015-07-26T16:23:00Z">
              <w:rPr/>
            </w:rPrChange>
          </w:rPr>
          <w:t>Template Add MySQL</w:t>
        </w:r>
        <w:r w:rsidR="00483DEB" w:rsidRPr="00DF1A2F">
          <w:rPr>
            <w:rFonts w:ascii="Segoe UI" w:eastAsia="Meiryo UI" w:hAnsi="Segoe UI" w:cs="Segoe UI" w:hint="eastAsia"/>
            <w:rPrChange w:id="2168" w:author="Kitase" w:date="2015-07-26T16:23:00Z">
              <w:rPr>
                <w:rFonts w:hint="eastAsia"/>
              </w:rPr>
            </w:rPrChange>
          </w:rPr>
          <w:t>に、システム全体の監視をする場合は</w:t>
        </w:r>
        <w:r w:rsidR="00483DEB" w:rsidRPr="00DF1A2F">
          <w:rPr>
            <w:rFonts w:ascii="Segoe UI" w:eastAsia="Meiryo UI" w:hAnsi="Segoe UI" w:cs="Segoe UI"/>
            <w:rPrChange w:id="2169" w:author="Kitase" w:date="2015-07-26T16:23:00Z">
              <w:rPr/>
            </w:rPrChange>
          </w:rPr>
          <w:t>Template OS Linux</w:t>
        </w:r>
        <w:r w:rsidR="00483DEB" w:rsidRPr="00DF1A2F">
          <w:rPr>
            <w:rFonts w:ascii="Segoe UI" w:eastAsia="Meiryo UI" w:hAnsi="Segoe UI" w:cs="Segoe UI" w:hint="eastAsia"/>
            <w:rPrChange w:id="2170" w:author="Kitase" w:date="2015-07-26T16:23:00Z">
              <w:rPr>
                <w:rFonts w:hint="eastAsia"/>
              </w:rPr>
            </w:rPrChange>
          </w:rPr>
          <w:t>にチェックを入れて最下段の</w:t>
        </w:r>
        <w:r w:rsidR="00483DEB" w:rsidRPr="00DF1A2F">
          <w:rPr>
            <w:rFonts w:ascii="Segoe UI" w:eastAsia="Meiryo UI" w:hAnsi="Segoe UI" w:cs="Segoe UI"/>
            <w:rPrChange w:id="2171" w:author="Kitase" w:date="2015-07-26T16:23:00Z">
              <w:rPr/>
            </w:rPrChange>
          </w:rPr>
          <w:t>Select</w:t>
        </w:r>
        <w:r w:rsidR="00483DEB" w:rsidRPr="00DF1A2F">
          <w:rPr>
            <w:rFonts w:ascii="Segoe UI" w:eastAsia="Meiryo UI" w:hAnsi="Segoe UI" w:cs="Segoe UI" w:hint="eastAsia"/>
            <w:rPrChange w:id="2172" w:author="Kitase" w:date="2015-07-26T16:23:00Z">
              <w:rPr>
                <w:rFonts w:hint="eastAsia"/>
              </w:rPr>
            </w:rPrChange>
          </w:rPr>
          <w:t>を押してください。ポップアップウインドウが閉じた後、下部の</w:t>
        </w:r>
        <w:r w:rsidR="00483DEB" w:rsidRPr="00DF1A2F">
          <w:rPr>
            <w:rFonts w:ascii="Segoe UI" w:eastAsia="Meiryo UI" w:hAnsi="Segoe UI" w:cs="Segoe UI"/>
            <w:rPrChange w:id="2173" w:author="Kitase" w:date="2015-07-26T16:23:00Z">
              <w:rPr/>
            </w:rPrChange>
          </w:rPr>
          <w:t>Add</w:t>
        </w:r>
        <w:r w:rsidR="00483DEB" w:rsidRPr="00DF1A2F">
          <w:rPr>
            <w:rFonts w:ascii="Segoe UI" w:eastAsia="Meiryo UI" w:hAnsi="Segoe UI" w:cs="Segoe UI" w:hint="eastAsia"/>
            <w:rPrChange w:id="2174" w:author="Kitase" w:date="2015-07-26T16:23:00Z">
              <w:rPr>
                <w:rFonts w:hint="eastAsia"/>
              </w:rPr>
            </w:rPrChange>
          </w:rPr>
          <w:t>をクリックし、更に下部の</w:t>
        </w:r>
        <w:r w:rsidR="00483DEB" w:rsidRPr="00DF1A2F">
          <w:rPr>
            <w:rFonts w:ascii="Segoe UI" w:eastAsia="Meiryo UI" w:hAnsi="Segoe UI" w:cs="Segoe UI"/>
            <w:rPrChange w:id="2175" w:author="Kitase" w:date="2015-07-26T16:23:00Z">
              <w:rPr/>
            </w:rPrChange>
          </w:rPr>
          <w:t>Update</w:t>
        </w:r>
        <w:r w:rsidR="00483DEB" w:rsidRPr="00DF1A2F">
          <w:rPr>
            <w:rFonts w:ascii="Segoe UI" w:eastAsia="Meiryo UI" w:hAnsi="Segoe UI" w:cs="Segoe UI" w:hint="eastAsia"/>
            <w:rPrChange w:id="2176" w:author="Kitase" w:date="2015-07-26T16:23:00Z">
              <w:rPr>
                <w:rFonts w:hint="eastAsia"/>
              </w:rPr>
            </w:rPrChange>
          </w:rPr>
          <w:t>をクリックしてください。</w:t>
        </w:r>
      </w:ins>
    </w:p>
    <w:p w14:paraId="05565DCB" w14:textId="5FA2C602" w:rsidR="0051443B" w:rsidRPr="00DF1A2F" w:rsidRDefault="001A1358" w:rsidP="0051443B">
      <w:pPr>
        <w:rPr>
          <w:ins w:id="2177" w:author="Kitase" w:date="2015-07-26T05:13:00Z"/>
          <w:rFonts w:ascii="Segoe UI" w:eastAsia="Meiryo UI" w:hAnsi="Segoe UI" w:cs="Segoe UI"/>
          <w:rPrChange w:id="2178" w:author="Kitase" w:date="2015-07-26T16:23:00Z">
            <w:rPr>
              <w:ins w:id="2179" w:author="Kitase" w:date="2015-07-26T05:13:00Z"/>
            </w:rPr>
          </w:rPrChange>
        </w:rPr>
      </w:pPr>
      <w:ins w:id="2180" w:author="Kitase" w:date="2015-07-26T05:13:00Z">
        <w:r w:rsidRPr="00DF1A2F">
          <w:rPr>
            <w:rFonts w:ascii="Segoe UI" w:eastAsia="Meiryo UI" w:hAnsi="Segoe UI" w:cs="Segoe UI"/>
            <w:noProof/>
            <w:rPrChange w:id="2181" w:author="Kitase" w:date="2015-07-26T16:23:00Z">
              <w:rPr>
                <w:noProof/>
              </w:rPr>
            </w:rPrChange>
          </w:rPr>
          <w:drawing>
            <wp:inline distT="0" distB="0" distL="0" distR="0" wp14:anchorId="5C7EC401" wp14:editId="48362128">
              <wp:extent cx="2667000" cy="2400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67000" cy="2400300"/>
                      </a:xfrm>
                      <a:prstGeom prst="rect">
                        <a:avLst/>
                      </a:prstGeom>
                      <a:noFill/>
                      <a:ln>
                        <a:noFill/>
                      </a:ln>
                    </pic:spPr>
                  </pic:pic>
                </a:graphicData>
              </a:graphic>
            </wp:inline>
          </w:drawing>
        </w:r>
      </w:ins>
    </w:p>
    <w:p w14:paraId="5D58E2C0" w14:textId="77777777" w:rsidR="0051443B" w:rsidRPr="00DF1A2F" w:rsidRDefault="0051443B" w:rsidP="0051443B">
      <w:pPr>
        <w:rPr>
          <w:ins w:id="2182" w:author="Kitase" w:date="2015-07-26T05:13:00Z"/>
          <w:rFonts w:ascii="Segoe UI" w:eastAsia="Meiryo UI" w:hAnsi="Segoe UI" w:cs="Segoe UI"/>
          <w:rPrChange w:id="2183" w:author="Kitase" w:date="2015-07-26T16:23:00Z">
            <w:rPr>
              <w:ins w:id="2184" w:author="Kitase" w:date="2015-07-26T05:13:00Z"/>
            </w:rPr>
          </w:rPrChange>
        </w:rPr>
      </w:pPr>
    </w:p>
    <w:p w14:paraId="35FFCDD2" w14:textId="77777777" w:rsidR="00483DEB" w:rsidRPr="00DF1A2F" w:rsidRDefault="00483DEB" w:rsidP="00483DEB">
      <w:pPr>
        <w:rPr>
          <w:ins w:id="2185" w:author="Kitase" w:date="2015-07-26T05:42:00Z"/>
          <w:rFonts w:ascii="Segoe UI" w:eastAsia="Meiryo UI" w:hAnsi="Segoe UI" w:cs="Segoe UI"/>
          <w:rPrChange w:id="2186" w:author="Kitase" w:date="2015-07-26T16:23:00Z">
            <w:rPr>
              <w:ins w:id="2187" w:author="Kitase" w:date="2015-07-26T05:42:00Z"/>
            </w:rPr>
          </w:rPrChange>
        </w:rPr>
      </w:pPr>
    </w:p>
    <w:p w14:paraId="3187C49C" w14:textId="77777777" w:rsidR="00483DEB" w:rsidRPr="00DF1A2F" w:rsidRDefault="00483DEB" w:rsidP="00483DEB">
      <w:pPr>
        <w:rPr>
          <w:ins w:id="2188" w:author="Kitase" w:date="2015-07-26T05:42:00Z"/>
          <w:rFonts w:ascii="Segoe UI" w:eastAsia="Meiryo UI" w:hAnsi="Segoe UI" w:cs="Segoe UI"/>
          <w:rPrChange w:id="2189" w:author="Kitase" w:date="2015-07-26T16:23:00Z">
            <w:rPr>
              <w:ins w:id="2190" w:author="Kitase" w:date="2015-07-26T05:42:00Z"/>
            </w:rPr>
          </w:rPrChange>
        </w:rPr>
      </w:pPr>
      <w:ins w:id="2191" w:author="Kitase" w:date="2015-07-26T05:42:00Z">
        <w:r w:rsidRPr="00DF1A2F">
          <w:rPr>
            <w:rFonts w:ascii="Segoe UI" w:eastAsia="Meiryo UI" w:hAnsi="Segoe UI" w:cs="Segoe UI" w:hint="eastAsia"/>
            <w:rPrChange w:id="2192" w:author="Kitase" w:date="2015-07-26T16:23:00Z">
              <w:rPr>
                <w:rFonts w:hint="eastAsia"/>
              </w:rPr>
            </w:rPrChange>
          </w:rPr>
          <w:t>以上で、選択した</w:t>
        </w:r>
        <w:r w:rsidRPr="00DF1A2F">
          <w:rPr>
            <w:rFonts w:ascii="Segoe UI" w:eastAsia="Meiryo UI" w:hAnsi="Segoe UI" w:cs="Segoe UI"/>
            <w:rPrChange w:id="2193" w:author="Kitase" w:date="2015-07-26T16:23:00Z">
              <w:rPr/>
            </w:rPrChange>
          </w:rPr>
          <w:t>Template</w:t>
        </w:r>
        <w:r w:rsidRPr="00DF1A2F">
          <w:rPr>
            <w:rFonts w:ascii="Segoe UI" w:eastAsia="Meiryo UI" w:hAnsi="Segoe UI" w:cs="Segoe UI" w:hint="eastAsia"/>
            <w:rPrChange w:id="2194" w:author="Kitase" w:date="2015-07-26T16:23:00Z">
              <w:rPr>
                <w:rFonts w:hint="eastAsia"/>
              </w:rPr>
            </w:rPrChange>
          </w:rPr>
          <w:t>の内容が</w:t>
        </w:r>
        <w:r w:rsidRPr="00DF1A2F">
          <w:rPr>
            <w:rFonts w:ascii="Segoe UI" w:eastAsia="Meiryo UI" w:hAnsi="Segoe UI" w:cs="Segoe UI"/>
            <w:rPrChange w:id="2195" w:author="Kitase" w:date="2015-07-26T16:23:00Z">
              <w:rPr/>
            </w:rPrChange>
          </w:rPr>
          <w:t>Zabbix</w:t>
        </w:r>
        <w:r w:rsidRPr="00DF1A2F">
          <w:rPr>
            <w:rFonts w:ascii="Segoe UI" w:eastAsia="Meiryo UI" w:hAnsi="Segoe UI" w:cs="Segoe UI" w:hint="eastAsia"/>
            <w:rPrChange w:id="2196" w:author="Kitase" w:date="2015-07-26T16:23:00Z">
              <w:rPr>
                <w:rFonts w:hint="eastAsia"/>
              </w:rPr>
            </w:rPrChange>
          </w:rPr>
          <w:t>に集積され、グラフ化されてモニタリングできます。</w:t>
        </w:r>
        <w:r w:rsidRPr="00DF1A2F">
          <w:rPr>
            <w:rFonts w:ascii="Segoe UI" w:eastAsia="Meiryo UI" w:hAnsi="Segoe UI" w:cs="Segoe UI"/>
            <w:rPrChange w:id="2197" w:author="Kitase" w:date="2015-07-26T16:23:00Z">
              <w:rPr/>
            </w:rPrChange>
          </w:rPr>
          <w:t>Monitoring -&gt; Graphs -&gt; Group</w:t>
        </w:r>
        <w:r w:rsidRPr="00DF1A2F">
          <w:rPr>
            <w:rFonts w:ascii="Segoe UI" w:eastAsia="Meiryo UI" w:hAnsi="Segoe UI" w:cs="Segoe UI" w:hint="eastAsia"/>
            <w:rPrChange w:id="2198" w:author="Kitase" w:date="2015-07-26T16:23:00Z">
              <w:rPr>
                <w:rFonts w:hint="eastAsia"/>
              </w:rPr>
            </w:rPrChange>
          </w:rPr>
          <w:t>で「</w:t>
        </w:r>
        <w:r w:rsidRPr="00DF1A2F">
          <w:rPr>
            <w:rFonts w:ascii="Segoe UI" w:eastAsia="Meiryo UI" w:hAnsi="Segoe UI" w:cs="Segoe UI"/>
            <w:rPrChange w:id="2199" w:author="Kitase" w:date="2015-07-26T16:23:00Z">
              <w:rPr/>
            </w:rPrChange>
          </w:rPr>
          <w:t>Linux servers</w:t>
        </w:r>
        <w:r w:rsidRPr="00DF1A2F">
          <w:rPr>
            <w:rFonts w:ascii="Segoe UI" w:eastAsia="Meiryo UI" w:hAnsi="Segoe UI" w:cs="Segoe UI" w:hint="eastAsia"/>
            <w:rPrChange w:id="2200" w:author="Kitase" w:date="2015-07-26T16:23:00Z">
              <w:rPr>
                <w:rFonts w:hint="eastAsia"/>
              </w:rPr>
            </w:rPrChange>
          </w:rPr>
          <w:t>」を選択</w:t>
        </w:r>
        <w:r w:rsidRPr="00DF1A2F">
          <w:rPr>
            <w:rFonts w:ascii="Segoe UI" w:eastAsia="Meiryo UI" w:hAnsi="Segoe UI" w:cs="Segoe UI"/>
            <w:rPrChange w:id="2201" w:author="Kitase" w:date="2015-07-26T16:23:00Z">
              <w:rPr/>
            </w:rPrChange>
          </w:rPr>
          <w:t xml:space="preserve"> -&gt; Graph</w:t>
        </w:r>
        <w:r w:rsidRPr="00DF1A2F">
          <w:rPr>
            <w:rFonts w:ascii="Segoe UI" w:eastAsia="Meiryo UI" w:hAnsi="Segoe UI" w:cs="Segoe UI" w:hint="eastAsia"/>
            <w:rPrChange w:id="2202" w:author="Kitase" w:date="2015-07-26T16:23:00Z">
              <w:rPr>
                <w:rFonts w:hint="eastAsia"/>
              </w:rPr>
            </w:rPrChange>
          </w:rPr>
          <w:t>で確認したい項目を選択することで、収集した情報の推移を確認することができます。</w:t>
        </w:r>
      </w:ins>
    </w:p>
    <w:p w14:paraId="408E6DE9" w14:textId="44D384EA" w:rsidR="0051443B" w:rsidRPr="00DF1A2F" w:rsidRDefault="001A1358" w:rsidP="0051443B">
      <w:pPr>
        <w:rPr>
          <w:ins w:id="2203" w:author="Kitase" w:date="2015-07-26T05:13:00Z"/>
          <w:rFonts w:ascii="Segoe UI" w:eastAsia="Meiryo UI" w:hAnsi="Segoe UI" w:cs="Segoe UI"/>
          <w:rPrChange w:id="2204" w:author="Kitase" w:date="2015-07-26T16:23:00Z">
            <w:rPr>
              <w:ins w:id="2205" w:author="Kitase" w:date="2015-07-26T05:13:00Z"/>
            </w:rPr>
          </w:rPrChange>
        </w:rPr>
      </w:pPr>
      <w:ins w:id="2206" w:author="Kitase" w:date="2015-07-26T05:13:00Z">
        <w:r w:rsidRPr="00DF1A2F">
          <w:rPr>
            <w:rFonts w:ascii="Segoe UI" w:eastAsia="Meiryo UI" w:hAnsi="Segoe UI" w:cs="Segoe UI"/>
            <w:noProof/>
            <w:rPrChange w:id="2207" w:author="Kitase" w:date="2015-07-26T16:23:00Z">
              <w:rPr>
                <w:noProof/>
              </w:rPr>
            </w:rPrChange>
          </w:rPr>
          <w:lastRenderedPageBreak/>
          <w:drawing>
            <wp:inline distT="0" distB="0" distL="0" distR="0" wp14:anchorId="0632413E" wp14:editId="47EF5D1A">
              <wp:extent cx="5743575" cy="2933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3575" cy="2933700"/>
                      </a:xfrm>
                      <a:prstGeom prst="rect">
                        <a:avLst/>
                      </a:prstGeom>
                      <a:noFill/>
                      <a:ln>
                        <a:noFill/>
                      </a:ln>
                    </pic:spPr>
                  </pic:pic>
                </a:graphicData>
              </a:graphic>
            </wp:inline>
          </w:drawing>
        </w:r>
      </w:ins>
    </w:p>
    <w:p w14:paraId="331B6A4C" w14:textId="77777777" w:rsidR="00EC176D" w:rsidRPr="00DF1A2F" w:rsidRDefault="00483DEB" w:rsidP="00EC176D">
      <w:pPr>
        <w:rPr>
          <w:rFonts w:ascii="Segoe UI" w:eastAsia="Meiryo UI" w:hAnsi="Segoe UI" w:cs="Segoe UI"/>
        </w:rPr>
      </w:pPr>
      <w:ins w:id="2208" w:author="Kitase" w:date="2015-07-26T05:42:00Z">
        <w:r w:rsidRPr="00DF1A2F">
          <w:rPr>
            <w:rFonts w:ascii="Segoe UI" w:eastAsia="Meiryo UI" w:hAnsi="Segoe UI" w:cs="Segoe UI"/>
          </w:rPr>
          <w:br w:type="page"/>
        </w:r>
      </w:ins>
    </w:p>
    <w:p w14:paraId="3DC9B99B" w14:textId="77777777" w:rsidR="006D3EA7" w:rsidRPr="00DF1A2F" w:rsidRDefault="000606DF" w:rsidP="000606DF">
      <w:pPr>
        <w:pStyle w:val="Heading1"/>
        <w:rPr>
          <w:rFonts w:ascii="Segoe UI" w:eastAsia="Meiryo UI" w:hAnsi="Segoe UI" w:cs="Segoe UI"/>
        </w:rPr>
      </w:pPr>
      <w:bookmarkStart w:id="2209" w:name="_Toc425691140"/>
      <w:r w:rsidRPr="00DF1A2F">
        <w:rPr>
          <w:rFonts w:ascii="Segoe UI" w:eastAsia="Meiryo UI" w:hAnsi="Segoe UI" w:cs="Segoe UI" w:hint="eastAsia"/>
        </w:rPr>
        <w:lastRenderedPageBreak/>
        <w:t>最後に</w:t>
      </w:r>
      <w:bookmarkEnd w:id="2209"/>
    </w:p>
    <w:p w14:paraId="7EE23A88" w14:textId="77777777" w:rsidR="000606DF" w:rsidRPr="00DF1A2F" w:rsidRDefault="000606DF" w:rsidP="000606DF">
      <w:pPr>
        <w:rPr>
          <w:rFonts w:ascii="Segoe UI" w:eastAsia="Meiryo UI" w:hAnsi="Segoe UI" w:cs="Segoe UI"/>
        </w:rPr>
      </w:pPr>
      <w:r w:rsidRPr="00DF1A2F">
        <w:rPr>
          <w:rFonts w:ascii="Segoe UI" w:eastAsia="Meiryo UI" w:hAnsi="Segoe UI" w:cs="Segoe UI" w:hint="eastAsia"/>
        </w:rPr>
        <w:t>本ハンズオンで作成した、全ての仮想インスタンスとオブジェクトストレージを削除して終了してください。</w:t>
      </w:r>
      <w:r w:rsidR="00A23E89" w:rsidRPr="00DF1A2F">
        <w:rPr>
          <w:rFonts w:ascii="Segoe UI" w:eastAsia="Meiryo UI" w:hAnsi="Segoe UI" w:cs="Segoe UI" w:hint="eastAsia"/>
        </w:rPr>
        <w:t>その他イメージなどを作成された方は、イメージなども削除してください。</w:t>
      </w:r>
    </w:p>
    <w:p w14:paraId="47EC81B2" w14:textId="77777777" w:rsidR="00D62A60" w:rsidRPr="00DF1A2F" w:rsidRDefault="00D62A60" w:rsidP="000606DF">
      <w:pPr>
        <w:rPr>
          <w:rFonts w:ascii="Segoe UI" w:eastAsia="Meiryo UI" w:hAnsi="Segoe UI" w:cs="Segoe UI"/>
        </w:rPr>
      </w:pPr>
      <w:r w:rsidRPr="00DF1A2F">
        <w:rPr>
          <w:rFonts w:ascii="Segoe UI" w:eastAsia="Meiryo UI" w:hAnsi="Segoe UI" w:cs="Segoe UI" w:hint="eastAsia"/>
        </w:rPr>
        <w:t>（本ハンズオンで利用した環境を、ハンズオン終了後も利用される方は、残しておいても問題ありませんが、課金されることをご理解いただければと思います）</w:t>
      </w:r>
    </w:p>
    <w:p w14:paraId="5738611B" w14:textId="77777777" w:rsidR="00D62A60" w:rsidRPr="00DF1A2F" w:rsidRDefault="00D62A60" w:rsidP="000606DF">
      <w:pPr>
        <w:rPr>
          <w:rFonts w:ascii="Segoe UI" w:eastAsia="Meiryo UI" w:hAnsi="Segoe UI" w:cs="Segoe UI"/>
        </w:rPr>
      </w:pPr>
    </w:p>
    <w:p w14:paraId="28F221AD" w14:textId="77777777" w:rsidR="000606DF" w:rsidRPr="00DF1A2F" w:rsidRDefault="000606DF" w:rsidP="0071401C">
      <w:pPr>
        <w:pStyle w:val="Heading2"/>
        <w:rPr>
          <w:rFonts w:ascii="Segoe UI" w:eastAsia="Meiryo UI" w:hAnsi="Segoe UI" w:cs="Segoe UI"/>
        </w:rPr>
      </w:pPr>
      <w:bookmarkStart w:id="2210" w:name="_Toc425691141"/>
      <w:r w:rsidRPr="00DF1A2F">
        <w:rPr>
          <w:rFonts w:ascii="Segoe UI" w:eastAsia="Meiryo UI" w:hAnsi="Segoe UI" w:cs="Segoe UI" w:hint="eastAsia"/>
        </w:rPr>
        <w:t>仮想インスタンスの削除</w:t>
      </w:r>
      <w:bookmarkEnd w:id="2210"/>
    </w:p>
    <w:p w14:paraId="6C02ADA8" w14:textId="77777777" w:rsidR="006D3EA7" w:rsidRPr="00DF1A2F" w:rsidRDefault="000606DF" w:rsidP="000606DF">
      <w:pPr>
        <w:rPr>
          <w:rFonts w:ascii="Segoe UI" w:eastAsia="Meiryo UI" w:hAnsi="Segoe UI" w:cs="Segoe UI"/>
        </w:rPr>
      </w:pPr>
      <w:r w:rsidRPr="00DF1A2F">
        <w:rPr>
          <w:rFonts w:ascii="Segoe UI" w:eastAsia="Meiryo UI" w:hAnsi="Segoe UI" w:cs="Segoe UI"/>
        </w:rPr>
        <w:t xml:space="preserve">[Device] </w:t>
      </w:r>
      <w:del w:id="2211" w:author="Kitase" w:date="2015-07-25T05:35:00Z">
        <w:r w:rsidRPr="00DF1A2F" w:rsidDel="00D86558">
          <w:rPr>
            <w:rFonts w:ascii="Segoe UI" w:eastAsia="Meiryo UI" w:hAnsi="Segoe UI" w:cs="Segoe UI"/>
          </w:rPr>
          <w:delText>–</w:delText>
        </w:r>
      </w:del>
      <w:ins w:id="2212" w:author="Kitase" w:date="2015-07-25T05:35:00Z">
        <w:r w:rsidR="00D86558" w:rsidRPr="00DF1A2F">
          <w:rPr>
            <w:rFonts w:ascii="Segoe UI" w:eastAsia="Meiryo UI" w:hAnsi="Segoe UI" w:cs="Segoe UI"/>
          </w:rPr>
          <w:t>-</w:t>
        </w:r>
      </w:ins>
      <w:r w:rsidRPr="00DF1A2F">
        <w:rPr>
          <w:rFonts w:ascii="Segoe UI" w:eastAsia="Meiryo UI" w:hAnsi="Segoe UI" w:cs="Segoe UI"/>
        </w:rPr>
        <w:t xml:space="preserve"> [Device list] </w:t>
      </w:r>
      <w:del w:id="2213" w:author="Kitase" w:date="2015-07-25T05:35:00Z">
        <w:r w:rsidRPr="00DF1A2F" w:rsidDel="00D86558">
          <w:rPr>
            <w:rFonts w:ascii="Segoe UI" w:eastAsia="Meiryo UI" w:hAnsi="Segoe UI" w:cs="Segoe UI"/>
          </w:rPr>
          <w:delText>–</w:delText>
        </w:r>
      </w:del>
      <w:ins w:id="2214" w:author="Kitase" w:date="2015-07-25T05:35:00Z">
        <w:r w:rsidR="00D86558" w:rsidRPr="00DF1A2F">
          <w:rPr>
            <w:rFonts w:ascii="Segoe UI" w:eastAsia="Meiryo UI" w:hAnsi="Segoe UI" w:cs="Segoe UI"/>
          </w:rPr>
          <w:t>-</w:t>
        </w:r>
      </w:ins>
      <w:r w:rsidRPr="00DF1A2F">
        <w:rPr>
          <w:rFonts w:ascii="Segoe UI" w:eastAsia="Meiryo UI" w:hAnsi="Segoe UI" w:cs="Segoe UI"/>
        </w:rPr>
        <w:t xml:space="preserve"> </w:t>
      </w:r>
      <w:r w:rsidR="004C7A67" w:rsidRPr="00DF1A2F">
        <w:rPr>
          <w:rFonts w:ascii="Segoe UI" w:eastAsia="Meiryo UI" w:hAnsi="Segoe UI" w:cs="Segoe UI" w:hint="eastAsia"/>
        </w:rPr>
        <w:t>自分のサーバ</w:t>
      </w:r>
      <w:r w:rsidRPr="00DF1A2F">
        <w:rPr>
          <w:rFonts w:ascii="Segoe UI" w:eastAsia="Meiryo UI" w:hAnsi="Segoe UI" w:cs="Segoe UI"/>
        </w:rPr>
        <w:t xml:space="preserve"> </w:t>
      </w:r>
      <w:del w:id="2215" w:author="Kitase" w:date="2015-07-25T05:35:00Z">
        <w:r w:rsidRPr="00DF1A2F" w:rsidDel="00D86558">
          <w:rPr>
            <w:rFonts w:ascii="Segoe UI" w:eastAsia="Meiryo UI" w:hAnsi="Segoe UI" w:cs="Segoe UI"/>
          </w:rPr>
          <w:delText>–</w:delText>
        </w:r>
      </w:del>
      <w:ins w:id="2216" w:author="Kitase" w:date="2015-07-25T05:35:00Z">
        <w:r w:rsidR="00D86558" w:rsidRPr="00DF1A2F">
          <w:rPr>
            <w:rFonts w:ascii="Segoe UI" w:eastAsia="Meiryo UI" w:hAnsi="Segoe UI" w:cs="Segoe UI"/>
          </w:rPr>
          <w:t>-</w:t>
        </w:r>
      </w:ins>
      <w:r w:rsidRPr="00DF1A2F">
        <w:rPr>
          <w:rFonts w:ascii="Segoe UI" w:eastAsia="Meiryo UI" w:hAnsi="Segoe UI" w:cs="Segoe UI"/>
        </w:rPr>
        <w:t xml:space="preserve"> [Actions] </w:t>
      </w:r>
      <w:del w:id="2217" w:author="Kitase" w:date="2015-07-25T05:35:00Z">
        <w:r w:rsidRPr="00DF1A2F" w:rsidDel="00D86558">
          <w:rPr>
            <w:rFonts w:ascii="Segoe UI" w:eastAsia="Meiryo UI" w:hAnsi="Segoe UI" w:cs="Segoe UI"/>
          </w:rPr>
          <w:delText>–</w:delText>
        </w:r>
      </w:del>
      <w:ins w:id="2218" w:author="Kitase" w:date="2015-07-25T05:35:00Z">
        <w:r w:rsidR="00D86558" w:rsidRPr="00DF1A2F">
          <w:rPr>
            <w:rFonts w:ascii="Segoe UI" w:eastAsia="Meiryo UI" w:hAnsi="Segoe UI" w:cs="Segoe UI"/>
          </w:rPr>
          <w:t>-</w:t>
        </w:r>
      </w:ins>
      <w:r w:rsidRPr="00DF1A2F">
        <w:rPr>
          <w:rFonts w:ascii="Segoe UI" w:eastAsia="Meiryo UI" w:hAnsi="Segoe UI" w:cs="Segoe UI"/>
        </w:rPr>
        <w:t xml:space="preserve"> [Cancel Device]</w:t>
      </w:r>
    </w:p>
    <w:p w14:paraId="3DCCEEA2" w14:textId="0CB840EB" w:rsidR="006D3EA7" w:rsidRPr="00DF1A2F" w:rsidRDefault="001A1358" w:rsidP="00597601">
      <w:pPr>
        <w:rPr>
          <w:ins w:id="2219" w:author="Kitase" w:date="2015-07-26T06:58:00Z"/>
          <w:rFonts w:ascii="Segoe UI" w:eastAsia="Meiryo UI" w:hAnsi="Segoe UI" w:cs="Segoe UI"/>
        </w:rPr>
      </w:pPr>
      <w:r w:rsidRPr="00DF1A2F">
        <w:rPr>
          <w:rFonts w:ascii="Segoe UI" w:eastAsia="Meiryo UI" w:hAnsi="Segoe UI" w:cs="Segoe UI"/>
          <w:noProof/>
          <w:rPrChange w:id="2220" w:author="Kitase" w:date="2015-07-26T16:23:00Z">
            <w:rPr>
              <w:rFonts w:ascii="Segoe UI" w:eastAsia="Meiryo UI" w:hAnsi="Segoe UI" w:cs="Segoe UI"/>
              <w:noProof/>
            </w:rPr>
          </w:rPrChange>
        </w:rPr>
        <w:drawing>
          <wp:inline distT="0" distB="0" distL="0" distR="0" wp14:anchorId="50FDAA0F" wp14:editId="07240AA0">
            <wp:extent cx="5753100" cy="1466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1466850"/>
                    </a:xfrm>
                    <a:prstGeom prst="rect">
                      <a:avLst/>
                    </a:prstGeom>
                    <a:noFill/>
                    <a:ln>
                      <a:noFill/>
                    </a:ln>
                  </pic:spPr>
                </pic:pic>
              </a:graphicData>
            </a:graphic>
          </wp:inline>
        </w:drawing>
      </w:r>
    </w:p>
    <w:p w14:paraId="37E23858" w14:textId="77777777" w:rsidR="008F55F6" w:rsidRPr="00DF1A2F" w:rsidRDefault="008F55F6" w:rsidP="00597601">
      <w:pPr>
        <w:rPr>
          <w:ins w:id="2221" w:author="Kitase" w:date="2015-07-26T06:58:00Z"/>
          <w:rFonts w:ascii="Segoe UI" w:eastAsia="Meiryo UI" w:hAnsi="Segoe UI" w:cs="Segoe UI"/>
        </w:rPr>
      </w:pPr>
    </w:p>
    <w:p w14:paraId="7C986A45" w14:textId="2BF32FBC" w:rsidR="008F55F6" w:rsidRPr="00DF1A2F" w:rsidRDefault="008F55F6">
      <w:pPr>
        <w:pStyle w:val="Heading2"/>
        <w:rPr>
          <w:ins w:id="2222" w:author="Kitase" w:date="2015-07-26T06:58:00Z"/>
          <w:rFonts w:ascii="Segoe UI" w:eastAsia="Meiryo UI" w:hAnsi="Segoe UI" w:cs="Segoe UI"/>
          <w:rPrChange w:id="2223" w:author="Kitase" w:date="2015-07-26T16:23:00Z">
            <w:rPr>
              <w:ins w:id="2224" w:author="Kitase" w:date="2015-07-26T06:58:00Z"/>
            </w:rPr>
          </w:rPrChange>
        </w:rPr>
        <w:pPrChange w:id="2225" w:author="Kitase" w:date="2015-07-26T07:01:00Z">
          <w:pPr/>
        </w:pPrChange>
      </w:pPr>
      <w:bookmarkStart w:id="2226" w:name="_Toc425691142"/>
      <w:ins w:id="2227" w:author="Kitase" w:date="2015-07-26T06:58:00Z">
        <w:r w:rsidRPr="00DF1A2F">
          <w:rPr>
            <w:rFonts w:ascii="Segoe UI" w:eastAsia="Meiryo UI" w:hAnsi="Segoe UI" w:cs="Segoe UI"/>
            <w:rPrChange w:id="2228" w:author="Kitase" w:date="2015-07-26T16:23:00Z">
              <w:rPr/>
            </w:rPrChange>
          </w:rPr>
          <w:t>Object Storage</w:t>
        </w:r>
        <w:r w:rsidRPr="00DF1A2F">
          <w:rPr>
            <w:rFonts w:ascii="Segoe UI" w:eastAsia="Meiryo UI" w:hAnsi="Segoe UI" w:cs="Segoe UI" w:hint="eastAsia"/>
            <w:rPrChange w:id="2229" w:author="Kitase" w:date="2015-07-26T16:23:00Z">
              <w:rPr>
                <w:rFonts w:hint="eastAsia"/>
              </w:rPr>
            </w:rPrChange>
          </w:rPr>
          <w:t>内のファイルの削除</w:t>
        </w:r>
        <w:bookmarkEnd w:id="2226"/>
      </w:ins>
    </w:p>
    <w:p w14:paraId="7A3B33A9" w14:textId="059E4B80" w:rsidR="008F55F6" w:rsidRPr="00DF1A2F" w:rsidRDefault="008F55F6" w:rsidP="00597601">
      <w:pPr>
        <w:rPr>
          <w:ins w:id="2230" w:author="Kitase" w:date="2015-07-26T07:03:00Z"/>
          <w:rFonts w:ascii="Segoe UI" w:eastAsia="Meiryo UI" w:hAnsi="Segoe UI" w:cs="Segoe UI"/>
        </w:rPr>
      </w:pPr>
      <w:ins w:id="2231" w:author="Kitase" w:date="2015-07-26T07:02:00Z">
        <w:r w:rsidRPr="00DF1A2F">
          <w:rPr>
            <w:rFonts w:ascii="Segoe UI" w:eastAsia="Meiryo UI" w:hAnsi="Segoe UI" w:cs="Segoe UI" w:hint="eastAsia"/>
          </w:rPr>
          <w:t>管理ポータルからは、ファイルの一括操作を行うことができないので、</w:t>
        </w:r>
        <w:r w:rsidRPr="00DF1A2F">
          <w:rPr>
            <w:rFonts w:ascii="Segoe UI" w:eastAsia="Meiryo UI" w:hAnsi="Segoe UI" w:cs="Segoe UI"/>
          </w:rPr>
          <w:t>Web</w:t>
        </w:r>
        <w:r w:rsidRPr="00DF1A2F">
          <w:rPr>
            <w:rFonts w:ascii="Segoe UI" w:eastAsia="Meiryo UI" w:hAnsi="Segoe UI" w:cs="Segoe UI" w:hint="eastAsia"/>
          </w:rPr>
          <w:t>サーバーから、下記のよう</w:t>
        </w:r>
      </w:ins>
      <w:ins w:id="2232" w:author="Kitase" w:date="2015-07-26T07:03:00Z">
        <w:r w:rsidRPr="00DF1A2F">
          <w:rPr>
            <w:rFonts w:ascii="Segoe UI" w:eastAsia="Meiryo UI" w:hAnsi="Segoe UI" w:cs="Segoe UI" w:hint="eastAsia"/>
          </w:rPr>
          <w:t>に自分の</w:t>
        </w:r>
      </w:ins>
      <w:ins w:id="2233" w:author="Kitase" w:date="2015-07-26T07:02:00Z">
        <w:r w:rsidRPr="00DF1A2F">
          <w:rPr>
            <w:rFonts w:ascii="Segoe UI" w:eastAsia="Meiryo UI" w:hAnsi="Segoe UI" w:cs="Segoe UI" w:hint="eastAsia"/>
          </w:rPr>
          <w:t>コンテナ</w:t>
        </w:r>
      </w:ins>
      <w:ins w:id="2234" w:author="Kitase" w:date="2015-07-26T07:03:00Z">
        <w:r w:rsidRPr="00DF1A2F">
          <w:rPr>
            <w:rFonts w:ascii="Segoe UI" w:eastAsia="Meiryo UI" w:hAnsi="Segoe UI" w:cs="Segoe UI" w:hint="eastAsia"/>
          </w:rPr>
          <w:t>ごと削除してください</w:t>
        </w:r>
      </w:ins>
    </w:p>
    <w:p w14:paraId="2264C812" w14:textId="4C39DBCC" w:rsidR="008F55F6" w:rsidRPr="00DF1A2F" w:rsidRDefault="008F55F6" w:rsidP="00597601">
      <w:pPr>
        <w:rPr>
          <w:ins w:id="2235" w:author="Kitase" w:date="2015-07-26T07:03:00Z"/>
          <w:rFonts w:ascii="Segoe UI" w:eastAsia="Meiryo UI" w:hAnsi="Segoe UI" w:cs="Segoe UI"/>
        </w:rPr>
      </w:pPr>
      <w:ins w:id="2236" w:author="Kitase" w:date="2015-07-26T07:02:00Z">
        <w:r w:rsidRPr="00DF1A2F">
          <w:rPr>
            <w:rFonts w:ascii="Segoe UI" w:eastAsia="Meiryo UI" w:hAnsi="Segoe UI" w:cs="Segoe UI" w:hint="eastAsia"/>
          </w:rPr>
          <w:t>（例</w:t>
        </w:r>
        <w:r w:rsidRPr="00DF1A2F">
          <w:rPr>
            <w:rFonts w:ascii="Segoe UI" w:eastAsia="Meiryo UI" w:hAnsi="Segoe UI" w:cs="Segoe UI"/>
          </w:rPr>
          <w:t xml:space="preserve">: </w:t>
        </w:r>
      </w:ins>
      <w:ins w:id="2237" w:author="Kitase" w:date="2015-07-26T07:03:00Z">
        <w:r w:rsidRPr="00DF1A2F">
          <w:rPr>
            <w:rFonts w:ascii="Segoe UI" w:eastAsia="Meiryo UI" w:hAnsi="Segoe UI" w:cs="Segoe UI"/>
          </w:rPr>
          <w:t>rm -rf /usr/share/wordpress/wp-content/uploads/student1031-sjc01-container</w:t>
        </w:r>
        <w:r w:rsidRPr="00DF1A2F">
          <w:rPr>
            <w:rFonts w:ascii="Segoe UI" w:eastAsia="Meiryo UI" w:hAnsi="Segoe UI" w:cs="Segoe UI" w:hint="eastAsia"/>
          </w:rPr>
          <w:t>）</w:t>
        </w:r>
      </w:ins>
    </w:p>
    <w:p w14:paraId="49AF0DF4" w14:textId="77777777" w:rsidR="008F55F6" w:rsidRPr="00DF1A2F" w:rsidRDefault="008F55F6" w:rsidP="00597601">
      <w:pPr>
        <w:rPr>
          <w:ins w:id="2238" w:author="Kitase" w:date="2015-07-26T07:01:00Z"/>
          <w:rFonts w:ascii="Segoe UI" w:eastAsia="Meiryo UI" w:hAnsi="Segoe UI" w:cs="Segoe UI"/>
        </w:rPr>
      </w:pPr>
    </w:p>
    <w:p w14:paraId="2B7B1444" w14:textId="0E3BC8BC" w:rsidR="008F55F6" w:rsidRPr="00DF1A2F" w:rsidDel="008F55F6" w:rsidRDefault="008F55F6" w:rsidP="00597601">
      <w:pPr>
        <w:rPr>
          <w:del w:id="2239" w:author="Kitase" w:date="2015-07-26T07:03:00Z"/>
          <w:rFonts w:ascii="Segoe UI" w:eastAsia="Meiryo UI" w:hAnsi="Segoe UI" w:cs="Segoe UI"/>
        </w:rPr>
      </w:pPr>
    </w:p>
    <w:p w14:paraId="79EB8634" w14:textId="77777777" w:rsidR="00AD6398" w:rsidRPr="00DF1A2F" w:rsidRDefault="00AD6398" w:rsidP="00597601">
      <w:pPr>
        <w:rPr>
          <w:rFonts w:ascii="Segoe UI" w:eastAsia="Meiryo UI" w:hAnsi="Segoe UI" w:cs="Segoe UI"/>
        </w:rPr>
      </w:pPr>
      <w:r w:rsidRPr="00DF1A2F">
        <w:rPr>
          <w:rFonts w:ascii="Segoe UI" w:eastAsia="Meiryo UI" w:hAnsi="Segoe UI" w:cs="Segoe UI"/>
        </w:rPr>
        <w:br w:type="page"/>
      </w:r>
    </w:p>
    <w:p w14:paraId="5B88726C" w14:textId="77777777" w:rsidR="00621BBD" w:rsidRPr="00DF1A2F" w:rsidRDefault="002060F1" w:rsidP="00621BBD">
      <w:pPr>
        <w:pStyle w:val="Heading1"/>
        <w:rPr>
          <w:rFonts w:ascii="Segoe UI" w:eastAsia="Meiryo UI" w:hAnsi="Segoe UI" w:cs="Segoe UI"/>
        </w:rPr>
      </w:pPr>
      <w:bookmarkStart w:id="2240" w:name="_Toc425691143"/>
      <w:r w:rsidRPr="00DF1A2F">
        <w:rPr>
          <w:rFonts w:ascii="Segoe UI" w:eastAsia="Meiryo UI" w:hAnsi="Segoe UI" w:cs="Segoe UI"/>
        </w:rPr>
        <w:lastRenderedPageBreak/>
        <w:t>Appendix</w:t>
      </w:r>
      <w:bookmarkEnd w:id="2240"/>
    </w:p>
    <w:p w14:paraId="1C9A8B0E" w14:textId="77777777" w:rsidR="00AD6398" w:rsidRPr="00DF1A2F" w:rsidRDefault="00AD6398" w:rsidP="00AD6398">
      <w:pPr>
        <w:rPr>
          <w:rFonts w:ascii="Segoe UI" w:eastAsia="Meiryo UI" w:hAnsi="Segoe UI" w:cs="Segoe UI"/>
        </w:rPr>
      </w:pPr>
    </w:p>
    <w:p w14:paraId="6FD54830" w14:textId="77777777" w:rsidR="007B6585" w:rsidRPr="00DF1A2F" w:rsidRDefault="00117775" w:rsidP="00AD6398">
      <w:pPr>
        <w:pStyle w:val="Heading2"/>
        <w:rPr>
          <w:rFonts w:ascii="Segoe UI" w:eastAsia="Meiryo UI" w:hAnsi="Segoe UI" w:cs="Segoe UI"/>
        </w:rPr>
      </w:pPr>
      <w:bookmarkStart w:id="2241" w:name="_Toc425691144"/>
      <w:r w:rsidRPr="00DF1A2F">
        <w:rPr>
          <w:rFonts w:ascii="Segoe UI" w:eastAsia="Meiryo UI" w:hAnsi="Segoe UI" w:cs="Segoe UI" w:hint="eastAsia"/>
        </w:rPr>
        <w:t>サポートチャットとチケット</w:t>
      </w:r>
      <w:bookmarkEnd w:id="2241"/>
    </w:p>
    <w:p w14:paraId="643F4ACD" w14:textId="77777777" w:rsidR="00035D34" w:rsidRPr="00DF1A2F" w:rsidRDefault="007B6585" w:rsidP="00035D34">
      <w:pPr>
        <w:pStyle w:val="NormalWeb"/>
        <w:spacing w:before="0" w:beforeAutospacing="0" w:after="0" w:afterAutospacing="0"/>
        <w:rPr>
          <w:rFonts w:ascii="Segoe UI" w:eastAsia="Meiryo UI" w:hAnsi="Segoe UI" w:cs="Segoe UI"/>
          <w:sz w:val="21"/>
          <w:szCs w:val="21"/>
        </w:rPr>
      </w:pPr>
      <w:r w:rsidRPr="00DF1A2F">
        <w:rPr>
          <w:rFonts w:ascii="Segoe UI" w:eastAsia="Meiryo UI" w:hAnsi="Segoe UI" w:cs="Segoe UI"/>
          <w:sz w:val="21"/>
          <w:szCs w:val="21"/>
        </w:rPr>
        <w:t>SoftLayer</w:t>
      </w:r>
      <w:r w:rsidRPr="00DF1A2F">
        <w:rPr>
          <w:rFonts w:ascii="Segoe UI" w:eastAsia="Meiryo UI" w:hAnsi="Segoe UI" w:cs="Segoe UI" w:hint="eastAsia"/>
          <w:sz w:val="21"/>
          <w:szCs w:val="21"/>
        </w:rPr>
        <w:t>の管理ポータル</w:t>
      </w:r>
      <w:r w:rsidR="000273DD" w:rsidRPr="00DF1A2F">
        <w:rPr>
          <w:rFonts w:ascii="Segoe UI" w:eastAsia="Meiryo UI" w:hAnsi="Segoe UI" w:cs="Segoe UI" w:hint="eastAsia"/>
          <w:sz w:val="21"/>
          <w:szCs w:val="21"/>
        </w:rPr>
        <w:t>右</w:t>
      </w:r>
      <w:r w:rsidRPr="00DF1A2F">
        <w:rPr>
          <w:rFonts w:ascii="Segoe UI" w:eastAsia="Meiryo UI" w:hAnsi="Segoe UI" w:cs="Segoe UI" w:hint="eastAsia"/>
          <w:sz w:val="21"/>
          <w:szCs w:val="21"/>
        </w:rPr>
        <w:t>上部には、</w:t>
      </w:r>
      <w:r w:rsidR="00A13944" w:rsidRPr="00DF1A2F">
        <w:rPr>
          <w:rFonts w:ascii="Segoe UI" w:eastAsia="Meiryo UI" w:hAnsi="Segoe UI" w:cs="Segoe UI" w:hint="eastAsia"/>
          <w:sz w:val="21"/>
          <w:szCs w:val="21"/>
        </w:rPr>
        <w:t>専任のスタッフと</w:t>
      </w:r>
      <w:r w:rsidR="00A13944" w:rsidRPr="00DF1A2F">
        <w:rPr>
          <w:rFonts w:ascii="Segoe UI" w:eastAsia="Meiryo UI" w:hAnsi="Segoe UI" w:cs="Segoe UI"/>
          <w:sz w:val="21"/>
          <w:szCs w:val="21"/>
        </w:rPr>
        <w:t>24</w:t>
      </w:r>
      <w:r w:rsidR="00A13944" w:rsidRPr="00DF1A2F">
        <w:rPr>
          <w:rFonts w:ascii="Segoe UI" w:eastAsia="Meiryo UI" w:hAnsi="Segoe UI" w:cs="Segoe UI" w:hint="eastAsia"/>
          <w:sz w:val="21"/>
          <w:szCs w:val="21"/>
        </w:rPr>
        <w:t>時間直通で利用できるチャット</w:t>
      </w:r>
      <w:r w:rsidR="00401DD1" w:rsidRPr="00DF1A2F">
        <w:rPr>
          <w:rFonts w:ascii="Segoe UI" w:eastAsia="Meiryo UI" w:hAnsi="Segoe UI" w:cs="Segoe UI" w:hint="eastAsia"/>
          <w:sz w:val="21"/>
          <w:szCs w:val="21"/>
        </w:rPr>
        <w:t>を開始するためのボタンが配置されています。</w:t>
      </w:r>
    </w:p>
    <w:p w14:paraId="6B2593EE" w14:textId="77777777" w:rsidR="00035D34" w:rsidRPr="00DF1A2F" w:rsidRDefault="00035D34" w:rsidP="00035D34">
      <w:pPr>
        <w:pStyle w:val="NormalWeb"/>
        <w:spacing w:before="0" w:beforeAutospacing="0" w:after="0" w:afterAutospacing="0"/>
        <w:jc w:val="center"/>
        <w:rPr>
          <w:rFonts w:ascii="Segoe UI" w:eastAsia="Meiryo UI" w:hAnsi="Segoe UI" w:cs="Segoe UI"/>
          <w:sz w:val="21"/>
          <w:szCs w:val="21"/>
        </w:rPr>
      </w:pPr>
    </w:p>
    <w:p w14:paraId="1BA8FC29" w14:textId="05760E9D" w:rsidR="007B6585" w:rsidRPr="00DF1A2F" w:rsidRDefault="001A1358" w:rsidP="00035D34">
      <w:pPr>
        <w:pStyle w:val="NormalWeb"/>
        <w:spacing w:before="0" w:beforeAutospacing="0" w:after="0" w:afterAutospacing="0"/>
        <w:jc w:val="center"/>
        <w:rPr>
          <w:rFonts w:ascii="Segoe UI" w:eastAsia="Meiryo UI" w:hAnsi="Segoe UI" w:cs="Segoe UI"/>
          <w:sz w:val="21"/>
          <w:szCs w:val="21"/>
        </w:rPr>
      </w:pPr>
      <w:r w:rsidRPr="00DF1A2F">
        <w:rPr>
          <w:rFonts w:ascii="Segoe UI" w:eastAsia="Meiryo UI" w:hAnsi="Segoe UI" w:cs="Segoe UI"/>
          <w:noProof/>
          <w:sz w:val="21"/>
          <w:szCs w:val="21"/>
          <w:rPrChange w:id="2242" w:author="Kitase" w:date="2015-07-26T16:23:00Z">
            <w:rPr>
              <w:rFonts w:ascii="Segoe UI" w:eastAsia="Meiryo UI" w:hAnsi="Segoe UI" w:cs="Segoe UI"/>
              <w:noProof/>
              <w:sz w:val="21"/>
              <w:szCs w:val="21"/>
            </w:rPr>
          </w:rPrChange>
        </w:rPr>
        <w:drawing>
          <wp:inline distT="0" distB="0" distL="0" distR="0" wp14:anchorId="2E71E6AE" wp14:editId="67D8DBD3">
            <wp:extent cx="3381375" cy="1981200"/>
            <wp:effectExtent l="0" t="0" r="9525" b="0"/>
            <wp:docPr id="24" name="Picture 24"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81375" cy="1981200"/>
                    </a:xfrm>
                    <a:prstGeom prst="rect">
                      <a:avLst/>
                    </a:prstGeom>
                    <a:noFill/>
                    <a:ln>
                      <a:noFill/>
                    </a:ln>
                  </pic:spPr>
                </pic:pic>
              </a:graphicData>
            </a:graphic>
          </wp:inline>
        </w:drawing>
      </w:r>
    </w:p>
    <w:p w14:paraId="3CDE7D8C" w14:textId="77777777" w:rsidR="00AD0B45" w:rsidRPr="00DF1A2F" w:rsidRDefault="00AD0B45" w:rsidP="002060F1">
      <w:pPr>
        <w:pStyle w:val="NormalWeb"/>
        <w:spacing w:before="0" w:beforeAutospacing="0" w:after="0" w:afterAutospacing="0"/>
        <w:rPr>
          <w:rFonts w:ascii="Segoe UI" w:eastAsia="Meiryo UI" w:hAnsi="Segoe UI" w:cs="Segoe UI"/>
          <w:sz w:val="21"/>
          <w:szCs w:val="21"/>
        </w:rPr>
      </w:pPr>
    </w:p>
    <w:p w14:paraId="3E8336BB" w14:textId="77777777" w:rsidR="002A0004" w:rsidRPr="00DF1A2F" w:rsidRDefault="00AD0B45" w:rsidP="002A0004">
      <w:pPr>
        <w:pStyle w:val="NormalWeb"/>
        <w:spacing w:before="0" w:beforeAutospacing="0" w:after="0" w:afterAutospacing="0"/>
        <w:rPr>
          <w:rFonts w:ascii="Segoe UI" w:eastAsia="Meiryo UI" w:hAnsi="Segoe UI" w:cs="Segoe UI"/>
          <w:sz w:val="21"/>
          <w:szCs w:val="21"/>
        </w:rPr>
      </w:pPr>
      <w:r w:rsidRPr="00DF1A2F">
        <w:rPr>
          <w:rFonts w:ascii="Segoe UI" w:eastAsia="Meiryo UI" w:hAnsi="Segoe UI" w:cs="Segoe UI" w:hint="eastAsia"/>
          <w:sz w:val="21"/>
          <w:szCs w:val="21"/>
        </w:rPr>
        <w:t>このボタンをクリックすると、</w:t>
      </w:r>
      <w:r w:rsidR="00532D14" w:rsidRPr="00DF1A2F">
        <w:rPr>
          <w:rFonts w:ascii="Segoe UI" w:eastAsia="Meiryo UI" w:hAnsi="Segoe UI" w:cs="Segoe UI" w:hint="eastAsia"/>
          <w:sz w:val="21"/>
          <w:szCs w:val="21"/>
        </w:rPr>
        <w:t>新しい</w:t>
      </w:r>
      <w:r w:rsidR="001B3114" w:rsidRPr="00DF1A2F">
        <w:rPr>
          <w:rFonts w:ascii="Segoe UI" w:eastAsia="Meiryo UI" w:hAnsi="Segoe UI" w:cs="Segoe UI" w:hint="eastAsia"/>
          <w:sz w:val="21"/>
          <w:szCs w:val="21"/>
        </w:rPr>
        <w:t>ウィンドウ</w:t>
      </w:r>
      <w:r w:rsidR="00532D14" w:rsidRPr="00DF1A2F">
        <w:rPr>
          <w:rFonts w:ascii="Segoe UI" w:eastAsia="Meiryo UI" w:hAnsi="Segoe UI" w:cs="Segoe UI" w:hint="eastAsia"/>
          <w:sz w:val="21"/>
          <w:szCs w:val="21"/>
        </w:rPr>
        <w:t>がポップアップし、</w:t>
      </w:r>
      <w:r w:rsidR="00532D14" w:rsidRPr="00DF1A2F">
        <w:rPr>
          <w:rFonts w:ascii="Segoe UI" w:eastAsia="Meiryo UI" w:hAnsi="Segoe UI" w:cs="Segoe UI"/>
          <w:sz w:val="21"/>
          <w:szCs w:val="21"/>
        </w:rPr>
        <w:t>10</w:t>
      </w:r>
      <w:r w:rsidR="00532D14" w:rsidRPr="00DF1A2F">
        <w:rPr>
          <w:rFonts w:ascii="Segoe UI" w:eastAsia="Meiryo UI" w:hAnsi="Segoe UI" w:cs="Segoe UI" w:hint="eastAsia"/>
          <w:sz w:val="21"/>
          <w:szCs w:val="21"/>
        </w:rPr>
        <w:t>秒ほどで待機している専任スタッフとの</w:t>
      </w:r>
      <w:r w:rsidR="00015792" w:rsidRPr="00DF1A2F">
        <w:rPr>
          <w:rFonts w:ascii="Segoe UI" w:eastAsia="Meiryo UI" w:hAnsi="Segoe UI" w:cs="Segoe UI" w:hint="eastAsia"/>
          <w:sz w:val="21"/>
          <w:szCs w:val="21"/>
        </w:rPr>
        <w:t>英語</w:t>
      </w:r>
      <w:r w:rsidR="00532D14" w:rsidRPr="00DF1A2F">
        <w:rPr>
          <w:rFonts w:ascii="Segoe UI" w:eastAsia="Meiryo UI" w:hAnsi="Segoe UI" w:cs="Segoe UI" w:hint="eastAsia"/>
          <w:sz w:val="21"/>
          <w:szCs w:val="21"/>
        </w:rPr>
        <w:t>チャットが開始</w:t>
      </w:r>
      <w:r w:rsidR="00430DD9" w:rsidRPr="00DF1A2F">
        <w:rPr>
          <w:rFonts w:ascii="Segoe UI" w:eastAsia="Meiryo UI" w:hAnsi="Segoe UI" w:cs="Segoe UI" w:hint="eastAsia"/>
          <w:sz w:val="21"/>
          <w:szCs w:val="21"/>
        </w:rPr>
        <w:t>されます</w:t>
      </w:r>
      <w:r w:rsidR="00F53CA2" w:rsidRPr="00DF1A2F">
        <w:rPr>
          <w:rFonts w:ascii="Segoe UI" w:eastAsia="Meiryo UI" w:hAnsi="Segoe UI" w:cs="Segoe UI" w:hint="eastAsia"/>
          <w:sz w:val="21"/>
          <w:szCs w:val="21"/>
        </w:rPr>
        <w:t>。</w:t>
      </w:r>
    </w:p>
    <w:p w14:paraId="4AD779BA" w14:textId="77777777" w:rsidR="002A0004" w:rsidRPr="00DF1A2F" w:rsidRDefault="002A0004" w:rsidP="002A0004">
      <w:pPr>
        <w:pStyle w:val="NormalWeb"/>
        <w:spacing w:before="0" w:beforeAutospacing="0" w:after="0" w:afterAutospacing="0"/>
        <w:rPr>
          <w:rFonts w:ascii="Segoe UI" w:eastAsia="Meiryo UI" w:hAnsi="Segoe UI" w:cs="Segoe UI"/>
          <w:sz w:val="21"/>
          <w:szCs w:val="21"/>
        </w:rPr>
      </w:pPr>
    </w:p>
    <w:p w14:paraId="4765AD96" w14:textId="71DCC1FE" w:rsidR="00AD0B45" w:rsidRPr="00DF1A2F" w:rsidRDefault="001A1358" w:rsidP="00A3134F">
      <w:pPr>
        <w:pStyle w:val="NormalWeb"/>
        <w:spacing w:before="0" w:beforeAutospacing="0" w:after="0" w:afterAutospacing="0"/>
        <w:jc w:val="center"/>
        <w:rPr>
          <w:rFonts w:ascii="Segoe UI" w:eastAsia="Meiryo UI" w:hAnsi="Segoe UI" w:cs="Segoe UI"/>
          <w:sz w:val="21"/>
          <w:szCs w:val="21"/>
        </w:rPr>
      </w:pPr>
      <w:r w:rsidRPr="00DF1A2F">
        <w:rPr>
          <w:rFonts w:ascii="Segoe UI" w:eastAsia="Meiryo UI" w:hAnsi="Segoe UI" w:cs="Segoe UI"/>
          <w:noProof/>
          <w:sz w:val="21"/>
          <w:szCs w:val="21"/>
          <w:rPrChange w:id="2243" w:author="Kitase" w:date="2015-07-26T16:23:00Z">
            <w:rPr>
              <w:rFonts w:ascii="Segoe UI" w:eastAsia="Meiryo UI" w:hAnsi="Segoe UI" w:cs="Segoe UI"/>
              <w:noProof/>
              <w:sz w:val="21"/>
              <w:szCs w:val="21"/>
            </w:rPr>
          </w:rPrChange>
        </w:rPr>
        <w:drawing>
          <wp:inline distT="0" distB="0" distL="0" distR="0" wp14:anchorId="62AB63E5" wp14:editId="011A87EA">
            <wp:extent cx="3371850" cy="3705225"/>
            <wp:effectExtent l="0" t="0" r="0" b="9525"/>
            <wp:docPr id="25" name="Picture 25" descr="chat_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hat_star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1850" cy="3705225"/>
                    </a:xfrm>
                    <a:prstGeom prst="rect">
                      <a:avLst/>
                    </a:prstGeom>
                    <a:noFill/>
                    <a:ln>
                      <a:noFill/>
                    </a:ln>
                  </pic:spPr>
                </pic:pic>
              </a:graphicData>
            </a:graphic>
          </wp:inline>
        </w:drawing>
      </w:r>
    </w:p>
    <w:p w14:paraId="22C1253E" w14:textId="77777777" w:rsidR="007B6585" w:rsidRPr="00DF1A2F" w:rsidRDefault="002A0004" w:rsidP="002060F1">
      <w:pPr>
        <w:pStyle w:val="NormalWeb"/>
        <w:spacing w:before="0" w:beforeAutospacing="0" w:after="0" w:afterAutospacing="0"/>
        <w:rPr>
          <w:rFonts w:ascii="Segoe UI" w:eastAsia="Meiryo UI" w:hAnsi="Segoe UI" w:cs="Segoe UI"/>
          <w:sz w:val="21"/>
          <w:szCs w:val="21"/>
        </w:rPr>
      </w:pPr>
      <w:r w:rsidRPr="00DF1A2F">
        <w:rPr>
          <w:rFonts w:ascii="Segoe UI" w:eastAsia="Meiryo UI" w:hAnsi="Segoe UI" w:cs="Segoe UI" w:hint="eastAsia"/>
          <w:sz w:val="21"/>
          <w:szCs w:val="21"/>
        </w:rPr>
        <w:lastRenderedPageBreak/>
        <w:t>サポートチャット</w:t>
      </w:r>
      <w:r w:rsidR="00EB7F70" w:rsidRPr="00DF1A2F">
        <w:rPr>
          <w:rFonts w:ascii="Segoe UI" w:eastAsia="Meiryo UI" w:hAnsi="Segoe UI" w:cs="Segoe UI" w:hint="eastAsia"/>
          <w:sz w:val="21"/>
          <w:szCs w:val="21"/>
        </w:rPr>
        <w:t>の</w:t>
      </w:r>
      <w:r w:rsidR="006D0BC5" w:rsidRPr="00DF1A2F">
        <w:rPr>
          <w:rFonts w:ascii="Segoe UI" w:eastAsia="Meiryo UI" w:hAnsi="Segoe UI" w:cs="Segoe UI" w:hint="eastAsia"/>
          <w:sz w:val="21"/>
          <w:szCs w:val="21"/>
        </w:rPr>
        <w:t>カバーする範囲は</w:t>
      </w:r>
      <w:r w:rsidR="00631001" w:rsidRPr="00DF1A2F">
        <w:rPr>
          <w:rFonts w:ascii="Segoe UI" w:eastAsia="Meiryo UI" w:hAnsi="Segoe UI" w:cs="Segoe UI" w:hint="eastAsia"/>
          <w:sz w:val="21"/>
          <w:szCs w:val="21"/>
        </w:rPr>
        <w:t>あくまで</w:t>
      </w:r>
      <w:r w:rsidR="00C95980" w:rsidRPr="00DF1A2F">
        <w:rPr>
          <w:rFonts w:ascii="Segoe UI" w:eastAsia="Meiryo UI" w:hAnsi="Segoe UI" w:cs="Segoe UI"/>
          <w:sz w:val="21"/>
          <w:szCs w:val="21"/>
        </w:rPr>
        <w:t>SoftLayer</w:t>
      </w:r>
      <w:r w:rsidR="00C95980" w:rsidRPr="00DF1A2F">
        <w:rPr>
          <w:rFonts w:ascii="Segoe UI" w:eastAsia="Meiryo UI" w:hAnsi="Segoe UI" w:cs="Segoe UI" w:hint="eastAsia"/>
          <w:sz w:val="21"/>
          <w:szCs w:val="21"/>
        </w:rPr>
        <w:t>の環境での</w:t>
      </w:r>
      <w:r w:rsidR="00631001" w:rsidRPr="00DF1A2F">
        <w:rPr>
          <w:rFonts w:ascii="Segoe UI" w:eastAsia="Meiryo UI" w:hAnsi="Segoe UI" w:cs="Segoe UI" w:hint="eastAsia"/>
          <w:sz w:val="21"/>
          <w:szCs w:val="21"/>
        </w:rPr>
        <w:t>一般的な内容</w:t>
      </w:r>
      <w:r w:rsidR="008A54DF" w:rsidRPr="00DF1A2F">
        <w:rPr>
          <w:rFonts w:ascii="Segoe UI" w:eastAsia="Meiryo UI" w:hAnsi="Segoe UI" w:cs="Segoe UI" w:hint="eastAsia"/>
          <w:sz w:val="21"/>
          <w:szCs w:val="21"/>
        </w:rPr>
        <w:t>に留まりますので</w:t>
      </w:r>
      <w:r w:rsidR="001D6834" w:rsidRPr="00DF1A2F">
        <w:rPr>
          <w:rFonts w:ascii="Segoe UI" w:eastAsia="Meiryo UI" w:hAnsi="Segoe UI" w:cs="Segoe UI" w:hint="eastAsia"/>
          <w:sz w:val="21"/>
          <w:szCs w:val="21"/>
        </w:rPr>
        <w:t>、</w:t>
      </w:r>
      <w:r w:rsidR="00C40946" w:rsidRPr="00DF1A2F">
        <w:rPr>
          <w:rFonts w:ascii="Segoe UI" w:eastAsia="Meiryo UI" w:hAnsi="Segoe UI" w:cs="Segoe UI" w:hint="eastAsia"/>
          <w:sz w:val="21"/>
          <w:szCs w:val="21"/>
        </w:rPr>
        <w:t>個々</w:t>
      </w:r>
      <w:r w:rsidR="00FB6F72" w:rsidRPr="00DF1A2F">
        <w:rPr>
          <w:rFonts w:ascii="Segoe UI" w:eastAsia="Meiryo UI" w:hAnsi="Segoe UI" w:cs="Segoe UI" w:hint="eastAsia"/>
          <w:sz w:val="21"/>
          <w:szCs w:val="21"/>
        </w:rPr>
        <w:t>の環境</w:t>
      </w:r>
      <w:r w:rsidR="006E71D4" w:rsidRPr="00DF1A2F">
        <w:rPr>
          <w:rFonts w:ascii="Segoe UI" w:eastAsia="Meiryo UI" w:hAnsi="Segoe UI" w:cs="Segoe UI" w:hint="eastAsia"/>
          <w:sz w:val="21"/>
          <w:szCs w:val="21"/>
        </w:rPr>
        <w:t>での個々の事情までは</w:t>
      </w:r>
      <w:r w:rsidR="005F2DC7" w:rsidRPr="00DF1A2F">
        <w:rPr>
          <w:rFonts w:ascii="Segoe UI" w:eastAsia="Meiryo UI" w:hAnsi="Segoe UI" w:cs="Segoe UI" w:hint="eastAsia"/>
          <w:sz w:val="21"/>
          <w:szCs w:val="21"/>
        </w:rPr>
        <w:t>応対してくれませんが</w:t>
      </w:r>
      <w:r w:rsidR="002178C8" w:rsidRPr="00DF1A2F">
        <w:rPr>
          <w:rFonts w:ascii="Segoe UI" w:eastAsia="Meiryo UI" w:hAnsi="Segoe UI" w:cs="Segoe UI" w:hint="eastAsia"/>
          <w:sz w:val="21"/>
          <w:szCs w:val="21"/>
        </w:rPr>
        <w:t>、</w:t>
      </w:r>
      <w:r w:rsidR="002178C8" w:rsidRPr="00DF1A2F">
        <w:rPr>
          <w:rFonts w:ascii="Segoe UI" w:eastAsia="Meiryo UI" w:hAnsi="Segoe UI" w:cs="Segoe UI"/>
          <w:sz w:val="21"/>
          <w:szCs w:val="21"/>
        </w:rPr>
        <w:t>SoftLayer</w:t>
      </w:r>
      <w:r w:rsidR="002178C8" w:rsidRPr="00DF1A2F">
        <w:rPr>
          <w:rFonts w:ascii="Segoe UI" w:eastAsia="Meiryo UI" w:hAnsi="Segoe UI" w:cs="Segoe UI" w:hint="eastAsia"/>
          <w:sz w:val="21"/>
          <w:szCs w:val="21"/>
        </w:rPr>
        <w:t>上で提供されている機能のカタログスペック</w:t>
      </w:r>
      <w:r w:rsidR="00CA1DC8" w:rsidRPr="00DF1A2F">
        <w:rPr>
          <w:rFonts w:ascii="Segoe UI" w:eastAsia="Meiryo UI" w:hAnsi="Segoe UI" w:cs="Segoe UI" w:hint="eastAsia"/>
          <w:sz w:val="21"/>
          <w:szCs w:val="21"/>
        </w:rPr>
        <w:t>や、実行しようとしている事の実現の可否に関しては</w:t>
      </w:r>
      <w:r w:rsidR="0017120B" w:rsidRPr="00DF1A2F">
        <w:rPr>
          <w:rFonts w:ascii="Segoe UI" w:eastAsia="Meiryo UI" w:hAnsi="Segoe UI" w:cs="Segoe UI" w:hint="eastAsia"/>
          <w:sz w:val="21"/>
          <w:szCs w:val="21"/>
        </w:rPr>
        <w:t>、公式ドキュメントへのリンクと併せて</w:t>
      </w:r>
      <w:r w:rsidR="00802B1A" w:rsidRPr="00DF1A2F">
        <w:rPr>
          <w:rFonts w:ascii="Segoe UI" w:eastAsia="Meiryo UI" w:hAnsi="Segoe UI" w:cs="Segoe UI" w:hint="eastAsia"/>
          <w:sz w:val="21"/>
          <w:szCs w:val="21"/>
        </w:rPr>
        <w:t>非常に</w:t>
      </w:r>
      <w:r w:rsidR="00CA1DC8" w:rsidRPr="00DF1A2F">
        <w:rPr>
          <w:rFonts w:ascii="Segoe UI" w:eastAsia="Meiryo UI" w:hAnsi="Segoe UI" w:cs="Segoe UI" w:hint="eastAsia"/>
          <w:sz w:val="21"/>
          <w:szCs w:val="21"/>
        </w:rPr>
        <w:t>的確</w:t>
      </w:r>
      <w:r w:rsidR="00015792" w:rsidRPr="00DF1A2F">
        <w:rPr>
          <w:rFonts w:ascii="Segoe UI" w:eastAsia="Meiryo UI" w:hAnsi="Segoe UI" w:cs="Segoe UI" w:hint="eastAsia"/>
          <w:sz w:val="21"/>
          <w:szCs w:val="21"/>
        </w:rPr>
        <w:t>に</w:t>
      </w:r>
      <w:r w:rsidR="00802B1A" w:rsidRPr="00DF1A2F">
        <w:rPr>
          <w:rFonts w:ascii="Segoe UI" w:eastAsia="Meiryo UI" w:hAnsi="Segoe UI" w:cs="Segoe UI" w:hint="eastAsia"/>
          <w:sz w:val="21"/>
          <w:szCs w:val="21"/>
        </w:rPr>
        <w:t>答えてくれます</w:t>
      </w:r>
      <w:r w:rsidR="0091686A" w:rsidRPr="00DF1A2F">
        <w:rPr>
          <w:rFonts w:ascii="Segoe UI" w:eastAsia="Meiryo UI" w:hAnsi="Segoe UI" w:cs="Segoe UI" w:hint="eastAsia"/>
          <w:sz w:val="21"/>
          <w:szCs w:val="21"/>
        </w:rPr>
        <w:t>ので、</w:t>
      </w:r>
      <w:r w:rsidR="0091686A" w:rsidRPr="00DF1A2F">
        <w:rPr>
          <w:rFonts w:ascii="Segoe UI" w:eastAsia="Meiryo UI" w:hAnsi="Segoe UI" w:cs="Segoe UI"/>
          <w:sz w:val="21"/>
          <w:szCs w:val="21"/>
        </w:rPr>
        <w:t>SoftLayer</w:t>
      </w:r>
      <w:r w:rsidR="0091686A" w:rsidRPr="00DF1A2F">
        <w:rPr>
          <w:rFonts w:ascii="Segoe UI" w:eastAsia="Meiryo UI" w:hAnsi="Segoe UI" w:cs="Segoe UI" w:hint="eastAsia"/>
          <w:sz w:val="21"/>
          <w:szCs w:val="21"/>
        </w:rPr>
        <w:t>上での</w:t>
      </w:r>
      <w:r w:rsidR="0017120B" w:rsidRPr="00DF1A2F">
        <w:rPr>
          <w:rFonts w:ascii="Segoe UI" w:eastAsia="Meiryo UI" w:hAnsi="Segoe UI" w:cs="Segoe UI" w:hint="eastAsia"/>
          <w:sz w:val="21"/>
          <w:szCs w:val="21"/>
        </w:rPr>
        <w:t>活動に疑問を持った際に</w:t>
      </w:r>
      <w:r w:rsidR="00BE3948" w:rsidRPr="00DF1A2F">
        <w:rPr>
          <w:rFonts w:ascii="Segoe UI" w:eastAsia="Meiryo UI" w:hAnsi="Segoe UI" w:cs="Segoe UI" w:hint="eastAsia"/>
          <w:sz w:val="21"/>
          <w:szCs w:val="21"/>
        </w:rPr>
        <w:t>、最初に</w:t>
      </w:r>
      <w:r w:rsidR="00872296" w:rsidRPr="00DF1A2F">
        <w:rPr>
          <w:rFonts w:ascii="Segoe UI" w:eastAsia="Meiryo UI" w:hAnsi="Segoe UI" w:cs="Segoe UI" w:hint="eastAsia"/>
          <w:sz w:val="21"/>
          <w:szCs w:val="21"/>
        </w:rPr>
        <w:t>頼ることになる</w:t>
      </w:r>
      <w:r w:rsidR="007B7D6C" w:rsidRPr="00DF1A2F">
        <w:rPr>
          <w:rFonts w:ascii="Segoe UI" w:eastAsia="Meiryo UI" w:hAnsi="Segoe UI" w:cs="Segoe UI" w:hint="eastAsia"/>
          <w:sz w:val="21"/>
          <w:szCs w:val="21"/>
        </w:rPr>
        <w:t>存在となるでしょう。</w:t>
      </w:r>
    </w:p>
    <w:p w14:paraId="66BE7584" w14:textId="77777777" w:rsidR="004451C2" w:rsidRPr="00DF1A2F" w:rsidRDefault="004451C2" w:rsidP="002060F1">
      <w:pPr>
        <w:pStyle w:val="NormalWeb"/>
        <w:spacing w:before="0" w:beforeAutospacing="0" w:after="0" w:afterAutospacing="0"/>
        <w:rPr>
          <w:rFonts w:ascii="Segoe UI" w:eastAsia="Meiryo UI" w:hAnsi="Segoe UI" w:cs="Segoe UI"/>
          <w:sz w:val="21"/>
          <w:szCs w:val="21"/>
        </w:rPr>
      </w:pPr>
    </w:p>
    <w:p w14:paraId="33AF396C" w14:textId="77777777" w:rsidR="00AD44B6" w:rsidRPr="00DF1A2F" w:rsidRDefault="004451C2" w:rsidP="002060F1">
      <w:pPr>
        <w:pStyle w:val="NormalWeb"/>
        <w:spacing w:before="0" w:beforeAutospacing="0" w:after="0" w:afterAutospacing="0"/>
        <w:rPr>
          <w:rFonts w:ascii="Segoe UI" w:eastAsia="Meiryo UI" w:hAnsi="Segoe UI" w:cs="Segoe UI"/>
          <w:sz w:val="21"/>
          <w:szCs w:val="21"/>
        </w:rPr>
      </w:pPr>
      <w:r w:rsidRPr="00DF1A2F">
        <w:rPr>
          <w:rFonts w:ascii="Segoe UI" w:eastAsia="Meiryo UI" w:hAnsi="Segoe UI" w:cs="Segoe UI" w:hint="eastAsia"/>
          <w:sz w:val="21"/>
          <w:szCs w:val="21"/>
        </w:rPr>
        <w:t>また、サポートチャットで解決できない</w:t>
      </w:r>
      <w:r w:rsidR="00E87A84" w:rsidRPr="00DF1A2F">
        <w:rPr>
          <w:rFonts w:ascii="Segoe UI" w:eastAsia="Meiryo UI" w:hAnsi="Segoe UI" w:cs="Segoe UI" w:hint="eastAsia"/>
          <w:sz w:val="21"/>
          <w:szCs w:val="21"/>
        </w:rPr>
        <w:t>と判断された問題は、サポートチャットの担当者</w:t>
      </w:r>
      <w:r w:rsidR="00780B85" w:rsidRPr="00DF1A2F">
        <w:rPr>
          <w:rFonts w:ascii="Segoe UI" w:eastAsia="Meiryo UI" w:hAnsi="Segoe UI" w:cs="Segoe UI" w:hint="eastAsia"/>
          <w:sz w:val="21"/>
          <w:szCs w:val="21"/>
        </w:rPr>
        <w:t>からチケットを発行して問題を</w:t>
      </w:r>
      <w:r w:rsidR="00780B85" w:rsidRPr="00DF1A2F">
        <w:rPr>
          <w:rFonts w:ascii="Segoe UI" w:eastAsia="Meiryo UI" w:hAnsi="Segoe UI" w:cs="Segoe UI"/>
          <w:sz w:val="21"/>
          <w:szCs w:val="21"/>
        </w:rPr>
        <w:t>SoftLayer</w:t>
      </w:r>
      <w:r w:rsidR="00780B85" w:rsidRPr="00DF1A2F">
        <w:rPr>
          <w:rFonts w:ascii="Segoe UI" w:eastAsia="Meiryo UI" w:hAnsi="Segoe UI" w:cs="Segoe UI" w:hint="eastAsia"/>
          <w:sz w:val="21"/>
          <w:szCs w:val="21"/>
        </w:rPr>
        <w:t>運営にエスカレーションする事</w:t>
      </w:r>
      <w:r w:rsidR="00B75FD6" w:rsidRPr="00DF1A2F">
        <w:rPr>
          <w:rFonts w:ascii="Segoe UI" w:eastAsia="Meiryo UI" w:hAnsi="Segoe UI" w:cs="Segoe UI" w:hint="eastAsia"/>
          <w:sz w:val="21"/>
          <w:szCs w:val="21"/>
        </w:rPr>
        <w:t>を薦められる事もあります。</w:t>
      </w:r>
    </w:p>
    <w:p w14:paraId="643AB05C" w14:textId="77777777" w:rsidR="00AD44B6" w:rsidRPr="00DF1A2F" w:rsidRDefault="00AD44B6" w:rsidP="002060F1">
      <w:pPr>
        <w:pStyle w:val="NormalWeb"/>
        <w:spacing w:before="0" w:beforeAutospacing="0" w:after="0" w:afterAutospacing="0"/>
        <w:rPr>
          <w:rFonts w:ascii="Segoe UI" w:eastAsia="Meiryo UI" w:hAnsi="Segoe UI" w:cs="Segoe UI"/>
          <w:sz w:val="21"/>
          <w:szCs w:val="21"/>
        </w:rPr>
      </w:pPr>
    </w:p>
    <w:p w14:paraId="3A8CA83E" w14:textId="77777777" w:rsidR="00AD44B6" w:rsidRPr="00DF1A2F" w:rsidRDefault="00AD44B6" w:rsidP="002060F1">
      <w:pPr>
        <w:pStyle w:val="NormalWeb"/>
        <w:spacing w:before="0" w:beforeAutospacing="0" w:after="0" w:afterAutospacing="0"/>
        <w:rPr>
          <w:rFonts w:ascii="Segoe UI" w:eastAsia="Meiryo UI" w:hAnsi="Segoe UI" w:cs="Segoe UI"/>
          <w:sz w:val="21"/>
          <w:szCs w:val="21"/>
        </w:rPr>
      </w:pPr>
    </w:p>
    <w:p w14:paraId="411F1ECD" w14:textId="734A4041" w:rsidR="00AD44B6" w:rsidRPr="00DF1A2F" w:rsidRDefault="001A1358" w:rsidP="00AD44B6">
      <w:pPr>
        <w:pStyle w:val="NormalWeb"/>
        <w:spacing w:before="0" w:beforeAutospacing="0" w:after="0" w:afterAutospacing="0"/>
        <w:jc w:val="center"/>
        <w:rPr>
          <w:rFonts w:ascii="Segoe UI" w:eastAsia="Meiryo UI" w:hAnsi="Segoe UI" w:cs="Segoe UI"/>
          <w:sz w:val="21"/>
          <w:szCs w:val="21"/>
        </w:rPr>
      </w:pPr>
      <w:r w:rsidRPr="00DF1A2F">
        <w:rPr>
          <w:rFonts w:ascii="Segoe UI" w:eastAsia="Meiryo UI" w:hAnsi="Segoe UI" w:cs="Segoe UI"/>
          <w:noProof/>
          <w:sz w:val="21"/>
          <w:szCs w:val="21"/>
          <w:rPrChange w:id="2244" w:author="Kitase" w:date="2015-07-26T16:23:00Z">
            <w:rPr>
              <w:rFonts w:ascii="Segoe UI" w:eastAsia="Meiryo UI" w:hAnsi="Segoe UI" w:cs="Segoe UI"/>
              <w:noProof/>
              <w:sz w:val="21"/>
              <w:szCs w:val="21"/>
            </w:rPr>
          </w:rPrChange>
        </w:rPr>
        <w:drawing>
          <wp:inline distT="0" distB="0" distL="0" distR="0" wp14:anchorId="64243B5B" wp14:editId="4DBD53F2">
            <wp:extent cx="2409825" cy="2914650"/>
            <wp:effectExtent l="0" t="0" r="9525" b="0"/>
            <wp:docPr id="26" name="Picture 26" descr="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09825" cy="2914650"/>
                    </a:xfrm>
                    <a:prstGeom prst="rect">
                      <a:avLst/>
                    </a:prstGeom>
                    <a:noFill/>
                    <a:ln>
                      <a:noFill/>
                    </a:ln>
                  </pic:spPr>
                </pic:pic>
              </a:graphicData>
            </a:graphic>
          </wp:inline>
        </w:drawing>
      </w:r>
    </w:p>
    <w:p w14:paraId="61ED74DD" w14:textId="77777777" w:rsidR="00AD44B6" w:rsidRPr="00DF1A2F" w:rsidRDefault="00AD44B6" w:rsidP="002060F1">
      <w:pPr>
        <w:pStyle w:val="NormalWeb"/>
        <w:spacing w:before="0" w:beforeAutospacing="0" w:after="0" w:afterAutospacing="0"/>
        <w:rPr>
          <w:rFonts w:ascii="Segoe UI" w:eastAsia="Meiryo UI" w:hAnsi="Segoe UI" w:cs="Segoe UI"/>
          <w:sz w:val="21"/>
          <w:szCs w:val="21"/>
        </w:rPr>
      </w:pPr>
    </w:p>
    <w:p w14:paraId="6DA92CAE" w14:textId="77777777" w:rsidR="004451C2" w:rsidRPr="00DF1A2F" w:rsidRDefault="00CC7820" w:rsidP="002060F1">
      <w:pPr>
        <w:pStyle w:val="NormalWeb"/>
        <w:spacing w:before="0" w:beforeAutospacing="0" w:after="0" w:afterAutospacing="0"/>
        <w:rPr>
          <w:rFonts w:ascii="Segoe UI" w:eastAsia="Meiryo UI" w:hAnsi="Segoe UI" w:cs="Segoe UI"/>
          <w:sz w:val="21"/>
          <w:szCs w:val="21"/>
        </w:rPr>
      </w:pPr>
      <w:r w:rsidRPr="00DF1A2F">
        <w:rPr>
          <w:rFonts w:ascii="Segoe UI" w:eastAsia="Meiryo UI" w:hAnsi="Segoe UI" w:cs="Segoe UI" w:hint="eastAsia"/>
          <w:sz w:val="21"/>
          <w:szCs w:val="21"/>
        </w:rPr>
        <w:t>チケット</w:t>
      </w:r>
      <w:r w:rsidR="00045EF8" w:rsidRPr="00DF1A2F">
        <w:rPr>
          <w:rFonts w:ascii="Segoe UI" w:eastAsia="Meiryo UI" w:hAnsi="Segoe UI" w:cs="Segoe UI" w:hint="eastAsia"/>
          <w:sz w:val="21"/>
          <w:szCs w:val="21"/>
        </w:rPr>
        <w:t>を発行する</w:t>
      </w:r>
      <w:r w:rsidR="00E336B1" w:rsidRPr="00DF1A2F">
        <w:rPr>
          <w:rFonts w:ascii="Segoe UI" w:eastAsia="Meiryo UI" w:hAnsi="Segoe UI" w:cs="Segoe UI" w:hint="eastAsia"/>
          <w:sz w:val="21"/>
          <w:szCs w:val="21"/>
        </w:rPr>
        <w:t>場面というの</w:t>
      </w:r>
      <w:r w:rsidR="00045EF8" w:rsidRPr="00DF1A2F">
        <w:rPr>
          <w:rFonts w:ascii="Segoe UI" w:eastAsia="Meiryo UI" w:hAnsi="Segoe UI" w:cs="Segoe UI" w:hint="eastAsia"/>
          <w:sz w:val="21"/>
          <w:szCs w:val="21"/>
        </w:rPr>
        <w:t>は</w:t>
      </w:r>
      <w:r w:rsidR="004D558A" w:rsidRPr="00DF1A2F">
        <w:rPr>
          <w:rFonts w:ascii="Segoe UI" w:eastAsia="Meiryo UI" w:hAnsi="Segoe UI" w:cs="Segoe UI" w:hint="eastAsia"/>
          <w:sz w:val="21"/>
          <w:szCs w:val="21"/>
        </w:rPr>
        <w:t>、</w:t>
      </w:r>
      <w:r w:rsidR="00EC2D44" w:rsidRPr="00DF1A2F">
        <w:rPr>
          <w:rFonts w:ascii="Segoe UI" w:eastAsia="Meiryo UI" w:hAnsi="Segoe UI" w:cs="Segoe UI" w:hint="eastAsia"/>
          <w:sz w:val="21"/>
          <w:szCs w:val="21"/>
        </w:rPr>
        <w:t>例えば</w:t>
      </w:r>
      <w:r w:rsidR="00EC2D44" w:rsidRPr="00DF1A2F">
        <w:rPr>
          <w:rFonts w:ascii="Segoe UI" w:eastAsia="Meiryo UI" w:hAnsi="Segoe UI" w:cs="Segoe UI"/>
          <w:sz w:val="21"/>
          <w:szCs w:val="21"/>
        </w:rPr>
        <w:t>10</w:t>
      </w:r>
      <w:r w:rsidR="00EC2D44" w:rsidRPr="00DF1A2F">
        <w:rPr>
          <w:rFonts w:ascii="Segoe UI" w:eastAsia="Meiryo UI" w:hAnsi="Segoe UI" w:cs="Segoe UI" w:hint="eastAsia"/>
          <w:sz w:val="21"/>
          <w:szCs w:val="21"/>
        </w:rPr>
        <w:t>分あれば終了すると記述されている機能のデプロイが一時間経過してもなお終了していない場合であったり、ネットワーク不調だったり</w:t>
      </w:r>
      <w:r w:rsidR="00BC1C44" w:rsidRPr="00DF1A2F">
        <w:rPr>
          <w:rFonts w:ascii="Segoe UI" w:eastAsia="Meiryo UI" w:hAnsi="Segoe UI" w:cs="Segoe UI" w:hint="eastAsia"/>
          <w:sz w:val="21"/>
          <w:szCs w:val="21"/>
        </w:rPr>
        <w:t>と</w:t>
      </w:r>
      <w:r w:rsidR="00EC2D44" w:rsidRPr="00DF1A2F">
        <w:rPr>
          <w:rFonts w:ascii="Segoe UI" w:eastAsia="Meiryo UI" w:hAnsi="Segoe UI" w:cs="Segoe UI" w:hint="eastAsia"/>
          <w:sz w:val="21"/>
          <w:szCs w:val="21"/>
        </w:rPr>
        <w:t>、</w:t>
      </w:r>
      <w:r w:rsidR="00E336B1" w:rsidRPr="00DF1A2F">
        <w:rPr>
          <w:rFonts w:ascii="Segoe UI" w:eastAsia="Meiryo UI" w:hAnsi="Segoe UI" w:cs="Segoe UI" w:hint="eastAsia"/>
          <w:sz w:val="21"/>
          <w:szCs w:val="21"/>
        </w:rPr>
        <w:t>現在の挙動</w:t>
      </w:r>
      <w:r w:rsidR="00FB3E23" w:rsidRPr="00DF1A2F">
        <w:rPr>
          <w:rFonts w:ascii="Segoe UI" w:eastAsia="Meiryo UI" w:hAnsi="Segoe UI" w:cs="Segoe UI" w:hint="eastAsia"/>
          <w:sz w:val="21"/>
          <w:szCs w:val="21"/>
        </w:rPr>
        <w:t>と</w:t>
      </w:r>
      <w:r w:rsidR="007375E9" w:rsidRPr="00DF1A2F">
        <w:rPr>
          <w:rFonts w:ascii="Segoe UI" w:eastAsia="Meiryo UI" w:hAnsi="Segoe UI" w:cs="Segoe UI" w:hint="eastAsia"/>
          <w:sz w:val="21"/>
          <w:szCs w:val="21"/>
        </w:rPr>
        <w:t>提供されるべき</w:t>
      </w:r>
      <w:r w:rsidR="00E336B1" w:rsidRPr="00DF1A2F">
        <w:rPr>
          <w:rFonts w:ascii="Segoe UI" w:eastAsia="Meiryo UI" w:hAnsi="Segoe UI" w:cs="Segoe UI" w:hint="eastAsia"/>
          <w:sz w:val="21"/>
          <w:szCs w:val="21"/>
        </w:rPr>
        <w:t>内容</w:t>
      </w:r>
      <w:r w:rsidR="007604B9" w:rsidRPr="00DF1A2F">
        <w:rPr>
          <w:rFonts w:ascii="Segoe UI" w:eastAsia="Meiryo UI" w:hAnsi="Segoe UI" w:cs="Segoe UI" w:hint="eastAsia"/>
          <w:sz w:val="21"/>
          <w:szCs w:val="21"/>
        </w:rPr>
        <w:t>に</w:t>
      </w:r>
      <w:r w:rsidR="00E336B1" w:rsidRPr="00DF1A2F">
        <w:rPr>
          <w:rFonts w:ascii="Segoe UI" w:eastAsia="Meiryo UI" w:hAnsi="Segoe UI" w:cs="Segoe UI" w:hint="eastAsia"/>
          <w:sz w:val="21"/>
          <w:szCs w:val="21"/>
        </w:rPr>
        <w:t>相違があると疑わしい場合に</w:t>
      </w:r>
      <w:r w:rsidR="007667C3" w:rsidRPr="00DF1A2F">
        <w:rPr>
          <w:rFonts w:ascii="Segoe UI" w:eastAsia="Meiryo UI" w:hAnsi="Segoe UI" w:cs="Segoe UI" w:hint="eastAsia"/>
          <w:sz w:val="21"/>
          <w:szCs w:val="21"/>
        </w:rPr>
        <w:t>なります。</w:t>
      </w:r>
    </w:p>
    <w:p w14:paraId="0E240CB8" w14:textId="77777777" w:rsidR="007E0C6D" w:rsidRPr="00DF1A2F" w:rsidRDefault="007E0C6D" w:rsidP="002060F1">
      <w:pPr>
        <w:pStyle w:val="NormalWeb"/>
        <w:spacing w:before="0" w:beforeAutospacing="0" w:after="0" w:afterAutospacing="0"/>
        <w:rPr>
          <w:rFonts w:ascii="Segoe UI" w:eastAsia="Meiryo UI" w:hAnsi="Segoe UI" w:cs="Segoe UI"/>
          <w:b/>
          <w:sz w:val="21"/>
          <w:szCs w:val="21"/>
        </w:rPr>
      </w:pPr>
      <w:r w:rsidRPr="00DF1A2F">
        <w:rPr>
          <w:rFonts w:ascii="Segoe UI" w:eastAsia="Meiryo UI" w:hAnsi="Segoe UI" w:cs="Segoe UI" w:hint="eastAsia"/>
          <w:sz w:val="21"/>
          <w:szCs w:val="21"/>
        </w:rPr>
        <w:t>チケット</w:t>
      </w:r>
      <w:r w:rsidR="002053B5" w:rsidRPr="00DF1A2F">
        <w:rPr>
          <w:rFonts w:ascii="Segoe UI" w:eastAsia="Meiryo UI" w:hAnsi="Segoe UI" w:cs="Segoe UI" w:hint="eastAsia"/>
          <w:sz w:val="21"/>
          <w:szCs w:val="21"/>
        </w:rPr>
        <w:t>を作成すると、それらのチケットは</w:t>
      </w:r>
      <w:r w:rsidR="00950617" w:rsidRPr="00DF1A2F">
        <w:rPr>
          <w:rFonts w:ascii="Segoe UI" w:eastAsia="Meiryo UI" w:hAnsi="Segoe UI" w:cs="Segoe UI" w:hint="eastAsia"/>
          <w:sz w:val="21"/>
          <w:szCs w:val="21"/>
        </w:rPr>
        <w:t>問題に関連する</w:t>
      </w:r>
      <w:r w:rsidR="002053B5" w:rsidRPr="00DF1A2F">
        <w:rPr>
          <w:rFonts w:ascii="Segoe UI" w:eastAsia="Meiryo UI" w:hAnsi="Segoe UI" w:cs="Segoe UI" w:hint="eastAsia"/>
          <w:sz w:val="21"/>
          <w:szCs w:val="21"/>
        </w:rPr>
        <w:t>部門の</w:t>
      </w:r>
      <w:r w:rsidR="00950617" w:rsidRPr="00DF1A2F">
        <w:rPr>
          <w:rFonts w:ascii="Segoe UI" w:eastAsia="Meiryo UI" w:hAnsi="Segoe UI" w:cs="Segoe UI" w:hint="eastAsia"/>
          <w:sz w:val="21"/>
          <w:szCs w:val="21"/>
        </w:rPr>
        <w:t>スタッフが</w:t>
      </w:r>
      <w:r w:rsidR="00396B66" w:rsidRPr="00DF1A2F">
        <w:rPr>
          <w:rFonts w:ascii="Segoe UI" w:eastAsia="Meiryo UI" w:hAnsi="Segoe UI" w:cs="Segoe UI" w:hint="eastAsia"/>
          <w:sz w:val="21"/>
          <w:szCs w:val="21"/>
        </w:rPr>
        <w:t>適切に確認し、更に上位の部門との折衝が必要な場合は</w:t>
      </w:r>
      <w:r w:rsidR="00F020B6" w:rsidRPr="00DF1A2F">
        <w:rPr>
          <w:rFonts w:ascii="Segoe UI" w:eastAsia="Meiryo UI" w:hAnsi="Segoe UI" w:cs="Segoe UI" w:hint="eastAsia"/>
          <w:sz w:val="21"/>
          <w:szCs w:val="21"/>
        </w:rPr>
        <w:t>、スタッフが適切な部門にチケットを転送し、</w:t>
      </w:r>
      <w:r w:rsidR="00406062" w:rsidRPr="00DF1A2F">
        <w:rPr>
          <w:rFonts w:ascii="Segoe UI" w:eastAsia="Meiryo UI" w:hAnsi="Segoe UI" w:cs="Segoe UI" w:hint="eastAsia"/>
          <w:sz w:val="21"/>
          <w:szCs w:val="21"/>
        </w:rPr>
        <w:t>また必要な場合は</w:t>
      </w:r>
      <w:r w:rsidR="00E62197" w:rsidRPr="00DF1A2F">
        <w:rPr>
          <w:rFonts w:ascii="Segoe UI" w:eastAsia="Meiryo UI" w:hAnsi="Segoe UI" w:cs="Segoe UI" w:hint="eastAsia"/>
          <w:sz w:val="21"/>
          <w:szCs w:val="21"/>
        </w:rPr>
        <w:t>利用者側の環境の調査を併せて行いながら</w:t>
      </w:r>
      <w:r w:rsidR="00254231" w:rsidRPr="00DF1A2F">
        <w:rPr>
          <w:rFonts w:ascii="Segoe UI" w:eastAsia="Meiryo UI" w:hAnsi="Segoe UI" w:cs="Segoe UI" w:hint="eastAsia"/>
          <w:sz w:val="21"/>
          <w:szCs w:val="21"/>
        </w:rPr>
        <w:t>状況の確認と問題の解決に</w:t>
      </w:r>
      <w:r w:rsidR="00DE701F" w:rsidRPr="00DF1A2F">
        <w:rPr>
          <w:rFonts w:ascii="Segoe UI" w:eastAsia="Meiryo UI" w:hAnsi="Segoe UI" w:cs="Segoe UI" w:hint="eastAsia"/>
          <w:sz w:val="21"/>
          <w:szCs w:val="21"/>
        </w:rPr>
        <w:t>向かいます。</w:t>
      </w:r>
    </w:p>
    <w:p w14:paraId="1808ABEA" w14:textId="77777777" w:rsidR="002A0004" w:rsidRPr="00DF1A2F" w:rsidRDefault="002A0004" w:rsidP="002060F1">
      <w:pPr>
        <w:pStyle w:val="NormalWeb"/>
        <w:spacing w:before="0" w:beforeAutospacing="0" w:after="0" w:afterAutospacing="0"/>
        <w:rPr>
          <w:rFonts w:ascii="Segoe UI" w:eastAsia="Meiryo UI" w:hAnsi="Segoe UI" w:cs="Segoe UI"/>
          <w:b/>
        </w:rPr>
      </w:pPr>
    </w:p>
    <w:p w14:paraId="1FB7E4E9" w14:textId="77777777" w:rsidR="002A0004" w:rsidRPr="00DF1A2F" w:rsidRDefault="00AF6CFA" w:rsidP="002060F1">
      <w:pPr>
        <w:pStyle w:val="NormalWeb"/>
        <w:spacing w:before="0" w:beforeAutospacing="0" w:after="0" w:afterAutospacing="0"/>
        <w:rPr>
          <w:rFonts w:ascii="Segoe UI" w:eastAsia="Meiryo UI" w:hAnsi="Segoe UI" w:cs="Segoe UI"/>
          <w:b/>
        </w:rPr>
      </w:pPr>
      <w:r w:rsidRPr="00DF1A2F">
        <w:rPr>
          <w:rFonts w:ascii="Segoe UI" w:eastAsia="Meiryo UI" w:hAnsi="Segoe UI" w:cs="Segoe UI"/>
          <w:b/>
        </w:rPr>
        <w:br w:type="page"/>
      </w:r>
    </w:p>
    <w:p w14:paraId="6CD57B42" w14:textId="77777777" w:rsidR="002060F1" w:rsidRPr="00DF1A2F" w:rsidRDefault="002060F1" w:rsidP="00AF6CFA">
      <w:pPr>
        <w:pStyle w:val="Heading2"/>
        <w:rPr>
          <w:rFonts w:ascii="Segoe UI" w:eastAsia="Meiryo UI" w:hAnsi="Segoe UI" w:cs="Segoe UI"/>
        </w:rPr>
      </w:pPr>
      <w:bookmarkStart w:id="2245" w:name="_Toc425691145"/>
      <w:r w:rsidRPr="00DF1A2F">
        <w:rPr>
          <w:rFonts w:ascii="Segoe UI" w:eastAsia="Meiryo UI" w:hAnsi="Segoe UI" w:cs="Segoe UI"/>
        </w:rPr>
        <w:lastRenderedPageBreak/>
        <w:t>SolftLayer</w:t>
      </w:r>
      <w:r w:rsidRPr="00DF1A2F">
        <w:rPr>
          <w:rFonts w:ascii="Segoe UI" w:eastAsia="Meiryo UI" w:hAnsi="Segoe UI" w:cs="Segoe UI" w:hint="eastAsia"/>
        </w:rPr>
        <w:t>のネットワーク構成例</w:t>
      </w:r>
      <w:bookmarkEnd w:id="2245"/>
    </w:p>
    <w:p w14:paraId="54E69128" w14:textId="77777777" w:rsidR="002060F1" w:rsidRPr="00DF1A2F" w:rsidRDefault="002060F1" w:rsidP="002060F1">
      <w:pPr>
        <w:pStyle w:val="NormalWeb"/>
        <w:spacing w:before="0" w:beforeAutospacing="0" w:after="0" w:afterAutospacing="0"/>
        <w:rPr>
          <w:rFonts w:ascii="Segoe UI" w:eastAsia="Meiryo UI" w:hAnsi="Segoe UI" w:cs="Segoe UI"/>
          <w:b/>
        </w:rPr>
      </w:pPr>
      <w:r w:rsidRPr="00DF1A2F">
        <w:rPr>
          <w:rFonts w:ascii="Segoe UI" w:eastAsia="Meiryo UI" w:hAnsi="Segoe UI" w:cs="Segoe UI"/>
          <w:b/>
        </w:rPr>
        <w:t>[</w:t>
      </w:r>
      <w:r w:rsidRPr="00DF1A2F">
        <w:rPr>
          <w:rFonts w:ascii="Segoe UI" w:eastAsia="Meiryo UI" w:hAnsi="Segoe UI" w:cs="Segoe UI" w:hint="eastAsia"/>
          <w:b/>
        </w:rPr>
        <w:t>基本構成例</w:t>
      </w:r>
      <w:r w:rsidRPr="00DF1A2F">
        <w:rPr>
          <w:rFonts w:ascii="Segoe UI" w:eastAsia="Meiryo UI" w:hAnsi="Segoe UI" w:cs="Segoe UI"/>
          <w:b/>
        </w:rPr>
        <w:t>]</w:t>
      </w:r>
    </w:p>
    <w:p w14:paraId="2C5B80E0" w14:textId="77777777" w:rsidR="002060F1" w:rsidRPr="00DF1A2F" w:rsidRDefault="002060F1" w:rsidP="002060F1">
      <w:pPr>
        <w:pStyle w:val="NormalWeb"/>
        <w:spacing w:before="0" w:beforeAutospacing="0" w:after="0" w:afterAutospacing="0"/>
        <w:rPr>
          <w:rFonts w:ascii="Segoe UI" w:eastAsia="Meiryo UI" w:hAnsi="Segoe UI" w:cs="Segoe UI"/>
          <w:b/>
          <w:sz w:val="21"/>
        </w:rPr>
      </w:pPr>
      <w:r w:rsidRPr="00DF1A2F">
        <w:rPr>
          <w:rFonts w:ascii="Segoe UI" w:eastAsia="Meiryo UI" w:hAnsi="Segoe UI" w:cs="Segoe UI" w:hint="eastAsia"/>
          <w:sz w:val="21"/>
        </w:rPr>
        <w:t>サーバの起動直後にソフトウェアファイアウォールで最低限のセキュリティを確保している構成です。なお、管理者は</w:t>
      </w:r>
      <w:r w:rsidRPr="00DF1A2F">
        <w:rPr>
          <w:rFonts w:ascii="Segoe UI" w:eastAsia="Meiryo UI" w:hAnsi="Segoe UI" w:cs="Segoe UI"/>
          <w:sz w:val="21"/>
        </w:rPr>
        <w:t>SSL VPN</w:t>
      </w:r>
      <w:r w:rsidRPr="00DF1A2F">
        <w:rPr>
          <w:rFonts w:ascii="Segoe UI" w:eastAsia="Meiryo UI" w:hAnsi="Segoe UI" w:cs="Segoe UI" w:hint="eastAsia"/>
          <w:sz w:val="21"/>
        </w:rPr>
        <w:t>でサーバに接続しています。</w:t>
      </w:r>
    </w:p>
    <w:p w14:paraId="4D6BE6F1" w14:textId="353F3F62" w:rsidR="002060F1" w:rsidRPr="00DF1A2F" w:rsidRDefault="001A1358" w:rsidP="002060F1">
      <w:pPr>
        <w:pStyle w:val="NormalWeb"/>
        <w:spacing w:before="0" w:beforeAutospacing="0" w:after="0" w:afterAutospacing="0"/>
        <w:rPr>
          <w:rFonts w:ascii="Segoe UI" w:eastAsia="Meiryo UI" w:hAnsi="Segoe UI" w:cs="Segoe UI"/>
          <w:noProof/>
        </w:rPr>
      </w:pPr>
      <w:r w:rsidRPr="00DF1A2F">
        <w:rPr>
          <w:rFonts w:ascii="Segoe UI" w:eastAsia="Meiryo UI" w:hAnsi="Segoe UI" w:cs="Segoe UI"/>
          <w:noProof/>
          <w:rPrChange w:id="2246" w:author="Kitase" w:date="2015-07-26T16:23:00Z">
            <w:rPr>
              <w:rFonts w:ascii="Segoe UI" w:eastAsia="Meiryo UI" w:hAnsi="Segoe UI" w:cs="Segoe UI"/>
              <w:noProof/>
            </w:rPr>
          </w:rPrChange>
        </w:rPr>
        <w:drawing>
          <wp:inline distT="0" distB="0" distL="0" distR="0" wp14:anchorId="5D05F2DD" wp14:editId="7AD76B60">
            <wp:extent cx="4324350" cy="2228850"/>
            <wp:effectExtent l="19050" t="19050" r="19050" b="19050"/>
            <wp:docPr id="27"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24350" cy="2228850"/>
                    </a:xfrm>
                    <a:prstGeom prst="rect">
                      <a:avLst/>
                    </a:prstGeom>
                    <a:noFill/>
                    <a:ln w="9525" cmpd="sng">
                      <a:solidFill>
                        <a:srgbClr val="4F81BD"/>
                      </a:solidFill>
                      <a:miter lim="800000"/>
                      <a:headEnd/>
                      <a:tailEnd/>
                    </a:ln>
                    <a:effectLst/>
                  </pic:spPr>
                </pic:pic>
              </a:graphicData>
            </a:graphic>
          </wp:inline>
        </w:drawing>
      </w:r>
    </w:p>
    <w:p w14:paraId="3F879606" w14:textId="77777777" w:rsidR="004709FE" w:rsidRPr="00DF1A2F" w:rsidRDefault="004709FE" w:rsidP="004709FE">
      <w:pPr>
        <w:pStyle w:val="NormalWeb"/>
        <w:spacing w:before="0" w:beforeAutospacing="0" w:after="0" w:afterAutospacing="0"/>
        <w:rPr>
          <w:rFonts w:ascii="Segoe UI" w:eastAsia="Meiryo UI" w:hAnsi="Segoe UI" w:cs="Segoe UI"/>
        </w:rPr>
      </w:pPr>
      <w:r w:rsidRPr="00DF1A2F">
        <w:rPr>
          <w:rFonts w:ascii="Segoe UI" w:eastAsia="Meiryo UI" w:hAnsi="Segoe UI" w:cs="Segoe UI"/>
          <w:color w:val="000000"/>
          <w:sz w:val="20"/>
          <w:szCs w:val="20"/>
        </w:rPr>
        <w:t xml:space="preserve">CCI: </w:t>
      </w:r>
      <w:r w:rsidRPr="00DF1A2F">
        <w:rPr>
          <w:rFonts w:ascii="Segoe UI" w:eastAsia="Meiryo UI" w:hAnsi="Segoe UI" w:cs="Segoe UI" w:hint="eastAsia"/>
          <w:color w:val="000000"/>
          <w:sz w:val="20"/>
          <w:szCs w:val="20"/>
        </w:rPr>
        <w:t>クラウドインスタンス、</w:t>
      </w:r>
      <w:r w:rsidRPr="00DF1A2F">
        <w:rPr>
          <w:rFonts w:ascii="Segoe UI" w:eastAsia="Meiryo UI" w:hAnsi="Segoe UI" w:cs="Segoe UI"/>
          <w:color w:val="000000"/>
          <w:sz w:val="20"/>
          <w:szCs w:val="20"/>
        </w:rPr>
        <w:t xml:space="preserve">BMC: </w:t>
      </w:r>
      <w:r w:rsidRPr="00DF1A2F">
        <w:rPr>
          <w:rFonts w:ascii="Segoe UI" w:eastAsia="Meiryo UI" w:hAnsi="Segoe UI" w:cs="Segoe UI" w:hint="eastAsia"/>
          <w:color w:val="000000"/>
          <w:sz w:val="20"/>
          <w:szCs w:val="20"/>
        </w:rPr>
        <w:t>ベアメタルインスタンス、</w:t>
      </w:r>
      <w:r w:rsidRPr="00DF1A2F">
        <w:rPr>
          <w:rFonts w:ascii="Segoe UI" w:eastAsia="Meiryo UI" w:hAnsi="Segoe UI" w:cs="Segoe UI"/>
          <w:color w:val="000000"/>
          <w:sz w:val="20"/>
          <w:szCs w:val="20"/>
        </w:rPr>
        <w:t xml:space="preserve">DS: </w:t>
      </w:r>
      <w:r w:rsidRPr="00DF1A2F">
        <w:rPr>
          <w:rFonts w:ascii="Segoe UI" w:eastAsia="Meiryo UI" w:hAnsi="Segoe UI" w:cs="Segoe UI" w:hint="eastAsia"/>
          <w:color w:val="000000"/>
          <w:sz w:val="20"/>
          <w:szCs w:val="20"/>
        </w:rPr>
        <w:t>ベアメタルサーバ</w:t>
      </w:r>
    </w:p>
    <w:p w14:paraId="4F93424A" w14:textId="77777777" w:rsidR="004709FE" w:rsidRPr="00DF1A2F" w:rsidRDefault="004709FE" w:rsidP="002060F1">
      <w:pPr>
        <w:pStyle w:val="NormalWeb"/>
        <w:spacing w:before="0" w:beforeAutospacing="0" w:after="0" w:afterAutospacing="0"/>
        <w:rPr>
          <w:rFonts w:ascii="Segoe UI" w:eastAsia="Meiryo UI" w:hAnsi="Segoe UI" w:cs="Segoe UI"/>
          <w:b/>
        </w:rPr>
      </w:pPr>
    </w:p>
    <w:p w14:paraId="5F62F01D" w14:textId="77777777" w:rsidR="002060F1" w:rsidRPr="00DF1A2F" w:rsidRDefault="002060F1" w:rsidP="002060F1">
      <w:pPr>
        <w:pStyle w:val="NormalWeb"/>
        <w:spacing w:before="0" w:beforeAutospacing="0" w:after="0" w:afterAutospacing="0"/>
        <w:rPr>
          <w:rFonts w:ascii="Segoe UI" w:eastAsia="Meiryo UI" w:hAnsi="Segoe UI" w:cs="Segoe UI"/>
          <w:b/>
        </w:rPr>
      </w:pPr>
      <w:r w:rsidRPr="00DF1A2F">
        <w:rPr>
          <w:rFonts w:ascii="Segoe UI" w:eastAsia="Meiryo UI" w:hAnsi="Segoe UI" w:cs="Segoe UI"/>
          <w:b/>
        </w:rPr>
        <w:t>[</w:t>
      </w:r>
      <w:r w:rsidRPr="00DF1A2F">
        <w:rPr>
          <w:rFonts w:ascii="Segoe UI" w:eastAsia="Meiryo UI" w:hAnsi="Segoe UI" w:cs="Segoe UI" w:hint="eastAsia"/>
          <w:b/>
        </w:rPr>
        <w:t>ハードウェアファイアウォール構成例</w:t>
      </w:r>
      <w:r w:rsidRPr="00DF1A2F">
        <w:rPr>
          <w:rFonts w:ascii="Segoe UI" w:eastAsia="Meiryo UI" w:hAnsi="Segoe UI" w:cs="Segoe UI"/>
          <w:b/>
        </w:rPr>
        <w:t>]</w:t>
      </w:r>
    </w:p>
    <w:p w14:paraId="71A28391" w14:textId="77777777" w:rsidR="002060F1" w:rsidRPr="00DF1A2F" w:rsidRDefault="002060F1" w:rsidP="002060F1">
      <w:pPr>
        <w:pStyle w:val="NormalWeb"/>
        <w:spacing w:before="0" w:beforeAutospacing="0" w:after="0" w:afterAutospacing="0"/>
        <w:rPr>
          <w:rFonts w:ascii="Segoe UI" w:eastAsia="Meiryo UI" w:hAnsi="Segoe UI" w:cs="Segoe UI"/>
          <w:b/>
          <w:sz w:val="21"/>
        </w:rPr>
      </w:pPr>
      <w:r w:rsidRPr="00DF1A2F">
        <w:rPr>
          <w:rFonts w:ascii="Segoe UI" w:eastAsia="Meiryo UI" w:hAnsi="Segoe UI" w:cs="Segoe UI" w:hint="eastAsia"/>
          <w:sz w:val="21"/>
        </w:rPr>
        <w:t>ハードウェアファイアフォールでセキュリティ</w:t>
      </w:r>
      <w:r w:rsidR="004709FE" w:rsidRPr="00DF1A2F">
        <w:rPr>
          <w:rFonts w:ascii="Segoe UI" w:eastAsia="Meiryo UI" w:hAnsi="Segoe UI" w:cs="Segoe UI" w:hint="eastAsia"/>
          <w:sz w:val="21"/>
        </w:rPr>
        <w:t>を</w:t>
      </w:r>
      <w:r w:rsidRPr="00DF1A2F">
        <w:rPr>
          <w:rFonts w:ascii="Segoe UI" w:eastAsia="Meiryo UI" w:hAnsi="Segoe UI" w:cs="Segoe UI" w:hint="eastAsia"/>
          <w:sz w:val="21"/>
        </w:rPr>
        <w:t>より強化した構成の例です</w:t>
      </w:r>
      <w:r w:rsidR="004709FE" w:rsidRPr="00DF1A2F">
        <w:rPr>
          <w:rFonts w:ascii="Segoe UI" w:eastAsia="Meiryo UI" w:hAnsi="Segoe UI" w:cs="Segoe UI" w:hint="eastAsia"/>
          <w:sz w:val="21"/>
        </w:rPr>
        <w:t>。</w:t>
      </w:r>
    </w:p>
    <w:p w14:paraId="029E3542" w14:textId="089C71A8" w:rsidR="002060F1" w:rsidRPr="00DF1A2F" w:rsidRDefault="001A1358" w:rsidP="002060F1">
      <w:pPr>
        <w:pStyle w:val="NormalWeb"/>
        <w:spacing w:before="0" w:beforeAutospacing="0" w:after="0" w:afterAutospacing="0"/>
        <w:rPr>
          <w:rFonts w:ascii="Segoe UI" w:eastAsia="Meiryo UI" w:hAnsi="Segoe UI" w:cs="Segoe UI"/>
          <w:noProof/>
        </w:rPr>
      </w:pPr>
      <w:r w:rsidRPr="00DF1A2F">
        <w:rPr>
          <w:rFonts w:ascii="Segoe UI" w:eastAsia="Meiryo UI" w:hAnsi="Segoe UI" w:cs="Segoe UI"/>
          <w:noProof/>
          <w:rPrChange w:id="2247" w:author="Kitase" w:date="2015-07-26T16:23:00Z">
            <w:rPr>
              <w:rFonts w:ascii="Segoe UI" w:eastAsia="Meiryo UI" w:hAnsi="Segoe UI" w:cs="Segoe UI"/>
              <w:noProof/>
            </w:rPr>
          </w:rPrChange>
        </w:rPr>
        <w:drawing>
          <wp:inline distT="0" distB="0" distL="0" distR="0" wp14:anchorId="4842FC33" wp14:editId="0824D8C3">
            <wp:extent cx="4286250" cy="2295525"/>
            <wp:effectExtent l="19050" t="19050" r="1905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6250" cy="2295525"/>
                    </a:xfrm>
                    <a:prstGeom prst="rect">
                      <a:avLst/>
                    </a:prstGeom>
                    <a:noFill/>
                    <a:ln w="9525" cmpd="sng">
                      <a:solidFill>
                        <a:srgbClr val="4F81BD"/>
                      </a:solidFill>
                      <a:miter lim="800000"/>
                      <a:headEnd/>
                      <a:tailEnd/>
                    </a:ln>
                    <a:effectLst/>
                  </pic:spPr>
                </pic:pic>
              </a:graphicData>
            </a:graphic>
          </wp:inline>
        </w:drawing>
      </w:r>
    </w:p>
    <w:p w14:paraId="0A6DE7E4" w14:textId="77777777" w:rsidR="004709FE" w:rsidRPr="00DF1A2F" w:rsidRDefault="004709FE" w:rsidP="004709FE">
      <w:pPr>
        <w:pStyle w:val="NormalWeb"/>
        <w:spacing w:before="0" w:beforeAutospacing="0" w:after="0" w:afterAutospacing="0"/>
        <w:rPr>
          <w:rFonts w:ascii="Segoe UI" w:eastAsia="Meiryo UI" w:hAnsi="Segoe UI" w:cs="Segoe UI"/>
          <w:color w:val="000000"/>
          <w:sz w:val="20"/>
          <w:szCs w:val="20"/>
        </w:rPr>
      </w:pPr>
      <w:r w:rsidRPr="00DF1A2F">
        <w:rPr>
          <w:rFonts w:ascii="Segoe UI" w:eastAsia="Meiryo UI" w:hAnsi="Segoe UI" w:cs="Segoe UI"/>
          <w:color w:val="000000"/>
          <w:sz w:val="20"/>
          <w:szCs w:val="20"/>
        </w:rPr>
        <w:t xml:space="preserve">CCI: </w:t>
      </w:r>
      <w:r w:rsidRPr="00DF1A2F">
        <w:rPr>
          <w:rFonts w:ascii="Segoe UI" w:eastAsia="Meiryo UI" w:hAnsi="Segoe UI" w:cs="Segoe UI" w:hint="eastAsia"/>
          <w:color w:val="000000"/>
          <w:sz w:val="20"/>
          <w:szCs w:val="20"/>
        </w:rPr>
        <w:t>クラウドインスタンス、</w:t>
      </w:r>
      <w:r w:rsidRPr="00DF1A2F">
        <w:rPr>
          <w:rFonts w:ascii="Segoe UI" w:eastAsia="Meiryo UI" w:hAnsi="Segoe UI" w:cs="Segoe UI"/>
          <w:color w:val="000000"/>
          <w:sz w:val="20"/>
          <w:szCs w:val="20"/>
        </w:rPr>
        <w:t xml:space="preserve">BMC: </w:t>
      </w:r>
      <w:r w:rsidRPr="00DF1A2F">
        <w:rPr>
          <w:rFonts w:ascii="Segoe UI" w:eastAsia="Meiryo UI" w:hAnsi="Segoe UI" w:cs="Segoe UI" w:hint="eastAsia"/>
          <w:color w:val="000000"/>
          <w:sz w:val="20"/>
          <w:szCs w:val="20"/>
        </w:rPr>
        <w:t>ベアメタルインスタンス、</w:t>
      </w:r>
      <w:r w:rsidRPr="00DF1A2F">
        <w:rPr>
          <w:rFonts w:ascii="Segoe UI" w:eastAsia="Meiryo UI" w:hAnsi="Segoe UI" w:cs="Segoe UI"/>
          <w:color w:val="000000"/>
          <w:sz w:val="20"/>
          <w:szCs w:val="20"/>
        </w:rPr>
        <w:t xml:space="preserve">DS: </w:t>
      </w:r>
      <w:r w:rsidRPr="00DF1A2F">
        <w:rPr>
          <w:rFonts w:ascii="Segoe UI" w:eastAsia="Meiryo UI" w:hAnsi="Segoe UI" w:cs="Segoe UI" w:hint="eastAsia"/>
          <w:color w:val="000000"/>
          <w:sz w:val="20"/>
          <w:szCs w:val="20"/>
        </w:rPr>
        <w:t>ベアメタルサーバ</w:t>
      </w:r>
    </w:p>
    <w:p w14:paraId="3565D12D" w14:textId="77777777" w:rsidR="002060F1" w:rsidRPr="00DF1A2F" w:rsidRDefault="00B310AA" w:rsidP="002060F1">
      <w:pPr>
        <w:pStyle w:val="NormalWeb"/>
        <w:spacing w:before="0" w:beforeAutospacing="0" w:after="0" w:afterAutospacing="0"/>
        <w:rPr>
          <w:rFonts w:ascii="Segoe UI" w:eastAsia="Meiryo UI" w:hAnsi="Segoe UI" w:cs="Segoe UI"/>
          <w:b/>
        </w:rPr>
      </w:pPr>
      <w:r w:rsidRPr="00DF1A2F">
        <w:rPr>
          <w:rFonts w:ascii="Segoe UI" w:eastAsia="Meiryo UI" w:hAnsi="Segoe UI" w:cs="Segoe UI"/>
          <w:color w:val="000000"/>
          <w:sz w:val="20"/>
          <w:szCs w:val="20"/>
        </w:rPr>
        <w:br w:type="page"/>
      </w:r>
      <w:r w:rsidR="002060F1" w:rsidRPr="00DF1A2F">
        <w:rPr>
          <w:rFonts w:ascii="Segoe UI" w:eastAsia="Meiryo UI" w:hAnsi="Segoe UI" w:cs="Segoe UI"/>
          <w:b/>
        </w:rPr>
        <w:lastRenderedPageBreak/>
        <w:t>[</w:t>
      </w:r>
      <w:r w:rsidR="002060F1" w:rsidRPr="00DF1A2F">
        <w:rPr>
          <w:rFonts w:ascii="Segoe UI" w:eastAsia="Meiryo UI" w:hAnsi="Segoe UI" w:cs="Segoe UI" w:hint="eastAsia"/>
          <w:b/>
        </w:rPr>
        <w:t>ハードウェアファイアウォール</w:t>
      </w:r>
      <w:r w:rsidR="002060F1" w:rsidRPr="00DF1A2F">
        <w:rPr>
          <w:rFonts w:ascii="Segoe UI" w:eastAsia="Meiryo UI" w:hAnsi="Segoe UI" w:cs="Segoe UI"/>
          <w:b/>
        </w:rPr>
        <w:t>+</w:t>
      </w:r>
      <w:r w:rsidR="002060F1" w:rsidRPr="00DF1A2F">
        <w:rPr>
          <w:rFonts w:ascii="Segoe UI" w:eastAsia="Meiryo UI" w:hAnsi="Segoe UI" w:cs="Segoe UI" w:hint="eastAsia"/>
          <w:b/>
        </w:rPr>
        <w:t>ロードバランサー構成例</w:t>
      </w:r>
      <w:r w:rsidR="002060F1" w:rsidRPr="00DF1A2F">
        <w:rPr>
          <w:rFonts w:ascii="Segoe UI" w:eastAsia="Meiryo UI" w:hAnsi="Segoe UI" w:cs="Segoe UI"/>
          <w:b/>
        </w:rPr>
        <w:t>]</w:t>
      </w:r>
    </w:p>
    <w:p w14:paraId="1E16706D" w14:textId="77777777" w:rsidR="002060F1" w:rsidRPr="00DF1A2F" w:rsidRDefault="002060F1" w:rsidP="002060F1">
      <w:pPr>
        <w:pStyle w:val="NormalWeb"/>
        <w:spacing w:before="0" w:beforeAutospacing="0" w:after="0" w:afterAutospacing="0"/>
        <w:rPr>
          <w:rFonts w:ascii="Segoe UI" w:eastAsia="Meiryo UI" w:hAnsi="Segoe UI" w:cs="Segoe UI"/>
          <w:b/>
          <w:sz w:val="21"/>
        </w:rPr>
      </w:pPr>
      <w:r w:rsidRPr="00DF1A2F">
        <w:rPr>
          <w:rFonts w:ascii="Segoe UI" w:eastAsia="Meiryo UI" w:hAnsi="Segoe UI" w:cs="Segoe UI" w:hint="eastAsia"/>
          <w:sz w:val="21"/>
        </w:rPr>
        <w:t>必要に応じてロードバランサーを追加できます。</w:t>
      </w:r>
    </w:p>
    <w:p w14:paraId="5DE3BBEB" w14:textId="61FE05EF" w:rsidR="002060F1" w:rsidRPr="00DF1A2F" w:rsidRDefault="001A1358" w:rsidP="008A5DA8">
      <w:pPr>
        <w:jc w:val="left"/>
        <w:rPr>
          <w:rFonts w:ascii="Segoe UI" w:eastAsia="Meiryo UI" w:hAnsi="Segoe UI" w:cs="Segoe UI"/>
        </w:rPr>
      </w:pPr>
      <w:r w:rsidRPr="00DF1A2F">
        <w:rPr>
          <w:rFonts w:ascii="Segoe UI" w:eastAsia="Meiryo UI" w:hAnsi="Segoe UI" w:cs="Segoe UI"/>
          <w:noProof/>
          <w:rPrChange w:id="2248" w:author="Kitase" w:date="2015-07-26T16:23:00Z">
            <w:rPr>
              <w:rFonts w:ascii="Segoe UI" w:eastAsia="Meiryo UI" w:hAnsi="Segoe UI" w:cs="Segoe UI"/>
              <w:noProof/>
            </w:rPr>
          </w:rPrChange>
        </w:rPr>
        <w:drawing>
          <wp:inline distT="0" distB="0" distL="0" distR="0" wp14:anchorId="4CD20A4A" wp14:editId="061EADCB">
            <wp:extent cx="4286250" cy="2390775"/>
            <wp:effectExtent l="19050" t="19050" r="1905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86250" cy="2390775"/>
                    </a:xfrm>
                    <a:prstGeom prst="rect">
                      <a:avLst/>
                    </a:prstGeom>
                    <a:noFill/>
                    <a:ln w="9525" cmpd="sng">
                      <a:solidFill>
                        <a:srgbClr val="4F81BD"/>
                      </a:solidFill>
                      <a:miter lim="800000"/>
                      <a:headEnd/>
                      <a:tailEnd/>
                    </a:ln>
                    <a:effectLst/>
                  </pic:spPr>
                </pic:pic>
              </a:graphicData>
            </a:graphic>
          </wp:inline>
        </w:drawing>
      </w:r>
    </w:p>
    <w:p w14:paraId="04AD1AAA" w14:textId="77777777" w:rsidR="004B7097" w:rsidRPr="00DF1A2F" w:rsidRDefault="004B7097" w:rsidP="004B7097">
      <w:pPr>
        <w:pStyle w:val="NormalWeb"/>
        <w:spacing w:before="0" w:beforeAutospacing="0" w:after="0" w:afterAutospacing="0"/>
        <w:rPr>
          <w:rFonts w:ascii="Segoe UI" w:eastAsia="Meiryo UI" w:hAnsi="Segoe UI" w:cs="Segoe UI"/>
        </w:rPr>
      </w:pPr>
      <w:r w:rsidRPr="00DF1A2F">
        <w:rPr>
          <w:rFonts w:ascii="Segoe UI" w:eastAsia="Meiryo UI" w:hAnsi="Segoe UI" w:cs="Segoe UI"/>
          <w:color w:val="000000"/>
          <w:sz w:val="20"/>
          <w:szCs w:val="20"/>
        </w:rPr>
        <w:t xml:space="preserve">CCI: </w:t>
      </w:r>
      <w:r w:rsidRPr="00DF1A2F">
        <w:rPr>
          <w:rFonts w:ascii="Segoe UI" w:eastAsia="Meiryo UI" w:hAnsi="Segoe UI" w:cs="Segoe UI" w:hint="eastAsia"/>
          <w:color w:val="000000"/>
          <w:sz w:val="20"/>
          <w:szCs w:val="20"/>
        </w:rPr>
        <w:t>クラウドインスタンス、</w:t>
      </w:r>
      <w:r w:rsidRPr="00DF1A2F">
        <w:rPr>
          <w:rFonts w:ascii="Segoe UI" w:eastAsia="Meiryo UI" w:hAnsi="Segoe UI" w:cs="Segoe UI"/>
          <w:color w:val="000000"/>
          <w:sz w:val="20"/>
          <w:szCs w:val="20"/>
        </w:rPr>
        <w:t xml:space="preserve">BMC: </w:t>
      </w:r>
      <w:r w:rsidRPr="00DF1A2F">
        <w:rPr>
          <w:rFonts w:ascii="Segoe UI" w:eastAsia="Meiryo UI" w:hAnsi="Segoe UI" w:cs="Segoe UI" w:hint="eastAsia"/>
          <w:color w:val="000000"/>
          <w:sz w:val="20"/>
          <w:szCs w:val="20"/>
        </w:rPr>
        <w:t>ベアメタルインスタンス、</w:t>
      </w:r>
      <w:r w:rsidRPr="00DF1A2F">
        <w:rPr>
          <w:rFonts w:ascii="Segoe UI" w:eastAsia="Meiryo UI" w:hAnsi="Segoe UI" w:cs="Segoe UI"/>
          <w:color w:val="000000"/>
          <w:sz w:val="20"/>
          <w:szCs w:val="20"/>
        </w:rPr>
        <w:t xml:space="preserve">DS: </w:t>
      </w:r>
      <w:r w:rsidRPr="00DF1A2F">
        <w:rPr>
          <w:rFonts w:ascii="Segoe UI" w:eastAsia="Meiryo UI" w:hAnsi="Segoe UI" w:cs="Segoe UI" w:hint="eastAsia"/>
          <w:color w:val="000000"/>
          <w:sz w:val="20"/>
          <w:szCs w:val="20"/>
        </w:rPr>
        <w:t>ベアメタルサーバ</w:t>
      </w:r>
    </w:p>
    <w:p w14:paraId="7FE49BA2" w14:textId="77777777" w:rsidR="002060F1" w:rsidRPr="00DF1A2F" w:rsidRDefault="002060F1" w:rsidP="008A5DA8">
      <w:pPr>
        <w:jc w:val="left"/>
        <w:rPr>
          <w:rFonts w:ascii="Segoe UI" w:eastAsia="Meiryo UI" w:hAnsi="Segoe UI" w:cs="Segoe UI"/>
        </w:rPr>
      </w:pPr>
    </w:p>
    <w:p w14:paraId="003398AE" w14:textId="77777777" w:rsidR="002060F1" w:rsidRPr="00DF1A2F" w:rsidRDefault="002060F1" w:rsidP="008A5DA8">
      <w:pPr>
        <w:rPr>
          <w:rFonts w:ascii="Segoe UI" w:eastAsia="Meiryo UI" w:hAnsi="Segoe UI" w:cs="Segoe UI"/>
          <w:b/>
          <w:sz w:val="24"/>
        </w:rPr>
      </w:pPr>
      <w:r w:rsidRPr="00DF1A2F">
        <w:rPr>
          <w:rFonts w:ascii="Segoe UI" w:eastAsia="Meiryo UI" w:hAnsi="Segoe UI" w:cs="Segoe UI"/>
          <w:b/>
          <w:sz w:val="24"/>
        </w:rPr>
        <w:t>[</w:t>
      </w:r>
      <w:r w:rsidRPr="00DF1A2F">
        <w:rPr>
          <w:rFonts w:ascii="Segoe UI" w:eastAsia="Meiryo UI" w:hAnsi="Segoe UI" w:cs="Segoe UI" w:hint="eastAsia"/>
          <w:b/>
          <w:sz w:val="24"/>
        </w:rPr>
        <w:t>マルチデータセンターへの分散システム構成例</w:t>
      </w:r>
      <w:r w:rsidRPr="00DF1A2F">
        <w:rPr>
          <w:rFonts w:ascii="Segoe UI" w:eastAsia="Meiryo UI" w:hAnsi="Segoe UI" w:cs="Segoe UI"/>
          <w:b/>
          <w:sz w:val="24"/>
        </w:rPr>
        <w:t>]</w:t>
      </w:r>
    </w:p>
    <w:p w14:paraId="56750461" w14:textId="77777777" w:rsidR="002060F1" w:rsidRPr="00DF1A2F" w:rsidRDefault="002060F1" w:rsidP="002060F1">
      <w:pPr>
        <w:pStyle w:val="NormalWeb"/>
        <w:spacing w:before="0" w:beforeAutospacing="0" w:after="0" w:afterAutospacing="0"/>
        <w:rPr>
          <w:rFonts w:ascii="Segoe UI" w:eastAsia="Meiryo UI" w:hAnsi="Segoe UI" w:cs="Segoe UI"/>
          <w:sz w:val="21"/>
        </w:rPr>
      </w:pPr>
      <w:r w:rsidRPr="00DF1A2F">
        <w:rPr>
          <w:rFonts w:ascii="Segoe UI" w:eastAsia="Meiryo UI" w:hAnsi="Segoe UI" w:cs="Segoe UI" w:hint="eastAsia"/>
          <w:sz w:val="21"/>
        </w:rPr>
        <w:t>複数のデータセンターにまたがる分散システム構成も可能です。</w:t>
      </w:r>
      <w:r w:rsidRPr="00DF1A2F">
        <w:rPr>
          <w:rFonts w:ascii="Segoe UI" w:eastAsia="Meiryo UI" w:hAnsi="Segoe UI" w:cs="Segoe UI"/>
          <w:sz w:val="21"/>
        </w:rPr>
        <w:t>SoftLayer</w:t>
      </w:r>
      <w:r w:rsidRPr="00DF1A2F">
        <w:rPr>
          <w:rFonts w:ascii="Segoe UI" w:eastAsia="Meiryo UI" w:hAnsi="Segoe UI" w:cs="Segoe UI" w:hint="eastAsia"/>
          <w:sz w:val="21"/>
        </w:rPr>
        <w:t>のデータセンター間は専用線で結ばれており、無料で</w:t>
      </w:r>
      <w:r w:rsidRPr="00DF1A2F">
        <w:rPr>
          <w:rFonts w:ascii="Segoe UI" w:eastAsia="Meiryo UI" w:hAnsi="Segoe UI" w:cs="Segoe UI"/>
          <w:sz w:val="21"/>
        </w:rPr>
        <w:t>Private WAN</w:t>
      </w:r>
      <w:r w:rsidRPr="00DF1A2F">
        <w:rPr>
          <w:rFonts w:ascii="Segoe UI" w:eastAsia="Meiryo UI" w:hAnsi="Segoe UI" w:cs="Segoe UI" w:hint="eastAsia"/>
          <w:sz w:val="21"/>
        </w:rPr>
        <w:t>が構成できます。</w:t>
      </w:r>
    </w:p>
    <w:p w14:paraId="6235EDC8" w14:textId="32E3BBE0" w:rsidR="002060F1" w:rsidRPr="00DF1A2F" w:rsidRDefault="001A1358" w:rsidP="008A5DA8">
      <w:pPr>
        <w:jc w:val="left"/>
        <w:rPr>
          <w:rFonts w:ascii="Segoe UI" w:eastAsia="Meiryo UI" w:hAnsi="Segoe UI" w:cs="Segoe UI"/>
          <w:noProof/>
        </w:rPr>
      </w:pPr>
      <w:r w:rsidRPr="00DF1A2F">
        <w:rPr>
          <w:rFonts w:ascii="Segoe UI" w:eastAsia="Meiryo UI" w:hAnsi="Segoe UI" w:cs="Segoe UI"/>
          <w:noProof/>
          <w:rPrChange w:id="2249" w:author="Kitase" w:date="2015-07-26T16:23:00Z">
            <w:rPr>
              <w:rFonts w:ascii="Segoe UI" w:eastAsia="Meiryo UI" w:hAnsi="Segoe UI" w:cs="Segoe UI"/>
              <w:noProof/>
            </w:rPr>
          </w:rPrChange>
        </w:rPr>
        <w:drawing>
          <wp:inline distT="0" distB="0" distL="0" distR="0" wp14:anchorId="30E1A9F3" wp14:editId="207490CD">
            <wp:extent cx="4295775" cy="3419475"/>
            <wp:effectExtent l="19050" t="19050" r="28575" b="28575"/>
            <wp:docPr id="30"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5775" cy="3419475"/>
                    </a:xfrm>
                    <a:prstGeom prst="rect">
                      <a:avLst/>
                    </a:prstGeom>
                    <a:noFill/>
                    <a:ln w="9525" cmpd="sng">
                      <a:solidFill>
                        <a:srgbClr val="4F81BD"/>
                      </a:solidFill>
                      <a:miter lim="800000"/>
                      <a:headEnd/>
                      <a:tailEnd/>
                    </a:ln>
                    <a:effectLst/>
                  </pic:spPr>
                </pic:pic>
              </a:graphicData>
            </a:graphic>
          </wp:inline>
        </w:drawing>
      </w:r>
    </w:p>
    <w:p w14:paraId="49EFF323" w14:textId="77777777" w:rsidR="007608A9" w:rsidRPr="00DF1A2F" w:rsidRDefault="004B7097" w:rsidP="004B7097">
      <w:pPr>
        <w:pStyle w:val="NormalWeb"/>
        <w:spacing w:before="0" w:beforeAutospacing="0" w:after="0" w:afterAutospacing="0"/>
        <w:rPr>
          <w:rFonts w:ascii="Segoe UI" w:eastAsia="Meiryo UI" w:hAnsi="Segoe UI" w:cs="Segoe UI"/>
          <w:color w:val="000000"/>
          <w:sz w:val="20"/>
          <w:szCs w:val="20"/>
        </w:rPr>
      </w:pPr>
      <w:r w:rsidRPr="00DF1A2F">
        <w:rPr>
          <w:rFonts w:ascii="Segoe UI" w:eastAsia="Meiryo UI" w:hAnsi="Segoe UI" w:cs="Segoe UI"/>
          <w:color w:val="000000"/>
          <w:sz w:val="20"/>
          <w:szCs w:val="20"/>
        </w:rPr>
        <w:t xml:space="preserve">CCI: </w:t>
      </w:r>
      <w:r w:rsidRPr="00DF1A2F">
        <w:rPr>
          <w:rFonts w:ascii="Segoe UI" w:eastAsia="Meiryo UI" w:hAnsi="Segoe UI" w:cs="Segoe UI" w:hint="eastAsia"/>
          <w:color w:val="000000"/>
          <w:sz w:val="20"/>
          <w:szCs w:val="20"/>
        </w:rPr>
        <w:t>クラウドインスタンス、</w:t>
      </w:r>
      <w:r w:rsidRPr="00DF1A2F">
        <w:rPr>
          <w:rFonts w:ascii="Segoe UI" w:eastAsia="Meiryo UI" w:hAnsi="Segoe UI" w:cs="Segoe UI"/>
          <w:color w:val="000000"/>
          <w:sz w:val="20"/>
          <w:szCs w:val="20"/>
        </w:rPr>
        <w:t xml:space="preserve">BMC: </w:t>
      </w:r>
      <w:r w:rsidRPr="00DF1A2F">
        <w:rPr>
          <w:rFonts w:ascii="Segoe UI" w:eastAsia="Meiryo UI" w:hAnsi="Segoe UI" w:cs="Segoe UI" w:hint="eastAsia"/>
          <w:color w:val="000000"/>
          <w:sz w:val="20"/>
          <w:szCs w:val="20"/>
        </w:rPr>
        <w:t>ベアメタルインスタンス、</w:t>
      </w:r>
      <w:r w:rsidRPr="00DF1A2F">
        <w:rPr>
          <w:rFonts w:ascii="Segoe UI" w:eastAsia="Meiryo UI" w:hAnsi="Segoe UI" w:cs="Segoe UI"/>
          <w:color w:val="000000"/>
          <w:sz w:val="20"/>
          <w:szCs w:val="20"/>
        </w:rPr>
        <w:t xml:space="preserve">DS: </w:t>
      </w:r>
      <w:r w:rsidRPr="00DF1A2F">
        <w:rPr>
          <w:rFonts w:ascii="Segoe UI" w:eastAsia="Meiryo UI" w:hAnsi="Segoe UI" w:cs="Segoe UI" w:hint="eastAsia"/>
          <w:color w:val="000000"/>
          <w:sz w:val="20"/>
          <w:szCs w:val="20"/>
        </w:rPr>
        <w:t>ベアメタルサーバ</w:t>
      </w:r>
    </w:p>
    <w:p w14:paraId="154F6B9F" w14:textId="77777777" w:rsidR="007608A9" w:rsidRPr="00DF1A2F" w:rsidRDefault="007608A9" w:rsidP="007608A9">
      <w:pPr>
        <w:pStyle w:val="Heading2"/>
        <w:rPr>
          <w:rFonts w:ascii="Segoe UI" w:eastAsia="Meiryo UI" w:hAnsi="Segoe UI" w:cs="Segoe UI"/>
        </w:rPr>
      </w:pPr>
      <w:bookmarkStart w:id="2250" w:name="_Toc425691146"/>
      <w:r w:rsidRPr="00DF1A2F">
        <w:rPr>
          <w:rFonts w:ascii="Segoe UI" w:eastAsia="Meiryo UI" w:hAnsi="Segoe UI" w:cs="Segoe UI"/>
        </w:rPr>
        <w:lastRenderedPageBreak/>
        <w:t>Apache</w:t>
      </w:r>
      <w:r w:rsidRPr="00DF1A2F">
        <w:rPr>
          <w:rFonts w:ascii="Segoe UI" w:eastAsia="Meiryo UI" w:hAnsi="Segoe UI" w:cs="Segoe UI" w:hint="eastAsia"/>
        </w:rPr>
        <w:t>を利用した</w:t>
      </w:r>
      <w:del w:id="2251" w:author="Kitase" w:date="2015-07-25T05:18:00Z">
        <w:r w:rsidRPr="00DF1A2F" w:rsidDel="00730126">
          <w:rPr>
            <w:rFonts w:ascii="Segoe UI" w:eastAsia="Meiryo UI" w:hAnsi="Segoe UI" w:cs="Segoe UI"/>
          </w:rPr>
          <w:delText>Wordpress</w:delText>
        </w:r>
      </w:del>
      <w:ins w:id="2252" w:author="Kitase" w:date="2015-07-25T05:18:00Z">
        <w:r w:rsidR="00730126" w:rsidRPr="00DF1A2F">
          <w:rPr>
            <w:rFonts w:ascii="Segoe UI" w:eastAsia="Meiryo UI" w:hAnsi="Segoe UI" w:cs="Segoe UI"/>
          </w:rPr>
          <w:t>WordPress</w:t>
        </w:r>
      </w:ins>
      <w:r w:rsidRPr="00DF1A2F">
        <w:rPr>
          <w:rFonts w:ascii="Segoe UI" w:eastAsia="Meiryo UI" w:hAnsi="Segoe UI" w:cs="Segoe UI" w:hint="eastAsia"/>
        </w:rPr>
        <w:t>サーバの構築</w:t>
      </w:r>
      <w:bookmarkEnd w:id="2250"/>
    </w:p>
    <w:p w14:paraId="22E06770" w14:textId="77777777" w:rsidR="007608A9" w:rsidRPr="00DF1A2F" w:rsidRDefault="007608A9" w:rsidP="007608A9">
      <w:pPr>
        <w:rPr>
          <w:rFonts w:ascii="Segoe UI" w:eastAsia="Meiryo UI" w:hAnsi="Segoe UI" w:cs="Segoe UI"/>
        </w:rPr>
      </w:pPr>
      <w:r w:rsidRPr="00DF1A2F">
        <w:rPr>
          <w:rFonts w:ascii="Segoe UI" w:eastAsia="Meiryo UI" w:hAnsi="Segoe UI" w:cs="Segoe UI" w:hint="eastAsia"/>
        </w:rPr>
        <w:t>本ハンズオンでは</w:t>
      </w:r>
      <w:del w:id="2253" w:author="Kitase" w:date="2015-07-25T05:18:00Z">
        <w:r w:rsidRPr="00DF1A2F" w:rsidDel="00730126">
          <w:rPr>
            <w:rFonts w:ascii="Segoe UI" w:eastAsia="Meiryo UI" w:hAnsi="Segoe UI" w:cs="Segoe UI"/>
          </w:rPr>
          <w:delText>Wordpress</w:delText>
        </w:r>
      </w:del>
      <w:ins w:id="2254" w:author="Kitase" w:date="2015-07-25T05:18:00Z">
        <w:r w:rsidR="00730126" w:rsidRPr="00DF1A2F">
          <w:rPr>
            <w:rFonts w:ascii="Segoe UI" w:eastAsia="Meiryo UI" w:hAnsi="Segoe UI" w:cs="Segoe UI"/>
          </w:rPr>
          <w:t>WordPress</w:t>
        </w:r>
      </w:ins>
      <w:r w:rsidRPr="00DF1A2F">
        <w:rPr>
          <w:rFonts w:ascii="Segoe UI" w:eastAsia="Meiryo UI" w:hAnsi="Segoe UI" w:cs="Segoe UI" w:hint="eastAsia"/>
        </w:rPr>
        <w:t>用の</w:t>
      </w:r>
      <w:r w:rsidRPr="00DF1A2F">
        <w:rPr>
          <w:rFonts w:ascii="Segoe UI" w:eastAsia="Meiryo UI" w:hAnsi="Segoe UI" w:cs="Segoe UI"/>
        </w:rPr>
        <w:t>HTTP</w:t>
      </w:r>
      <w:r w:rsidRPr="00DF1A2F">
        <w:rPr>
          <w:rFonts w:ascii="Segoe UI" w:eastAsia="Meiryo UI" w:hAnsi="Segoe UI" w:cs="Segoe UI" w:hint="eastAsia"/>
        </w:rPr>
        <w:t>サーバに</w:t>
      </w:r>
      <w:del w:id="2255" w:author="Kitase" w:date="2015-07-25T05:18:00Z">
        <w:r w:rsidRPr="00DF1A2F" w:rsidDel="00730126">
          <w:rPr>
            <w:rFonts w:ascii="Segoe UI" w:eastAsia="Meiryo UI" w:hAnsi="Segoe UI" w:cs="Segoe UI"/>
          </w:rPr>
          <w:delText>nginx</w:delText>
        </w:r>
      </w:del>
      <w:ins w:id="2256" w:author="Kitase" w:date="2015-07-25T05:18:00Z">
        <w:r w:rsidR="00730126" w:rsidRPr="00DF1A2F">
          <w:rPr>
            <w:rFonts w:ascii="Segoe UI" w:eastAsia="Meiryo UI" w:hAnsi="Segoe UI" w:cs="Segoe UI"/>
          </w:rPr>
          <w:t>Nginx</w:t>
        </w:r>
      </w:ins>
      <w:r w:rsidRPr="00DF1A2F">
        <w:rPr>
          <w:rFonts w:ascii="Segoe UI" w:eastAsia="Meiryo UI" w:hAnsi="Segoe UI" w:cs="Segoe UI" w:hint="eastAsia"/>
        </w:rPr>
        <w:t>を利用しましたが、</w:t>
      </w:r>
      <w:r w:rsidRPr="00DF1A2F">
        <w:rPr>
          <w:rFonts w:ascii="Segoe UI" w:eastAsia="Meiryo UI" w:hAnsi="Segoe UI" w:cs="Segoe UI"/>
        </w:rPr>
        <w:t>Apache</w:t>
      </w:r>
      <w:r w:rsidRPr="00DF1A2F">
        <w:rPr>
          <w:rFonts w:ascii="Segoe UI" w:eastAsia="Meiryo UI" w:hAnsi="Segoe UI" w:cs="Segoe UI" w:hint="eastAsia"/>
        </w:rPr>
        <w:t>を用いることもできます。</w:t>
      </w:r>
      <w:r w:rsidRPr="00DF1A2F">
        <w:rPr>
          <w:rFonts w:ascii="Segoe UI" w:eastAsia="Meiryo UI" w:hAnsi="Segoe UI" w:cs="Segoe UI"/>
        </w:rPr>
        <w:t>Apache</w:t>
      </w:r>
      <w:r w:rsidRPr="00DF1A2F">
        <w:rPr>
          <w:rFonts w:ascii="Segoe UI" w:eastAsia="Meiryo UI" w:hAnsi="Segoe UI" w:cs="Segoe UI" w:hint="eastAsia"/>
        </w:rPr>
        <w:t>を利用したい場合は以下の</w:t>
      </w:r>
      <w:r w:rsidRPr="00DF1A2F">
        <w:rPr>
          <w:rFonts w:ascii="Segoe UI" w:eastAsia="Meiryo UI" w:hAnsi="Segoe UI" w:cs="Segoe UI"/>
        </w:rPr>
        <w:t>Provisioning Script</w:t>
      </w:r>
      <w:r w:rsidRPr="00DF1A2F">
        <w:rPr>
          <w:rFonts w:ascii="Segoe UI" w:eastAsia="Meiryo UI" w:hAnsi="Segoe UI" w:cs="Segoe UI" w:hint="eastAsia"/>
        </w:rPr>
        <w:t>をご利用ください。</w:t>
      </w:r>
    </w:p>
    <w:p w14:paraId="15ED01C4" w14:textId="77777777" w:rsidR="007608A9" w:rsidRPr="00DF1A2F" w:rsidRDefault="007608A9" w:rsidP="007608A9">
      <w:pPr>
        <w:rPr>
          <w:rFonts w:ascii="Segoe UI" w:eastAsia="Meiryo UI"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50"/>
      </w:tblGrid>
      <w:tr w:rsidR="007608A9" w:rsidRPr="00DF1A2F" w14:paraId="297AE60A" w14:textId="77777777" w:rsidTr="00D617FF">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40697A05" w14:textId="220854DB" w:rsidR="007608A9" w:rsidRPr="00DF1A2F" w:rsidRDefault="007C7EE7" w:rsidP="00D617FF">
            <w:pPr>
              <w:spacing w:line="300" w:lineRule="exact"/>
              <w:rPr>
                <w:rFonts w:ascii="Segoe UI" w:eastAsia="Meiryo UI" w:hAnsi="Segoe UI" w:cs="Segoe UI"/>
                <w:sz w:val="20"/>
                <w:szCs w:val="20"/>
              </w:rPr>
            </w:pPr>
            <w:ins w:id="2257" w:author="Kitase" w:date="2015-07-26T16:21:00Z">
              <w:r w:rsidRPr="00DF1A2F">
                <w:rPr>
                  <w:rFonts w:ascii="Segoe UI" w:eastAsia="Meiryo UI" w:hAnsi="Segoe UI" w:cs="Segoe UI"/>
                  <w:sz w:val="20"/>
                  <w:szCs w:val="20"/>
                </w:rPr>
                <w:t>https://raw.githubusercontent.com/kkitase/handson/master/backweb_apache.sh</w:t>
              </w:r>
            </w:ins>
          </w:p>
        </w:tc>
      </w:tr>
    </w:tbl>
    <w:p w14:paraId="6AD7C766" w14:textId="77777777" w:rsidR="007608A9" w:rsidRPr="00DF1A2F" w:rsidRDefault="007608A9" w:rsidP="007608A9">
      <w:pPr>
        <w:rPr>
          <w:rFonts w:ascii="Segoe UI" w:eastAsia="Meiryo UI" w:hAnsi="Segoe UI" w:cs="Segoe UI"/>
        </w:rPr>
      </w:pPr>
    </w:p>
    <w:p w14:paraId="730995FA" w14:textId="77777777" w:rsidR="007608A9" w:rsidRPr="00DF1A2F" w:rsidRDefault="007608A9" w:rsidP="007608A9">
      <w:pPr>
        <w:rPr>
          <w:rFonts w:ascii="Segoe UI" w:eastAsia="Meiryo UI" w:hAnsi="Segoe UI" w:cs="Segoe UI"/>
        </w:rPr>
      </w:pPr>
      <w:r w:rsidRPr="00DF1A2F">
        <w:rPr>
          <w:rFonts w:ascii="Segoe UI" w:eastAsia="Meiryo UI" w:hAnsi="Segoe UI" w:cs="Segoe UI"/>
        </w:rPr>
        <w:t>Apache</w:t>
      </w:r>
      <w:r w:rsidRPr="00DF1A2F">
        <w:rPr>
          <w:rFonts w:ascii="Segoe UI" w:eastAsia="Meiryo UI" w:hAnsi="Segoe UI" w:cs="Segoe UI" w:hint="eastAsia"/>
        </w:rPr>
        <w:t>を利用すると、</w:t>
      </w:r>
      <w:del w:id="2258" w:author="Kitase" w:date="2015-07-25T05:18:00Z">
        <w:r w:rsidRPr="00DF1A2F" w:rsidDel="00730126">
          <w:rPr>
            <w:rFonts w:ascii="Segoe UI" w:eastAsia="Meiryo UI" w:hAnsi="Segoe UI" w:cs="Segoe UI"/>
          </w:rPr>
          <w:delText>Wordpress</w:delText>
        </w:r>
      </w:del>
      <w:ins w:id="2259" w:author="Kitase" w:date="2015-07-25T05:18:00Z">
        <w:r w:rsidR="00730126" w:rsidRPr="00DF1A2F">
          <w:rPr>
            <w:rFonts w:ascii="Segoe UI" w:eastAsia="Meiryo UI" w:hAnsi="Segoe UI" w:cs="Segoe UI"/>
          </w:rPr>
          <w:t>WordPress</w:t>
        </w:r>
      </w:ins>
      <w:r w:rsidRPr="00DF1A2F">
        <w:rPr>
          <w:rFonts w:ascii="Segoe UI" w:eastAsia="Meiryo UI" w:hAnsi="Segoe UI" w:cs="Segoe UI" w:hint="eastAsia"/>
        </w:rPr>
        <w:t>のパスが以下の通り変化します。</w:t>
      </w:r>
    </w:p>
    <w:p w14:paraId="51CB96D3" w14:textId="77777777" w:rsidR="007608A9" w:rsidRPr="00DF1A2F" w:rsidRDefault="007608A9" w:rsidP="007608A9">
      <w:pPr>
        <w:rPr>
          <w:rFonts w:ascii="Segoe UI" w:eastAsia="Meiryo UI"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50"/>
      </w:tblGrid>
      <w:tr w:rsidR="007608A9" w:rsidRPr="00DF1A2F" w14:paraId="7EB4AFE4" w14:textId="77777777" w:rsidTr="00D617FF">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0A65F200" w14:textId="77777777" w:rsidR="007608A9" w:rsidRPr="00DF1A2F" w:rsidRDefault="00F60626" w:rsidP="00D617FF">
            <w:pPr>
              <w:spacing w:line="300" w:lineRule="exact"/>
              <w:rPr>
                <w:rFonts w:ascii="Segoe UI" w:eastAsia="Meiryo UI" w:hAnsi="Segoe UI" w:cs="Segoe UI"/>
                <w:sz w:val="20"/>
                <w:szCs w:val="20"/>
              </w:rPr>
            </w:pPr>
            <w:r w:rsidRPr="00DF1A2F">
              <w:rPr>
                <w:rFonts w:ascii="Segoe UI" w:eastAsia="Meiryo UI" w:hAnsi="Segoe UI" w:cs="Segoe UI"/>
                <w:rPrChange w:id="2260" w:author="Kitase" w:date="2015-07-26T16:23:00Z">
                  <w:rPr/>
                </w:rPrChange>
              </w:rPr>
              <w:fldChar w:fldCharType="begin"/>
            </w:r>
            <w:r w:rsidRPr="00DF1A2F">
              <w:rPr>
                <w:rFonts w:ascii="Segoe UI" w:eastAsia="Meiryo UI" w:hAnsi="Segoe UI" w:cs="Segoe UI"/>
                <w:rPrChange w:id="2261" w:author="Kitase" w:date="2015-07-26T16:23:00Z">
                  <w:rPr/>
                </w:rPrChange>
              </w:rPr>
              <w:instrText xml:space="preserve"> HYPERLINK </w:instrText>
            </w:r>
            <w:r w:rsidRPr="00DF1A2F">
              <w:rPr>
                <w:rPrChange w:id="2262" w:author="Kitase" w:date="2015-07-26T16:23:00Z">
                  <w:rPr>
                    <w:rStyle w:val="Hyperlink"/>
                    <w:rFonts w:ascii="Segoe UI" w:eastAsia="Meiryo UI" w:hAnsi="Segoe UI" w:cs="Segoe UI"/>
                    <w:sz w:val="20"/>
                    <w:szCs w:val="20"/>
                  </w:rPr>
                </w:rPrChange>
              </w:rPr>
              <w:fldChar w:fldCharType="separate"/>
            </w:r>
            <w:r w:rsidR="007608A9" w:rsidRPr="00DF1A2F">
              <w:rPr>
                <w:rStyle w:val="Hyperlink"/>
                <w:rFonts w:ascii="Segoe UI" w:eastAsia="Meiryo UI" w:hAnsi="Segoe UI" w:cs="Segoe UI"/>
                <w:sz w:val="20"/>
                <w:szCs w:val="20"/>
              </w:rPr>
              <w:t>http://</w:t>
            </w:r>
            <w:r w:rsidR="007608A9" w:rsidRPr="00DF1A2F">
              <w:rPr>
                <w:rStyle w:val="Hyperlink"/>
                <w:rFonts w:ascii="Segoe UI" w:eastAsia="Meiryo UI" w:hAnsi="Segoe UI" w:cs="Segoe UI" w:hint="eastAsia"/>
                <w:sz w:val="20"/>
                <w:szCs w:val="20"/>
              </w:rPr>
              <w:t>仮想インスタンスの</w:t>
            </w:r>
            <w:r w:rsidR="007608A9" w:rsidRPr="00DF1A2F">
              <w:rPr>
                <w:rStyle w:val="Hyperlink"/>
                <w:rFonts w:ascii="Segoe UI" w:eastAsia="Meiryo UI" w:hAnsi="Segoe UI" w:cs="Segoe UI"/>
                <w:sz w:val="20"/>
                <w:szCs w:val="20"/>
              </w:rPr>
              <w:t>Public IP Address/</w:t>
            </w:r>
            <w:r w:rsidRPr="00DF1A2F">
              <w:rPr>
                <w:rStyle w:val="Hyperlink"/>
                <w:rFonts w:ascii="Segoe UI" w:eastAsia="Meiryo UI" w:hAnsi="Segoe UI" w:cs="Segoe UI"/>
                <w:sz w:val="20"/>
                <w:szCs w:val="20"/>
                <w:rPrChange w:id="2263" w:author="Kitase" w:date="2015-07-26T16:23:00Z">
                  <w:rPr>
                    <w:rStyle w:val="Hyperlink"/>
                    <w:rFonts w:ascii="Segoe UI" w:eastAsia="Meiryo UI" w:hAnsi="Segoe UI" w:cs="Segoe UI"/>
                    <w:sz w:val="20"/>
                    <w:szCs w:val="20"/>
                  </w:rPr>
                </w:rPrChange>
              </w:rPr>
              <w:fldChar w:fldCharType="end"/>
            </w:r>
          </w:p>
          <w:p w14:paraId="04019935" w14:textId="77777777" w:rsidR="007608A9" w:rsidRPr="00DF1A2F" w:rsidRDefault="007608A9" w:rsidP="00D617FF">
            <w:pPr>
              <w:spacing w:line="300" w:lineRule="exact"/>
              <w:rPr>
                <w:rFonts w:ascii="Segoe UI" w:eastAsia="Meiryo UI" w:hAnsi="Segoe UI" w:cs="Segoe UI"/>
                <w:sz w:val="20"/>
                <w:szCs w:val="20"/>
              </w:rPr>
            </w:pPr>
            <w:r w:rsidRPr="00DF1A2F">
              <w:rPr>
                <w:rFonts w:ascii="Segoe UI" w:eastAsia="Meiryo UI" w:hAnsi="Segoe UI" w:cs="Segoe UI" w:hint="eastAsia"/>
                <w:sz w:val="20"/>
                <w:szCs w:val="20"/>
              </w:rPr>
              <w:t>↓</w:t>
            </w:r>
          </w:p>
          <w:p w14:paraId="4C5F4A5D" w14:textId="77777777" w:rsidR="007608A9" w:rsidRPr="00DF1A2F" w:rsidRDefault="007608A9" w:rsidP="00D617FF">
            <w:pPr>
              <w:spacing w:line="300" w:lineRule="exact"/>
              <w:rPr>
                <w:rFonts w:ascii="Segoe UI" w:eastAsia="Meiryo UI" w:hAnsi="Segoe UI" w:cs="Segoe UI"/>
                <w:sz w:val="20"/>
                <w:szCs w:val="20"/>
              </w:rPr>
            </w:pPr>
            <w:r w:rsidRPr="00DF1A2F">
              <w:rPr>
                <w:rFonts w:ascii="Segoe UI" w:eastAsia="Meiryo UI" w:hAnsi="Segoe UI" w:cs="Segoe UI"/>
                <w:sz w:val="20"/>
                <w:szCs w:val="20"/>
              </w:rPr>
              <w:t>http://</w:t>
            </w:r>
            <w:r w:rsidRPr="00DF1A2F">
              <w:rPr>
                <w:rFonts w:ascii="Segoe UI" w:eastAsia="Meiryo UI" w:hAnsi="Segoe UI" w:cs="Segoe UI" w:hint="eastAsia"/>
                <w:sz w:val="20"/>
                <w:szCs w:val="20"/>
              </w:rPr>
              <w:t>仮想インスタンスの</w:t>
            </w:r>
            <w:r w:rsidRPr="00DF1A2F">
              <w:rPr>
                <w:rFonts w:ascii="Segoe UI" w:eastAsia="Meiryo UI" w:hAnsi="Segoe UI" w:cs="Segoe UI"/>
                <w:sz w:val="20"/>
                <w:szCs w:val="20"/>
              </w:rPr>
              <w:t>Public IP Address/</w:t>
            </w:r>
            <w:del w:id="2264" w:author="Kitase" w:date="2015-07-25T05:18:00Z">
              <w:r w:rsidRPr="00DF1A2F" w:rsidDel="00730126">
                <w:rPr>
                  <w:rFonts w:ascii="Segoe UI" w:eastAsia="Meiryo UI" w:hAnsi="Segoe UI" w:cs="Segoe UI"/>
                  <w:sz w:val="20"/>
                  <w:szCs w:val="20"/>
                </w:rPr>
                <w:delText>wordpress</w:delText>
              </w:r>
            </w:del>
            <w:ins w:id="2265" w:author="Kitase" w:date="2015-07-25T05:18:00Z">
              <w:r w:rsidR="00730126" w:rsidRPr="00DF1A2F">
                <w:rPr>
                  <w:rFonts w:ascii="Segoe UI" w:eastAsia="Meiryo UI" w:hAnsi="Segoe UI" w:cs="Segoe UI"/>
                  <w:sz w:val="20"/>
                  <w:szCs w:val="20"/>
                </w:rPr>
                <w:t>WordPress</w:t>
              </w:r>
            </w:ins>
            <w:r w:rsidRPr="00DF1A2F">
              <w:rPr>
                <w:rFonts w:ascii="Segoe UI" w:eastAsia="Meiryo UI" w:hAnsi="Segoe UI" w:cs="Segoe UI"/>
                <w:sz w:val="20"/>
                <w:szCs w:val="20"/>
              </w:rPr>
              <w:t xml:space="preserve">/ </w:t>
            </w:r>
          </w:p>
        </w:tc>
      </w:tr>
    </w:tbl>
    <w:p w14:paraId="74CCC36C" w14:textId="77777777" w:rsidR="007608A9" w:rsidRPr="00DF1A2F" w:rsidRDefault="007608A9" w:rsidP="007608A9">
      <w:pPr>
        <w:rPr>
          <w:rFonts w:ascii="Segoe UI" w:eastAsia="Meiryo UI" w:hAnsi="Segoe UI" w:cs="Segoe UI"/>
        </w:rPr>
      </w:pPr>
    </w:p>
    <w:p w14:paraId="6E720157" w14:textId="77777777" w:rsidR="007608A9" w:rsidRPr="00DF1A2F" w:rsidRDefault="007608A9" w:rsidP="007608A9">
      <w:pPr>
        <w:rPr>
          <w:rFonts w:ascii="Segoe UI" w:eastAsia="Meiryo UI" w:hAnsi="Segoe UI" w:cs="Segoe UI"/>
        </w:rPr>
      </w:pPr>
    </w:p>
    <w:p w14:paraId="26AA513B" w14:textId="77777777" w:rsidR="007608A9" w:rsidRPr="00DF1A2F" w:rsidRDefault="007608A9" w:rsidP="007608A9">
      <w:pPr>
        <w:pStyle w:val="Heading2"/>
        <w:rPr>
          <w:rFonts w:ascii="Segoe UI" w:eastAsia="Meiryo UI" w:hAnsi="Segoe UI" w:cs="Segoe UI"/>
        </w:rPr>
      </w:pPr>
      <w:bookmarkStart w:id="2266" w:name="_Toc425691147"/>
      <w:r w:rsidRPr="00DF1A2F">
        <w:rPr>
          <w:rFonts w:ascii="Segoe UI" w:eastAsia="Meiryo UI" w:hAnsi="Segoe UI" w:cs="Segoe UI"/>
        </w:rPr>
        <w:t>Local Load Balancer</w:t>
      </w:r>
      <w:bookmarkEnd w:id="2266"/>
    </w:p>
    <w:p w14:paraId="6EFB0A30" w14:textId="77777777" w:rsidR="00D454F9" w:rsidRPr="00DF1A2F" w:rsidRDefault="007608A9" w:rsidP="00D454F9">
      <w:pPr>
        <w:rPr>
          <w:rFonts w:ascii="Segoe UI" w:eastAsia="Meiryo UI" w:hAnsi="Segoe UI" w:cs="Segoe UI"/>
        </w:rPr>
      </w:pPr>
      <w:r w:rsidRPr="00DF1A2F">
        <w:rPr>
          <w:rFonts w:ascii="Segoe UI" w:eastAsia="Meiryo UI" w:hAnsi="Segoe UI" w:cs="Segoe UI" w:hint="eastAsia"/>
        </w:rPr>
        <w:t>本ハンズオンではロードバランサ</w:t>
      </w:r>
      <w:ins w:id="2267" w:author="Kitase" w:date="2015-07-26T05:07:00Z">
        <w:r w:rsidR="0051443B" w:rsidRPr="00DF1A2F">
          <w:rPr>
            <w:rFonts w:ascii="Segoe UI" w:eastAsia="Meiryo UI" w:hAnsi="Segoe UI" w:cs="Segoe UI" w:hint="eastAsia"/>
          </w:rPr>
          <w:t>ー</w:t>
        </w:r>
      </w:ins>
      <w:r w:rsidRPr="00DF1A2F">
        <w:rPr>
          <w:rFonts w:ascii="Segoe UI" w:eastAsia="Meiryo UI" w:hAnsi="Segoe UI" w:cs="Segoe UI" w:hint="eastAsia"/>
        </w:rPr>
        <w:t>として</w:t>
      </w:r>
      <w:del w:id="2268" w:author="Kitase" w:date="2015-07-25T05:18:00Z">
        <w:r w:rsidRPr="00DF1A2F" w:rsidDel="00730126">
          <w:rPr>
            <w:rFonts w:ascii="Segoe UI" w:eastAsia="Meiryo UI" w:hAnsi="Segoe UI" w:cs="Segoe UI"/>
          </w:rPr>
          <w:delText>nginx</w:delText>
        </w:r>
      </w:del>
      <w:ins w:id="2269" w:author="Kitase" w:date="2015-07-25T05:18:00Z">
        <w:r w:rsidR="00730126" w:rsidRPr="00DF1A2F">
          <w:rPr>
            <w:rFonts w:ascii="Segoe UI" w:eastAsia="Meiryo UI" w:hAnsi="Segoe UI" w:cs="Segoe UI"/>
          </w:rPr>
          <w:t>Nginx</w:t>
        </w:r>
      </w:ins>
      <w:r w:rsidRPr="00DF1A2F">
        <w:rPr>
          <w:rFonts w:ascii="Segoe UI" w:eastAsia="Meiryo UI" w:hAnsi="Segoe UI" w:cs="Segoe UI" w:hint="eastAsia"/>
        </w:rPr>
        <w:t>を利用しましたが、</w:t>
      </w:r>
      <w:r w:rsidRPr="00DF1A2F">
        <w:rPr>
          <w:rFonts w:ascii="Segoe UI" w:eastAsia="Meiryo UI" w:hAnsi="Segoe UI" w:cs="Segoe UI"/>
        </w:rPr>
        <w:t>SoftLayer</w:t>
      </w:r>
      <w:r w:rsidRPr="00DF1A2F">
        <w:rPr>
          <w:rFonts w:ascii="Segoe UI" w:eastAsia="Meiryo UI" w:hAnsi="Segoe UI" w:cs="Segoe UI" w:hint="eastAsia"/>
        </w:rPr>
        <w:t>には専用のロードバランサ</w:t>
      </w:r>
      <w:ins w:id="2270" w:author="Kitase" w:date="2015-07-26T05:08:00Z">
        <w:r w:rsidR="0051443B" w:rsidRPr="00DF1A2F">
          <w:rPr>
            <w:rFonts w:ascii="Segoe UI" w:eastAsia="Meiryo UI" w:hAnsi="Segoe UI" w:cs="Segoe UI" w:hint="eastAsia"/>
          </w:rPr>
          <w:t>ー</w:t>
        </w:r>
      </w:ins>
      <w:r w:rsidRPr="00DF1A2F">
        <w:rPr>
          <w:rFonts w:ascii="Segoe UI" w:eastAsia="Meiryo UI" w:hAnsi="Segoe UI" w:cs="Segoe UI" w:hint="eastAsia"/>
        </w:rPr>
        <w:t>アプライアンスが容易されており、ポータルから注文することができます。</w:t>
      </w:r>
      <w:r w:rsidR="00D454F9" w:rsidRPr="00DF1A2F">
        <w:rPr>
          <w:rFonts w:ascii="Segoe UI" w:eastAsia="Meiryo UI" w:hAnsi="Segoe UI" w:cs="Segoe UI"/>
        </w:rPr>
        <w:t>Network -&gt; Local</w:t>
      </w:r>
      <w:r w:rsidR="00D454F9" w:rsidRPr="00DF1A2F">
        <w:rPr>
          <w:rFonts w:ascii="Segoe UI" w:eastAsia="Meiryo UI" w:hAnsi="Segoe UI" w:cs="Segoe UI" w:hint="eastAsia"/>
        </w:rPr>
        <w:t>と選択し、右上の「</w:t>
      </w:r>
      <w:r w:rsidR="00D454F9" w:rsidRPr="00DF1A2F">
        <w:rPr>
          <w:rFonts w:ascii="Segoe UI" w:eastAsia="Meiryo UI" w:hAnsi="Segoe UI" w:cs="Segoe UI"/>
        </w:rPr>
        <w:t>Order Local Load Balancer</w:t>
      </w:r>
      <w:r w:rsidR="00D454F9" w:rsidRPr="00DF1A2F">
        <w:rPr>
          <w:rFonts w:ascii="Segoe UI" w:eastAsia="Meiryo UI" w:hAnsi="Segoe UI" w:cs="Segoe UI" w:hint="eastAsia"/>
        </w:rPr>
        <w:t>」を選択します。</w:t>
      </w:r>
    </w:p>
    <w:p w14:paraId="2FC2D7C3" w14:textId="7394D007" w:rsidR="00D454F9" w:rsidRPr="00DF1A2F" w:rsidRDefault="001A1358" w:rsidP="00D454F9">
      <w:pPr>
        <w:ind w:firstLineChars="100" w:firstLine="210"/>
        <w:rPr>
          <w:rFonts w:ascii="Segoe UI" w:eastAsia="Meiryo UI" w:hAnsi="Segoe UI" w:cs="Segoe UI"/>
          <w:kern w:val="0"/>
          <w:szCs w:val="24"/>
        </w:rPr>
      </w:pPr>
      <w:r w:rsidRPr="00DF1A2F">
        <w:rPr>
          <w:rFonts w:ascii="Segoe UI" w:eastAsia="Meiryo UI" w:hAnsi="Segoe UI" w:cs="Segoe UI"/>
          <w:noProof/>
          <w:kern w:val="0"/>
          <w:szCs w:val="24"/>
          <w:rPrChange w:id="2271" w:author="Kitase" w:date="2015-07-26T16:23:00Z">
            <w:rPr>
              <w:rFonts w:ascii="Segoe UI" w:eastAsia="Meiryo UI" w:hAnsi="Segoe UI" w:cs="Segoe UI"/>
              <w:noProof/>
              <w:kern w:val="0"/>
              <w:szCs w:val="24"/>
            </w:rPr>
          </w:rPrChange>
        </w:rPr>
        <w:drawing>
          <wp:inline distT="0" distB="0" distL="0" distR="0" wp14:anchorId="5C41ACC9" wp14:editId="67C10976">
            <wp:extent cx="3133725" cy="2905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33725" cy="2905125"/>
                    </a:xfrm>
                    <a:prstGeom prst="rect">
                      <a:avLst/>
                    </a:prstGeom>
                    <a:noFill/>
                    <a:ln>
                      <a:noFill/>
                    </a:ln>
                  </pic:spPr>
                </pic:pic>
              </a:graphicData>
            </a:graphic>
          </wp:inline>
        </w:drawing>
      </w:r>
    </w:p>
    <w:p w14:paraId="60DC2549" w14:textId="77777777" w:rsidR="00D454F9" w:rsidRPr="00DF1A2F" w:rsidRDefault="00D454F9" w:rsidP="00684ABD">
      <w:pPr>
        <w:rPr>
          <w:rFonts w:ascii="Segoe UI" w:eastAsia="Meiryo UI" w:hAnsi="Segoe UI" w:cs="Segoe UI"/>
          <w:kern w:val="0"/>
          <w:szCs w:val="24"/>
        </w:rPr>
      </w:pPr>
    </w:p>
    <w:p w14:paraId="788F4C5D" w14:textId="77777777" w:rsidR="00D454F9" w:rsidRPr="00DF1A2F" w:rsidRDefault="00D454F9" w:rsidP="00D454F9">
      <w:pPr>
        <w:ind w:firstLineChars="100" w:firstLine="210"/>
        <w:rPr>
          <w:rFonts w:ascii="Segoe UI" w:eastAsia="Meiryo UI" w:hAnsi="Segoe UI" w:cs="Segoe UI"/>
          <w:kern w:val="0"/>
          <w:szCs w:val="24"/>
        </w:rPr>
      </w:pPr>
      <w:r w:rsidRPr="00DF1A2F">
        <w:rPr>
          <w:rFonts w:ascii="Segoe UI" w:eastAsia="Meiryo UI" w:hAnsi="Segoe UI" w:cs="Segoe UI"/>
          <w:kern w:val="0"/>
          <w:szCs w:val="24"/>
        </w:rPr>
        <w:t>Local Load Balancer</w:t>
      </w:r>
      <w:r w:rsidRPr="00DF1A2F">
        <w:rPr>
          <w:rFonts w:ascii="Segoe UI" w:eastAsia="Meiryo UI" w:hAnsi="Segoe UI" w:cs="Segoe UI" w:hint="eastAsia"/>
          <w:kern w:val="0"/>
          <w:szCs w:val="24"/>
        </w:rPr>
        <w:t>は</w:t>
      </w:r>
      <w:r w:rsidRPr="00DF1A2F">
        <w:rPr>
          <w:rFonts w:ascii="Segoe UI" w:eastAsia="Meiryo UI" w:hAnsi="Segoe UI" w:cs="Segoe UI"/>
          <w:kern w:val="0"/>
          <w:szCs w:val="24"/>
        </w:rPr>
        <w:t>1</w:t>
      </w:r>
      <w:r w:rsidRPr="00DF1A2F">
        <w:rPr>
          <w:rFonts w:ascii="Segoe UI" w:eastAsia="Meiryo UI" w:hAnsi="Segoe UI" w:cs="Segoe UI" w:hint="eastAsia"/>
          <w:kern w:val="0"/>
          <w:szCs w:val="24"/>
        </w:rPr>
        <w:t>秒ごとに処理できる通信量や</w:t>
      </w:r>
      <w:r w:rsidRPr="00DF1A2F">
        <w:rPr>
          <w:rFonts w:ascii="Segoe UI" w:eastAsia="Meiryo UI" w:hAnsi="Segoe UI" w:cs="Segoe UI"/>
          <w:kern w:val="0"/>
          <w:szCs w:val="24"/>
        </w:rPr>
        <w:t>SSL</w:t>
      </w:r>
      <w:r w:rsidRPr="00DF1A2F">
        <w:rPr>
          <w:rFonts w:ascii="Segoe UI" w:eastAsia="Meiryo UI" w:hAnsi="Segoe UI" w:cs="Segoe UI" w:hint="eastAsia"/>
          <w:kern w:val="0"/>
          <w:szCs w:val="24"/>
        </w:rPr>
        <w:t>のオプション等</w:t>
      </w:r>
      <w:r w:rsidR="00684ABD" w:rsidRPr="00DF1A2F">
        <w:rPr>
          <w:rFonts w:ascii="Segoe UI" w:eastAsia="Meiryo UI" w:hAnsi="Segoe UI" w:cs="Segoe UI" w:hint="eastAsia"/>
          <w:kern w:val="0"/>
          <w:szCs w:val="24"/>
        </w:rPr>
        <w:t>で料金が変わります</w:t>
      </w:r>
      <w:r w:rsidR="00FC208F" w:rsidRPr="00DF1A2F">
        <w:rPr>
          <w:rFonts w:ascii="Segoe UI" w:eastAsia="Meiryo UI" w:hAnsi="Segoe UI" w:cs="Segoe UI" w:hint="eastAsia"/>
          <w:kern w:val="0"/>
          <w:szCs w:val="24"/>
        </w:rPr>
        <w:t>。</w:t>
      </w:r>
      <w:r w:rsidR="00320922" w:rsidRPr="00DF1A2F">
        <w:rPr>
          <w:rFonts w:ascii="Segoe UI" w:eastAsia="Meiryo UI" w:hAnsi="Segoe UI" w:cs="Segoe UI" w:hint="eastAsia"/>
          <w:kern w:val="0"/>
          <w:szCs w:val="24"/>
        </w:rPr>
        <w:t>お好みのプランを選択し、</w:t>
      </w:r>
      <w:r w:rsidRPr="00DF1A2F">
        <w:rPr>
          <w:rFonts w:ascii="Segoe UI" w:eastAsia="Meiryo UI" w:hAnsi="Segoe UI" w:cs="Segoe UI"/>
          <w:kern w:val="0"/>
          <w:szCs w:val="24"/>
        </w:rPr>
        <w:t>Location</w:t>
      </w:r>
      <w:r w:rsidRPr="00DF1A2F">
        <w:rPr>
          <w:rFonts w:ascii="Segoe UI" w:eastAsia="Meiryo UI" w:hAnsi="Segoe UI" w:cs="Segoe UI" w:hint="eastAsia"/>
          <w:kern w:val="0"/>
          <w:szCs w:val="24"/>
        </w:rPr>
        <w:t>を使いたいデータセンターと合わせるのを忘れないようにしましょう。</w:t>
      </w:r>
    </w:p>
    <w:p w14:paraId="2C718CBD" w14:textId="6F73E7A4" w:rsidR="00D454F9" w:rsidRPr="00DF1A2F" w:rsidRDefault="001A1358" w:rsidP="00D454F9">
      <w:pPr>
        <w:ind w:firstLineChars="100" w:firstLine="210"/>
        <w:rPr>
          <w:rFonts w:ascii="Segoe UI" w:eastAsia="Meiryo UI" w:hAnsi="Segoe UI" w:cs="Segoe UI"/>
          <w:kern w:val="0"/>
          <w:szCs w:val="24"/>
        </w:rPr>
      </w:pPr>
      <w:r w:rsidRPr="00DF1A2F">
        <w:rPr>
          <w:rFonts w:ascii="Segoe UI" w:eastAsia="Meiryo UI" w:hAnsi="Segoe UI" w:cs="Segoe UI"/>
          <w:noProof/>
          <w:kern w:val="0"/>
          <w:szCs w:val="24"/>
          <w:rPrChange w:id="2272" w:author="Kitase" w:date="2015-07-26T16:23:00Z">
            <w:rPr>
              <w:rFonts w:ascii="Segoe UI" w:eastAsia="Meiryo UI" w:hAnsi="Segoe UI" w:cs="Segoe UI"/>
              <w:noProof/>
              <w:kern w:val="0"/>
              <w:szCs w:val="24"/>
            </w:rPr>
          </w:rPrChange>
        </w:rPr>
        <w:lastRenderedPageBreak/>
        <w:drawing>
          <wp:inline distT="0" distB="0" distL="0" distR="0" wp14:anchorId="5E8E8F3B" wp14:editId="18E04997">
            <wp:extent cx="5762625" cy="4610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4610100"/>
                    </a:xfrm>
                    <a:prstGeom prst="rect">
                      <a:avLst/>
                    </a:prstGeom>
                    <a:noFill/>
                    <a:ln>
                      <a:noFill/>
                    </a:ln>
                  </pic:spPr>
                </pic:pic>
              </a:graphicData>
            </a:graphic>
          </wp:inline>
        </w:drawing>
      </w:r>
    </w:p>
    <w:p w14:paraId="1B30F95E" w14:textId="77777777" w:rsidR="00D454F9" w:rsidRPr="00DF1A2F" w:rsidRDefault="00D454F9" w:rsidP="00D454F9">
      <w:pPr>
        <w:ind w:firstLineChars="100" w:firstLine="210"/>
        <w:rPr>
          <w:rFonts w:ascii="Segoe UI" w:eastAsia="Meiryo UI" w:hAnsi="Segoe UI" w:cs="Segoe UI"/>
          <w:kern w:val="0"/>
          <w:szCs w:val="24"/>
        </w:rPr>
      </w:pPr>
    </w:p>
    <w:p w14:paraId="40DB424C" w14:textId="77777777" w:rsidR="00D454F9" w:rsidRPr="00DF1A2F" w:rsidRDefault="00D454F9" w:rsidP="00D454F9">
      <w:pPr>
        <w:ind w:firstLineChars="100" w:firstLine="210"/>
        <w:rPr>
          <w:rFonts w:ascii="Segoe UI" w:eastAsia="Meiryo UI" w:hAnsi="Segoe UI" w:cs="Segoe UI"/>
          <w:kern w:val="0"/>
          <w:szCs w:val="24"/>
        </w:rPr>
      </w:pPr>
      <w:r w:rsidRPr="00DF1A2F">
        <w:rPr>
          <w:rFonts w:ascii="Segoe UI" w:eastAsia="Meiryo UI" w:hAnsi="Segoe UI" w:cs="Segoe UI"/>
          <w:kern w:val="0"/>
          <w:szCs w:val="24"/>
        </w:rPr>
        <w:t>Local Load Balancer</w:t>
      </w:r>
      <w:r w:rsidRPr="00DF1A2F">
        <w:rPr>
          <w:rFonts w:ascii="Segoe UI" w:eastAsia="Meiryo UI" w:hAnsi="Segoe UI" w:cs="Segoe UI" w:hint="eastAsia"/>
          <w:kern w:val="0"/>
          <w:szCs w:val="24"/>
        </w:rPr>
        <w:t>を注文したら、ロードバランスの設定を行います。再度</w:t>
      </w:r>
      <w:r w:rsidRPr="00DF1A2F">
        <w:rPr>
          <w:rFonts w:ascii="Segoe UI" w:eastAsia="Meiryo UI" w:hAnsi="Segoe UI" w:cs="Segoe UI"/>
          <w:kern w:val="0"/>
          <w:szCs w:val="24"/>
        </w:rPr>
        <w:t>Network -&gt; Load Balancing -&gt; Local</w:t>
      </w:r>
      <w:r w:rsidRPr="00DF1A2F">
        <w:rPr>
          <w:rFonts w:ascii="Segoe UI" w:eastAsia="Meiryo UI" w:hAnsi="Segoe UI" w:cs="Segoe UI" w:hint="eastAsia"/>
          <w:kern w:val="0"/>
          <w:szCs w:val="24"/>
        </w:rPr>
        <w:t>を開き、注文した</w:t>
      </w:r>
      <w:r w:rsidRPr="00DF1A2F">
        <w:rPr>
          <w:rFonts w:ascii="Segoe UI" w:eastAsia="Meiryo UI" w:hAnsi="Segoe UI" w:cs="Segoe UI"/>
          <w:kern w:val="0"/>
          <w:szCs w:val="24"/>
        </w:rPr>
        <w:t>VIP</w:t>
      </w:r>
      <w:r w:rsidRPr="00DF1A2F">
        <w:rPr>
          <w:rFonts w:ascii="Segoe UI" w:eastAsia="Meiryo UI" w:hAnsi="Segoe UI" w:cs="Segoe UI" w:hint="eastAsia"/>
          <w:kern w:val="0"/>
          <w:szCs w:val="24"/>
        </w:rPr>
        <w:t>アドレスをクリックしてください。次に、一番右の「</w:t>
      </w:r>
      <w:r w:rsidRPr="00DF1A2F">
        <w:rPr>
          <w:rFonts w:ascii="Segoe UI" w:eastAsia="Meiryo UI" w:hAnsi="Segoe UI" w:cs="Segoe UI"/>
          <w:kern w:val="0"/>
          <w:szCs w:val="24"/>
        </w:rPr>
        <w:t>Add Service Group</w:t>
      </w:r>
      <w:r w:rsidRPr="00DF1A2F">
        <w:rPr>
          <w:rFonts w:ascii="Segoe UI" w:eastAsia="Meiryo UI" w:hAnsi="Segoe UI" w:cs="Segoe UI" w:hint="eastAsia"/>
          <w:kern w:val="0"/>
          <w:szCs w:val="24"/>
        </w:rPr>
        <w:t>」をクリックして</w:t>
      </w:r>
    </w:p>
    <w:p w14:paraId="368B2B76" w14:textId="77777777" w:rsidR="00D454F9" w:rsidRPr="00DF1A2F" w:rsidRDefault="00D454F9" w:rsidP="00D454F9">
      <w:pPr>
        <w:rPr>
          <w:rFonts w:ascii="Segoe UI" w:eastAsia="Meiryo UI" w:hAnsi="Segoe UI" w:cs="Segoe UI"/>
          <w:kern w:val="0"/>
          <w:szCs w:val="24"/>
        </w:rPr>
      </w:pPr>
    </w:p>
    <w:p w14:paraId="140F1D25" w14:textId="0D944814" w:rsidR="00D454F9" w:rsidRPr="00DF1A2F" w:rsidRDefault="001A1358" w:rsidP="004A7F48">
      <w:pPr>
        <w:ind w:firstLineChars="100" w:firstLine="210"/>
        <w:rPr>
          <w:rFonts w:ascii="Segoe UI" w:eastAsia="Meiryo UI" w:hAnsi="Segoe UI" w:cs="Segoe UI"/>
          <w:kern w:val="0"/>
          <w:szCs w:val="24"/>
        </w:rPr>
      </w:pPr>
      <w:r w:rsidRPr="00DF1A2F">
        <w:rPr>
          <w:rFonts w:ascii="Segoe UI" w:eastAsia="Meiryo UI" w:hAnsi="Segoe UI" w:cs="Segoe UI"/>
          <w:noProof/>
          <w:kern w:val="0"/>
          <w:szCs w:val="24"/>
          <w:rPrChange w:id="2273" w:author="Kitase" w:date="2015-07-26T16:23:00Z">
            <w:rPr>
              <w:rFonts w:ascii="Segoe UI" w:eastAsia="Meiryo UI" w:hAnsi="Segoe UI" w:cs="Segoe UI"/>
              <w:noProof/>
              <w:kern w:val="0"/>
              <w:szCs w:val="24"/>
            </w:rPr>
          </w:rPrChange>
        </w:rPr>
        <w:drawing>
          <wp:inline distT="0" distB="0" distL="0" distR="0" wp14:anchorId="1E19C013" wp14:editId="4332C3F4">
            <wp:extent cx="1323975" cy="266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23975" cy="266700"/>
                    </a:xfrm>
                    <a:prstGeom prst="rect">
                      <a:avLst/>
                    </a:prstGeom>
                    <a:noFill/>
                    <a:ln>
                      <a:noFill/>
                    </a:ln>
                  </pic:spPr>
                </pic:pic>
              </a:graphicData>
            </a:graphic>
          </wp:inline>
        </w:drawing>
      </w:r>
      <w:r w:rsidR="00D454F9" w:rsidRPr="00DF1A2F">
        <w:rPr>
          <w:rFonts w:ascii="Segoe UI" w:eastAsia="Meiryo UI" w:hAnsi="Segoe UI" w:cs="Segoe UI"/>
          <w:kern w:val="0"/>
          <w:szCs w:val="24"/>
        </w:rPr>
        <w:t>Group Type</w:t>
      </w:r>
      <w:r w:rsidR="00D454F9" w:rsidRPr="00DF1A2F">
        <w:rPr>
          <w:rFonts w:ascii="Segoe UI" w:eastAsia="Meiryo UI" w:hAnsi="Segoe UI" w:cs="Segoe UI" w:hint="eastAsia"/>
          <w:kern w:val="0"/>
          <w:szCs w:val="24"/>
        </w:rPr>
        <w:t>に</w:t>
      </w:r>
      <w:r w:rsidR="00D454F9" w:rsidRPr="00DF1A2F">
        <w:rPr>
          <w:rFonts w:ascii="Segoe UI" w:eastAsia="Meiryo UI" w:hAnsi="Segoe UI" w:cs="Segoe UI"/>
          <w:kern w:val="0"/>
          <w:szCs w:val="24"/>
        </w:rPr>
        <w:t>HTTP</w:t>
      </w:r>
      <w:r w:rsidR="00D454F9" w:rsidRPr="00DF1A2F">
        <w:rPr>
          <w:rFonts w:ascii="Segoe UI" w:eastAsia="Meiryo UI" w:hAnsi="Segoe UI" w:cs="Segoe UI" w:hint="eastAsia"/>
          <w:kern w:val="0"/>
          <w:szCs w:val="24"/>
        </w:rPr>
        <w:t>を選択し、</w:t>
      </w:r>
      <w:r w:rsidR="00D454F9" w:rsidRPr="00DF1A2F">
        <w:rPr>
          <w:rFonts w:ascii="Segoe UI" w:eastAsia="Meiryo UI" w:hAnsi="Segoe UI" w:cs="Segoe UI"/>
          <w:kern w:val="0"/>
          <w:szCs w:val="24"/>
        </w:rPr>
        <w:t>This Group</w:t>
      </w:r>
      <w:r w:rsidR="00D454F9" w:rsidRPr="00DF1A2F">
        <w:rPr>
          <w:rFonts w:ascii="Segoe UI" w:eastAsia="Meiryo UI" w:hAnsi="Segoe UI" w:cs="Segoe UI" w:hint="eastAsia"/>
          <w:kern w:val="0"/>
          <w:szCs w:val="24"/>
        </w:rPr>
        <w:t>に</w:t>
      </w:r>
      <w:r w:rsidR="00D454F9" w:rsidRPr="00DF1A2F">
        <w:rPr>
          <w:rFonts w:ascii="Segoe UI" w:eastAsia="Meiryo UI" w:hAnsi="Segoe UI" w:cs="Segoe UI"/>
          <w:kern w:val="0"/>
          <w:szCs w:val="24"/>
        </w:rPr>
        <w:t>100</w:t>
      </w:r>
      <w:r w:rsidR="00D454F9" w:rsidRPr="00DF1A2F">
        <w:rPr>
          <w:rFonts w:ascii="Segoe UI" w:eastAsia="Meiryo UI" w:hAnsi="Segoe UI" w:cs="Segoe UI" w:hint="eastAsia"/>
          <w:kern w:val="0"/>
          <w:szCs w:val="24"/>
        </w:rPr>
        <w:t>と入力して</w:t>
      </w:r>
      <w:r w:rsidR="00D454F9" w:rsidRPr="00DF1A2F">
        <w:rPr>
          <w:rFonts w:ascii="Segoe UI" w:eastAsia="Meiryo UI" w:hAnsi="Segoe UI" w:cs="Segoe UI"/>
          <w:kern w:val="0"/>
          <w:szCs w:val="24"/>
        </w:rPr>
        <w:t>Add</w:t>
      </w:r>
      <w:r w:rsidR="00D454F9" w:rsidRPr="00DF1A2F">
        <w:rPr>
          <w:rFonts w:ascii="Segoe UI" w:eastAsia="Meiryo UI" w:hAnsi="Segoe UI" w:cs="Segoe UI" w:hint="eastAsia"/>
          <w:kern w:val="0"/>
          <w:szCs w:val="24"/>
        </w:rPr>
        <w:t>を選択します。次は、当該の</w:t>
      </w:r>
      <w:r w:rsidR="00D454F9" w:rsidRPr="00DF1A2F">
        <w:rPr>
          <w:rFonts w:ascii="Segoe UI" w:eastAsia="Meiryo UI" w:hAnsi="Segoe UI" w:cs="Segoe UI"/>
          <w:kern w:val="0"/>
          <w:szCs w:val="24"/>
        </w:rPr>
        <w:t>VIP</w:t>
      </w:r>
      <w:r w:rsidR="00D454F9" w:rsidRPr="00DF1A2F">
        <w:rPr>
          <w:rFonts w:ascii="Segoe UI" w:eastAsia="Meiryo UI" w:hAnsi="Segoe UI" w:cs="Segoe UI" w:hint="eastAsia"/>
          <w:kern w:val="0"/>
          <w:szCs w:val="24"/>
        </w:rPr>
        <w:t>に要求が来た際に要求が割り振られる</w:t>
      </w:r>
      <w:r w:rsidR="00D454F9" w:rsidRPr="00DF1A2F">
        <w:rPr>
          <w:rFonts w:ascii="Segoe UI" w:eastAsia="Meiryo UI" w:hAnsi="Segoe UI" w:cs="Segoe UI"/>
          <w:kern w:val="0"/>
          <w:szCs w:val="24"/>
        </w:rPr>
        <w:t>IP</w:t>
      </w:r>
      <w:r w:rsidR="00D454F9" w:rsidRPr="00DF1A2F">
        <w:rPr>
          <w:rFonts w:ascii="Segoe UI" w:eastAsia="Meiryo UI" w:hAnsi="Segoe UI" w:cs="Segoe UI" w:hint="eastAsia"/>
          <w:kern w:val="0"/>
          <w:szCs w:val="24"/>
        </w:rPr>
        <w:t>アドレス群を設定します。</w:t>
      </w:r>
    </w:p>
    <w:p w14:paraId="22DDCEAA" w14:textId="1157FE73" w:rsidR="00D454F9" w:rsidRPr="00DF1A2F" w:rsidRDefault="001A1358" w:rsidP="00D454F9">
      <w:pPr>
        <w:ind w:firstLineChars="100" w:firstLine="210"/>
        <w:rPr>
          <w:rFonts w:ascii="Segoe UI" w:eastAsia="Meiryo UI" w:hAnsi="Segoe UI" w:cs="Segoe UI"/>
          <w:kern w:val="0"/>
          <w:szCs w:val="24"/>
        </w:rPr>
      </w:pPr>
      <w:r w:rsidRPr="00DF1A2F">
        <w:rPr>
          <w:rFonts w:ascii="Segoe UI" w:eastAsia="Meiryo UI" w:hAnsi="Segoe UI" w:cs="Segoe UI"/>
          <w:noProof/>
          <w:kern w:val="0"/>
          <w:szCs w:val="24"/>
          <w:rPrChange w:id="2274" w:author="Kitase" w:date="2015-07-26T16:23:00Z">
            <w:rPr>
              <w:rFonts w:ascii="Segoe UI" w:eastAsia="Meiryo UI" w:hAnsi="Segoe UI" w:cs="Segoe UI"/>
              <w:noProof/>
              <w:kern w:val="0"/>
              <w:szCs w:val="24"/>
            </w:rPr>
          </w:rPrChange>
        </w:rPr>
        <w:lastRenderedPageBreak/>
        <w:drawing>
          <wp:inline distT="0" distB="0" distL="0" distR="0" wp14:anchorId="5CEA531F" wp14:editId="4A82A746">
            <wp:extent cx="4352925" cy="54959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52925" cy="5495925"/>
                    </a:xfrm>
                    <a:prstGeom prst="rect">
                      <a:avLst/>
                    </a:prstGeom>
                    <a:noFill/>
                    <a:ln>
                      <a:noFill/>
                    </a:ln>
                  </pic:spPr>
                </pic:pic>
              </a:graphicData>
            </a:graphic>
          </wp:inline>
        </w:drawing>
      </w:r>
    </w:p>
    <w:p w14:paraId="324E0868" w14:textId="77777777" w:rsidR="00D454F9" w:rsidRPr="00DF1A2F" w:rsidRDefault="00D454F9" w:rsidP="00D454F9">
      <w:pPr>
        <w:ind w:firstLineChars="100" w:firstLine="210"/>
        <w:rPr>
          <w:rFonts w:ascii="Segoe UI" w:eastAsia="Meiryo UI" w:hAnsi="Segoe UI" w:cs="Segoe UI"/>
          <w:kern w:val="0"/>
          <w:szCs w:val="24"/>
        </w:rPr>
      </w:pPr>
    </w:p>
    <w:p w14:paraId="76A53D8B" w14:textId="77777777" w:rsidR="00D454F9" w:rsidRPr="00DF1A2F" w:rsidRDefault="00D454F9" w:rsidP="00D454F9">
      <w:pPr>
        <w:ind w:firstLineChars="100" w:firstLine="210"/>
        <w:rPr>
          <w:rFonts w:ascii="Segoe UI" w:eastAsia="Meiryo UI" w:hAnsi="Segoe UI" w:cs="Segoe UI"/>
          <w:kern w:val="0"/>
          <w:szCs w:val="24"/>
        </w:rPr>
      </w:pPr>
      <w:r w:rsidRPr="00DF1A2F">
        <w:rPr>
          <w:rFonts w:ascii="Segoe UI" w:eastAsia="Meiryo UI" w:hAnsi="Segoe UI" w:cs="Segoe UI" w:hint="eastAsia"/>
          <w:kern w:val="0"/>
          <w:szCs w:val="24"/>
        </w:rPr>
        <w:t>グループの追加が完了したら、次はサーバの追加です。今度は右隅の</w:t>
      </w:r>
      <w:r w:rsidRPr="00DF1A2F">
        <w:rPr>
          <w:rFonts w:ascii="Segoe UI" w:eastAsia="Meiryo UI" w:hAnsi="Segoe UI" w:cs="Segoe UI"/>
          <w:kern w:val="0"/>
          <w:szCs w:val="24"/>
        </w:rPr>
        <w:t>Add Service</w:t>
      </w:r>
      <w:r w:rsidRPr="00DF1A2F">
        <w:rPr>
          <w:rFonts w:ascii="Segoe UI" w:eastAsia="Meiryo UI" w:hAnsi="Segoe UI" w:cs="Segoe UI" w:hint="eastAsia"/>
          <w:kern w:val="0"/>
          <w:szCs w:val="24"/>
        </w:rPr>
        <w:t>をクリックします。</w:t>
      </w:r>
    </w:p>
    <w:p w14:paraId="3C36ED71" w14:textId="77777777" w:rsidR="00D454F9" w:rsidRPr="00DF1A2F" w:rsidRDefault="00D454F9" w:rsidP="00D454F9">
      <w:pPr>
        <w:ind w:firstLineChars="100" w:firstLine="210"/>
        <w:rPr>
          <w:rFonts w:ascii="Segoe UI" w:eastAsia="Meiryo UI" w:hAnsi="Segoe UI" w:cs="Segoe UI"/>
          <w:kern w:val="0"/>
          <w:szCs w:val="24"/>
        </w:rPr>
      </w:pPr>
      <w:r w:rsidRPr="00DF1A2F">
        <w:rPr>
          <w:rFonts w:ascii="Segoe UI" w:eastAsia="Meiryo UI" w:hAnsi="Segoe UI" w:cs="Segoe UI"/>
          <w:kern w:val="0"/>
          <w:szCs w:val="24"/>
        </w:rPr>
        <w:t>IP Address</w:t>
      </w:r>
      <w:r w:rsidRPr="00DF1A2F">
        <w:rPr>
          <w:rFonts w:ascii="Segoe UI" w:eastAsia="Meiryo UI" w:hAnsi="Segoe UI" w:cs="Segoe UI" w:hint="eastAsia"/>
          <w:kern w:val="0"/>
          <w:szCs w:val="24"/>
        </w:rPr>
        <w:t>の欄でグローバル</w:t>
      </w:r>
      <w:r w:rsidRPr="00DF1A2F">
        <w:rPr>
          <w:rFonts w:ascii="Segoe UI" w:eastAsia="Meiryo UI" w:hAnsi="Segoe UI" w:cs="Segoe UI"/>
          <w:kern w:val="0"/>
          <w:szCs w:val="24"/>
        </w:rPr>
        <w:t>IP</w:t>
      </w:r>
      <w:r w:rsidRPr="00DF1A2F">
        <w:rPr>
          <w:rFonts w:ascii="Segoe UI" w:eastAsia="Meiryo UI" w:hAnsi="Segoe UI" w:cs="Segoe UI" w:hint="eastAsia"/>
          <w:kern w:val="0"/>
          <w:szCs w:val="24"/>
        </w:rPr>
        <w:t>アドレスが一覧表示されるので、</w:t>
      </w:r>
      <w:r w:rsidRPr="00DF1A2F">
        <w:rPr>
          <w:rFonts w:ascii="Segoe UI" w:eastAsia="Meiryo UI" w:hAnsi="Segoe UI" w:cs="Segoe UI"/>
          <w:kern w:val="0"/>
          <w:szCs w:val="24"/>
        </w:rPr>
        <w:t>Reverse Proxy</w:t>
      </w:r>
      <w:r w:rsidRPr="00DF1A2F">
        <w:rPr>
          <w:rFonts w:ascii="Segoe UI" w:eastAsia="Meiryo UI" w:hAnsi="Segoe UI" w:cs="Segoe UI" w:hint="eastAsia"/>
          <w:kern w:val="0"/>
          <w:szCs w:val="24"/>
        </w:rPr>
        <w:t>のアドレスを選択します。</w:t>
      </w:r>
      <w:r w:rsidRPr="00DF1A2F">
        <w:rPr>
          <w:rFonts w:ascii="Segoe UI" w:eastAsia="Meiryo UI" w:hAnsi="Segoe UI" w:cs="Segoe UI"/>
          <w:kern w:val="0"/>
          <w:szCs w:val="24"/>
        </w:rPr>
        <w:t>Port</w:t>
      </w:r>
      <w:r w:rsidRPr="00DF1A2F">
        <w:rPr>
          <w:rFonts w:ascii="Segoe UI" w:eastAsia="Meiryo UI" w:hAnsi="Segoe UI" w:cs="Segoe UI" w:hint="eastAsia"/>
          <w:kern w:val="0"/>
          <w:szCs w:val="24"/>
        </w:rPr>
        <w:t>には</w:t>
      </w:r>
      <w:r w:rsidRPr="00DF1A2F">
        <w:rPr>
          <w:rFonts w:ascii="Segoe UI" w:eastAsia="Meiryo UI" w:hAnsi="Segoe UI" w:cs="Segoe UI"/>
          <w:kern w:val="0"/>
          <w:szCs w:val="24"/>
        </w:rPr>
        <w:t>80</w:t>
      </w:r>
      <w:r w:rsidRPr="00DF1A2F">
        <w:rPr>
          <w:rFonts w:ascii="Segoe UI" w:eastAsia="Meiryo UI" w:hAnsi="Segoe UI" w:cs="Segoe UI" w:hint="eastAsia"/>
          <w:kern w:val="0"/>
          <w:szCs w:val="24"/>
        </w:rPr>
        <w:t>、その他の欄はデフォルトのままで問題ありません。</w:t>
      </w:r>
    </w:p>
    <w:p w14:paraId="223FC9EA" w14:textId="24E25563" w:rsidR="00D454F9" w:rsidRPr="00DF1A2F" w:rsidRDefault="001A1358" w:rsidP="00D454F9">
      <w:pPr>
        <w:ind w:firstLineChars="100" w:firstLine="210"/>
        <w:rPr>
          <w:rFonts w:ascii="Segoe UI" w:eastAsia="Meiryo UI" w:hAnsi="Segoe UI" w:cs="Segoe UI"/>
          <w:kern w:val="0"/>
          <w:szCs w:val="24"/>
        </w:rPr>
      </w:pPr>
      <w:r w:rsidRPr="00DF1A2F">
        <w:rPr>
          <w:rFonts w:ascii="Segoe UI" w:eastAsia="Meiryo UI" w:hAnsi="Segoe UI" w:cs="Segoe UI"/>
          <w:noProof/>
          <w:kern w:val="0"/>
          <w:szCs w:val="24"/>
          <w:rPrChange w:id="2275" w:author="Kitase" w:date="2015-07-26T16:23:00Z">
            <w:rPr>
              <w:rFonts w:ascii="Segoe UI" w:eastAsia="Meiryo UI" w:hAnsi="Segoe UI" w:cs="Segoe UI"/>
              <w:noProof/>
              <w:kern w:val="0"/>
              <w:szCs w:val="24"/>
            </w:rPr>
          </w:rPrChange>
        </w:rPr>
        <w:lastRenderedPageBreak/>
        <w:drawing>
          <wp:inline distT="0" distB="0" distL="0" distR="0" wp14:anchorId="2483AB46" wp14:editId="524464F8">
            <wp:extent cx="4314825" cy="3743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14825" cy="3743325"/>
                    </a:xfrm>
                    <a:prstGeom prst="rect">
                      <a:avLst/>
                    </a:prstGeom>
                    <a:noFill/>
                    <a:ln>
                      <a:noFill/>
                    </a:ln>
                  </pic:spPr>
                </pic:pic>
              </a:graphicData>
            </a:graphic>
          </wp:inline>
        </w:drawing>
      </w:r>
    </w:p>
    <w:p w14:paraId="0431E2E3" w14:textId="77777777" w:rsidR="00D454F9" w:rsidRPr="00DF1A2F" w:rsidRDefault="00D454F9" w:rsidP="00D454F9">
      <w:pPr>
        <w:ind w:firstLineChars="100" w:firstLine="210"/>
        <w:rPr>
          <w:rFonts w:ascii="Segoe UI" w:eastAsia="Meiryo UI" w:hAnsi="Segoe UI" w:cs="Segoe UI"/>
          <w:kern w:val="0"/>
          <w:szCs w:val="24"/>
        </w:rPr>
      </w:pPr>
    </w:p>
    <w:p w14:paraId="08D9DFE2" w14:textId="77777777" w:rsidR="00D454F9" w:rsidRPr="00DF1A2F" w:rsidRDefault="00D454F9" w:rsidP="00D454F9">
      <w:pPr>
        <w:ind w:firstLineChars="100" w:firstLine="210"/>
        <w:rPr>
          <w:rFonts w:ascii="Segoe UI" w:eastAsia="Meiryo UI" w:hAnsi="Segoe UI" w:cs="Segoe UI"/>
          <w:kern w:val="0"/>
          <w:szCs w:val="24"/>
        </w:rPr>
      </w:pPr>
      <w:r w:rsidRPr="00DF1A2F">
        <w:rPr>
          <w:rFonts w:ascii="Segoe UI" w:eastAsia="Meiryo UI" w:hAnsi="Segoe UI" w:cs="Segoe UI" w:hint="eastAsia"/>
          <w:kern w:val="0"/>
          <w:szCs w:val="24"/>
        </w:rPr>
        <w:t>複数の</w:t>
      </w:r>
      <w:r w:rsidRPr="00DF1A2F">
        <w:rPr>
          <w:rFonts w:ascii="Segoe UI" w:eastAsia="Meiryo UI" w:hAnsi="Segoe UI" w:cs="Segoe UI"/>
          <w:kern w:val="0"/>
          <w:szCs w:val="24"/>
        </w:rPr>
        <w:t>Reverse Proxy</w:t>
      </w:r>
      <w:r w:rsidRPr="00DF1A2F">
        <w:rPr>
          <w:rFonts w:ascii="Segoe UI" w:eastAsia="Meiryo UI" w:hAnsi="Segoe UI" w:cs="Segoe UI" w:hint="eastAsia"/>
          <w:kern w:val="0"/>
          <w:szCs w:val="24"/>
        </w:rPr>
        <w:t>のグローバル</w:t>
      </w:r>
      <w:r w:rsidRPr="00DF1A2F">
        <w:rPr>
          <w:rFonts w:ascii="Segoe UI" w:eastAsia="Meiryo UI" w:hAnsi="Segoe UI" w:cs="Segoe UI"/>
          <w:kern w:val="0"/>
          <w:szCs w:val="24"/>
        </w:rPr>
        <w:t>IP</w:t>
      </w:r>
      <w:r w:rsidRPr="00DF1A2F">
        <w:rPr>
          <w:rFonts w:ascii="Segoe UI" w:eastAsia="Meiryo UI" w:hAnsi="Segoe UI" w:cs="Segoe UI" w:hint="eastAsia"/>
          <w:kern w:val="0"/>
          <w:szCs w:val="24"/>
        </w:rPr>
        <w:t>アドレスを追加していきましょう。</w:t>
      </w:r>
    </w:p>
    <w:p w14:paraId="296E842B" w14:textId="77777777" w:rsidR="00D454F9" w:rsidRPr="00DF1A2F" w:rsidRDefault="00D454F9" w:rsidP="00D454F9">
      <w:pPr>
        <w:ind w:firstLineChars="100" w:firstLine="210"/>
        <w:rPr>
          <w:rFonts w:ascii="Segoe UI" w:eastAsia="Meiryo UI" w:hAnsi="Segoe UI" w:cs="Segoe UI"/>
          <w:kern w:val="0"/>
          <w:szCs w:val="24"/>
        </w:rPr>
      </w:pPr>
      <w:r w:rsidRPr="00DF1A2F">
        <w:rPr>
          <w:rFonts w:ascii="Segoe UI" w:eastAsia="Meiryo UI" w:hAnsi="Segoe UI" w:cs="Segoe UI" w:hint="eastAsia"/>
          <w:kern w:val="0"/>
          <w:szCs w:val="24"/>
        </w:rPr>
        <w:t>以上で、</w:t>
      </w:r>
      <w:r w:rsidRPr="00DF1A2F">
        <w:rPr>
          <w:rFonts w:ascii="Segoe UI" w:eastAsia="Meiryo UI" w:hAnsi="Segoe UI" w:cs="Segoe UI"/>
          <w:kern w:val="0"/>
          <w:szCs w:val="24"/>
        </w:rPr>
        <w:t xml:space="preserve">Load Balancing </w:t>
      </w:r>
      <w:del w:id="2276" w:author="Kitase" w:date="2015-07-25T05:35:00Z">
        <w:r w:rsidRPr="00DF1A2F" w:rsidDel="00D86558">
          <w:rPr>
            <w:rFonts w:ascii="Segoe UI" w:eastAsia="Meiryo UI" w:hAnsi="Segoe UI" w:cs="Segoe UI"/>
            <w:kern w:val="0"/>
            <w:szCs w:val="24"/>
          </w:rPr>
          <w:delText>–</w:delText>
        </w:r>
      </w:del>
      <w:ins w:id="2277" w:author="Kitase" w:date="2015-07-25T05:35:00Z">
        <w:r w:rsidR="00D86558" w:rsidRPr="00DF1A2F">
          <w:rPr>
            <w:rFonts w:ascii="Segoe UI" w:eastAsia="Meiryo UI" w:hAnsi="Segoe UI" w:cs="Segoe UI"/>
            <w:kern w:val="0"/>
            <w:szCs w:val="24"/>
          </w:rPr>
          <w:t>-</w:t>
        </w:r>
      </w:ins>
      <w:r w:rsidRPr="00DF1A2F">
        <w:rPr>
          <w:rFonts w:ascii="Segoe UI" w:eastAsia="Meiryo UI" w:hAnsi="Segoe UI" w:cs="Segoe UI"/>
          <w:kern w:val="0"/>
          <w:szCs w:val="24"/>
        </w:rPr>
        <w:t xml:space="preserve"> Reverse Proxy </w:t>
      </w:r>
      <w:del w:id="2278" w:author="Kitase" w:date="2015-07-25T05:36:00Z">
        <w:r w:rsidRPr="00DF1A2F" w:rsidDel="00D86558">
          <w:rPr>
            <w:rFonts w:ascii="Segoe UI" w:eastAsia="Meiryo UI" w:hAnsi="Segoe UI" w:cs="Segoe UI"/>
            <w:kern w:val="0"/>
            <w:szCs w:val="24"/>
          </w:rPr>
          <w:delText>–</w:delText>
        </w:r>
      </w:del>
      <w:ins w:id="2279" w:author="Kitase" w:date="2015-07-25T05:36:00Z">
        <w:r w:rsidR="00D86558" w:rsidRPr="00DF1A2F">
          <w:rPr>
            <w:rFonts w:ascii="Segoe UI" w:eastAsia="Meiryo UI" w:hAnsi="Segoe UI" w:cs="Segoe UI"/>
            <w:kern w:val="0"/>
            <w:szCs w:val="24"/>
          </w:rPr>
          <w:t>-</w:t>
        </w:r>
      </w:ins>
      <w:r w:rsidRPr="00DF1A2F">
        <w:rPr>
          <w:rFonts w:ascii="Segoe UI" w:eastAsia="Meiryo UI" w:hAnsi="Segoe UI" w:cs="Segoe UI"/>
          <w:kern w:val="0"/>
          <w:szCs w:val="24"/>
        </w:rPr>
        <w:t xml:space="preserve"> </w:t>
      </w:r>
      <w:del w:id="2280" w:author="Kitase" w:date="2015-07-25T05:18:00Z">
        <w:r w:rsidRPr="00DF1A2F" w:rsidDel="00730126">
          <w:rPr>
            <w:rFonts w:ascii="Segoe UI" w:eastAsia="Meiryo UI" w:hAnsi="Segoe UI" w:cs="Segoe UI"/>
            <w:kern w:val="0"/>
            <w:szCs w:val="24"/>
          </w:rPr>
          <w:delText>Wordpress</w:delText>
        </w:r>
      </w:del>
      <w:ins w:id="2281" w:author="Kitase" w:date="2015-07-25T05:18:00Z">
        <w:r w:rsidR="00730126" w:rsidRPr="00DF1A2F">
          <w:rPr>
            <w:rFonts w:ascii="Segoe UI" w:eastAsia="Meiryo UI" w:hAnsi="Segoe UI" w:cs="Segoe UI"/>
            <w:kern w:val="0"/>
            <w:szCs w:val="24"/>
          </w:rPr>
          <w:t>WordPress</w:t>
        </w:r>
      </w:ins>
      <w:r w:rsidRPr="00DF1A2F">
        <w:rPr>
          <w:rFonts w:ascii="Segoe UI" w:eastAsia="Meiryo UI" w:hAnsi="Segoe UI" w:cs="Segoe UI" w:hint="eastAsia"/>
          <w:kern w:val="0"/>
          <w:szCs w:val="24"/>
        </w:rPr>
        <w:t>サーバという多段構成の構築が完了しました。</w:t>
      </w:r>
      <w:r w:rsidRPr="00DF1A2F">
        <w:rPr>
          <w:rFonts w:ascii="Segoe UI" w:eastAsia="Meiryo UI" w:hAnsi="Segoe UI" w:cs="Segoe UI"/>
          <w:kern w:val="0"/>
          <w:szCs w:val="24"/>
        </w:rPr>
        <w:t>Reverse Proxy</w:t>
      </w:r>
      <w:r w:rsidRPr="00DF1A2F">
        <w:rPr>
          <w:rFonts w:ascii="Segoe UI" w:eastAsia="Meiryo UI" w:hAnsi="Segoe UI" w:cs="Segoe UI" w:hint="eastAsia"/>
          <w:kern w:val="0"/>
          <w:szCs w:val="24"/>
        </w:rPr>
        <w:t>サーバや</w:t>
      </w:r>
      <w:del w:id="2282" w:author="Kitase" w:date="2015-07-25T05:18:00Z">
        <w:r w:rsidRPr="00DF1A2F" w:rsidDel="00730126">
          <w:rPr>
            <w:rFonts w:ascii="Segoe UI" w:eastAsia="Meiryo UI" w:hAnsi="Segoe UI" w:cs="Segoe UI"/>
            <w:kern w:val="0"/>
            <w:szCs w:val="24"/>
          </w:rPr>
          <w:delText>Wordpress</w:delText>
        </w:r>
      </w:del>
      <w:ins w:id="2283" w:author="Kitase" w:date="2015-07-25T05:18:00Z">
        <w:r w:rsidR="00730126" w:rsidRPr="00DF1A2F">
          <w:rPr>
            <w:rFonts w:ascii="Segoe UI" w:eastAsia="Meiryo UI" w:hAnsi="Segoe UI" w:cs="Segoe UI"/>
            <w:kern w:val="0"/>
            <w:szCs w:val="24"/>
          </w:rPr>
          <w:t>WordPress</w:t>
        </w:r>
      </w:ins>
      <w:r w:rsidRPr="00DF1A2F">
        <w:rPr>
          <w:rFonts w:ascii="Segoe UI" w:eastAsia="Meiryo UI" w:hAnsi="Segoe UI" w:cs="Segoe UI" w:hint="eastAsia"/>
          <w:kern w:val="0"/>
          <w:szCs w:val="24"/>
        </w:rPr>
        <w:t>サーバを迅速にデプロイ可能なので、急な負荷増大にも迅速に対応可能です。</w:t>
      </w:r>
    </w:p>
    <w:p w14:paraId="0FD13FC3" w14:textId="77777777" w:rsidR="00D454F9" w:rsidRPr="00DF1A2F" w:rsidRDefault="00D454F9" w:rsidP="007608A9">
      <w:pPr>
        <w:rPr>
          <w:rFonts w:ascii="Segoe UI" w:eastAsia="Meiryo UI" w:hAnsi="Segoe UI" w:cs="Segoe UI"/>
        </w:rPr>
      </w:pPr>
    </w:p>
    <w:p w14:paraId="6987E305" w14:textId="77777777" w:rsidR="007608A9" w:rsidRPr="00DF1A2F" w:rsidRDefault="007608A9" w:rsidP="004B7097">
      <w:pPr>
        <w:pStyle w:val="NormalWeb"/>
        <w:spacing w:before="0" w:beforeAutospacing="0" w:after="0" w:afterAutospacing="0"/>
        <w:rPr>
          <w:rFonts w:ascii="Segoe UI" w:eastAsia="Meiryo UI" w:hAnsi="Segoe UI" w:cs="Segoe UI"/>
          <w:color w:val="000000"/>
          <w:sz w:val="20"/>
          <w:szCs w:val="20"/>
        </w:rPr>
      </w:pPr>
    </w:p>
    <w:p w14:paraId="1D1D2616" w14:textId="77777777" w:rsidR="002060F1" w:rsidRPr="00DF1A2F" w:rsidRDefault="002060F1" w:rsidP="008A5DA8">
      <w:pPr>
        <w:jc w:val="left"/>
        <w:rPr>
          <w:rFonts w:ascii="Segoe UI" w:eastAsia="Meiryo UI" w:hAnsi="Segoe UI" w:cs="Segoe UI"/>
        </w:rPr>
      </w:pPr>
      <w:r w:rsidRPr="00DF1A2F">
        <w:rPr>
          <w:rFonts w:ascii="Segoe UI" w:eastAsia="Meiryo UI" w:hAnsi="Segoe UI" w:cs="Segoe UI"/>
        </w:rPr>
        <w:br w:type="page"/>
      </w:r>
      <w:r w:rsidRPr="00DF1A2F">
        <w:rPr>
          <w:rFonts w:ascii="Segoe UI" w:eastAsia="Meiryo UI" w:hAnsi="Segoe UI" w:cs="Segoe UI" w:hint="eastAsia"/>
        </w:rPr>
        <w:lastRenderedPageBreak/>
        <w:t>メモ用途にお使い</w:t>
      </w:r>
      <w:r w:rsidR="00C52846" w:rsidRPr="00DF1A2F">
        <w:rPr>
          <w:rFonts w:ascii="Segoe UI" w:eastAsia="Meiryo UI" w:hAnsi="Segoe UI" w:cs="Segoe UI" w:hint="eastAsia"/>
        </w:rPr>
        <w:t>ください</w:t>
      </w:r>
    </w:p>
    <w:p w14:paraId="024AE9B8" w14:textId="77777777" w:rsidR="002060F1" w:rsidRPr="00DF1A2F" w:rsidRDefault="002060F1" w:rsidP="008A5DA8">
      <w:pPr>
        <w:jc w:val="left"/>
        <w:rPr>
          <w:rFonts w:ascii="Segoe UI" w:eastAsia="Meiryo UI" w:hAnsi="Segoe UI" w:cs="Segoe UI"/>
        </w:rPr>
      </w:pPr>
    </w:p>
    <w:p w14:paraId="0EF4F583" w14:textId="77777777" w:rsidR="002060F1" w:rsidRPr="00DF1A2F" w:rsidRDefault="002060F1" w:rsidP="005E71FA">
      <w:pPr>
        <w:jc w:val="left"/>
        <w:rPr>
          <w:rFonts w:ascii="Segoe UI" w:eastAsia="Meiryo UI" w:hAnsi="Segoe UI" w:cs="Segoe UI"/>
        </w:rPr>
      </w:pPr>
      <w:r w:rsidRPr="00DF1A2F">
        <w:rPr>
          <w:rFonts w:ascii="Segoe UI" w:eastAsia="Meiryo UI" w:hAnsi="Segoe UI" w:cs="Segoe UI"/>
        </w:rPr>
        <w:br w:type="page"/>
      </w:r>
      <w:r w:rsidRPr="00DF1A2F">
        <w:rPr>
          <w:rFonts w:ascii="Segoe UI" w:eastAsia="Meiryo UI" w:hAnsi="Segoe UI" w:cs="Segoe UI" w:hint="eastAsia"/>
        </w:rPr>
        <w:lastRenderedPageBreak/>
        <w:t>メモ用途にお使い</w:t>
      </w:r>
      <w:r w:rsidR="00C52846" w:rsidRPr="00DF1A2F">
        <w:rPr>
          <w:rFonts w:ascii="Segoe UI" w:eastAsia="Meiryo UI" w:hAnsi="Segoe UI" w:cs="Segoe UI" w:hint="eastAsia"/>
        </w:rPr>
        <w:t>ください</w:t>
      </w:r>
    </w:p>
    <w:p w14:paraId="667B68DF" w14:textId="77777777" w:rsidR="002060F1" w:rsidRPr="00DF1A2F" w:rsidRDefault="002060F1" w:rsidP="008A5DA8">
      <w:pPr>
        <w:jc w:val="left"/>
        <w:rPr>
          <w:rFonts w:ascii="Segoe UI" w:eastAsia="Meiryo UI" w:hAnsi="Segoe UI" w:cs="Segoe UI"/>
        </w:rPr>
      </w:pPr>
    </w:p>
    <w:p w14:paraId="27733264" w14:textId="77777777" w:rsidR="002060F1" w:rsidRPr="00DF1A2F" w:rsidRDefault="002060F1" w:rsidP="008A5DA8">
      <w:pPr>
        <w:jc w:val="left"/>
        <w:rPr>
          <w:rFonts w:ascii="Segoe UI" w:eastAsia="Meiryo UI" w:hAnsi="Segoe UI" w:cs="Segoe UI"/>
        </w:rPr>
      </w:pPr>
      <w:r w:rsidRPr="00DF1A2F">
        <w:rPr>
          <w:rFonts w:ascii="Segoe UI" w:eastAsia="Meiryo UI" w:hAnsi="Segoe UI" w:cs="Segoe UI"/>
        </w:rPr>
        <w:br w:type="page"/>
      </w:r>
    </w:p>
    <w:p w14:paraId="0960F814" w14:textId="77777777" w:rsidR="002060F1" w:rsidRPr="00DF1A2F" w:rsidRDefault="002060F1" w:rsidP="008A5DA8">
      <w:pPr>
        <w:jc w:val="left"/>
        <w:rPr>
          <w:rFonts w:ascii="Segoe UI" w:eastAsia="Meiryo UI" w:hAnsi="Segoe UI" w:cs="Segoe UI"/>
        </w:rPr>
      </w:pPr>
    </w:p>
    <w:p w14:paraId="6819D142" w14:textId="77777777" w:rsidR="002060F1" w:rsidRPr="00DF1A2F" w:rsidRDefault="002060F1" w:rsidP="008A5DA8">
      <w:pPr>
        <w:jc w:val="left"/>
        <w:rPr>
          <w:rFonts w:ascii="Segoe UI" w:eastAsia="Meiryo UI" w:hAnsi="Segoe UI" w:cs="Segoe UI"/>
        </w:rPr>
      </w:pPr>
    </w:p>
    <w:p w14:paraId="417DC172" w14:textId="77777777" w:rsidR="002060F1" w:rsidRPr="00DF1A2F" w:rsidRDefault="002060F1" w:rsidP="008A5DA8">
      <w:pPr>
        <w:jc w:val="left"/>
        <w:rPr>
          <w:rFonts w:ascii="Segoe UI" w:eastAsia="Meiryo UI" w:hAnsi="Segoe UI" w:cs="Segoe UI"/>
        </w:rPr>
      </w:pPr>
    </w:p>
    <w:p w14:paraId="1072FE8B" w14:textId="77777777" w:rsidR="002060F1" w:rsidRPr="00DF1A2F" w:rsidRDefault="002060F1" w:rsidP="008A5DA8">
      <w:pPr>
        <w:jc w:val="left"/>
        <w:rPr>
          <w:rFonts w:ascii="Segoe UI" w:eastAsia="Meiryo UI" w:hAnsi="Segoe UI" w:cs="Segoe UI"/>
        </w:rPr>
      </w:pPr>
    </w:p>
    <w:p w14:paraId="269BE2F4" w14:textId="77777777" w:rsidR="002060F1" w:rsidRPr="00DF1A2F" w:rsidRDefault="002060F1" w:rsidP="008A5DA8">
      <w:pPr>
        <w:jc w:val="left"/>
        <w:rPr>
          <w:rFonts w:ascii="Segoe UI" w:eastAsia="Meiryo UI" w:hAnsi="Segoe UI" w:cs="Segoe UI"/>
        </w:rPr>
      </w:pPr>
    </w:p>
    <w:p w14:paraId="455E76EB" w14:textId="77777777" w:rsidR="00A1478A" w:rsidRPr="00DF1A2F" w:rsidRDefault="00A1478A" w:rsidP="008A5DA8">
      <w:pPr>
        <w:jc w:val="left"/>
        <w:rPr>
          <w:rFonts w:ascii="Segoe UI" w:eastAsia="Meiryo UI" w:hAnsi="Segoe UI" w:cs="Segoe UI"/>
        </w:rPr>
      </w:pPr>
    </w:p>
    <w:p w14:paraId="5404EBC3" w14:textId="77777777" w:rsidR="00A1478A" w:rsidRPr="00DF1A2F" w:rsidRDefault="00A1478A" w:rsidP="008A5DA8">
      <w:pPr>
        <w:jc w:val="left"/>
        <w:rPr>
          <w:rFonts w:ascii="Segoe UI" w:eastAsia="Meiryo UI" w:hAnsi="Segoe UI" w:cs="Segoe UI"/>
        </w:rPr>
      </w:pPr>
    </w:p>
    <w:p w14:paraId="5BD5823D" w14:textId="77777777" w:rsidR="00A1478A" w:rsidRPr="00DF1A2F" w:rsidRDefault="00A1478A" w:rsidP="008A5DA8">
      <w:pPr>
        <w:jc w:val="left"/>
        <w:rPr>
          <w:rFonts w:ascii="Segoe UI" w:eastAsia="Meiryo UI" w:hAnsi="Segoe UI" w:cs="Segoe UI"/>
        </w:rPr>
      </w:pPr>
    </w:p>
    <w:p w14:paraId="28F2354E" w14:textId="77777777" w:rsidR="00A1478A" w:rsidRPr="00DF1A2F" w:rsidRDefault="00A1478A" w:rsidP="008A5DA8">
      <w:pPr>
        <w:jc w:val="left"/>
        <w:rPr>
          <w:rFonts w:ascii="Segoe UI" w:eastAsia="Meiryo UI" w:hAnsi="Segoe UI" w:cs="Segoe UI"/>
        </w:rPr>
      </w:pPr>
    </w:p>
    <w:p w14:paraId="6EF3AE53" w14:textId="77777777" w:rsidR="00A1478A" w:rsidRPr="00DF1A2F" w:rsidRDefault="00A1478A" w:rsidP="008A5DA8">
      <w:pPr>
        <w:jc w:val="left"/>
        <w:rPr>
          <w:rFonts w:ascii="Segoe UI" w:eastAsia="Meiryo UI" w:hAnsi="Segoe UI" w:cs="Segoe UI"/>
        </w:rPr>
      </w:pPr>
    </w:p>
    <w:p w14:paraId="1573A0D0" w14:textId="77777777" w:rsidR="00A1478A" w:rsidRPr="00DF1A2F" w:rsidRDefault="00A1478A" w:rsidP="008A5DA8">
      <w:pPr>
        <w:jc w:val="left"/>
        <w:rPr>
          <w:rFonts w:ascii="Segoe UI" w:eastAsia="Meiryo UI" w:hAnsi="Segoe UI" w:cs="Segoe UI"/>
        </w:rPr>
      </w:pPr>
    </w:p>
    <w:p w14:paraId="0FED0C61" w14:textId="77777777" w:rsidR="00A1478A" w:rsidRPr="00DF1A2F" w:rsidRDefault="00A1478A" w:rsidP="008A5DA8">
      <w:pPr>
        <w:jc w:val="left"/>
        <w:rPr>
          <w:rFonts w:ascii="Segoe UI" w:eastAsia="Meiryo UI" w:hAnsi="Segoe UI" w:cs="Segoe UI"/>
        </w:rPr>
      </w:pPr>
    </w:p>
    <w:p w14:paraId="14009D4A" w14:textId="77777777" w:rsidR="00A1478A" w:rsidRPr="00DF1A2F" w:rsidRDefault="00A1478A" w:rsidP="008A5DA8">
      <w:pPr>
        <w:jc w:val="left"/>
        <w:rPr>
          <w:rFonts w:ascii="Segoe UI" w:eastAsia="Meiryo UI" w:hAnsi="Segoe UI" w:cs="Segoe UI"/>
        </w:rPr>
      </w:pPr>
    </w:p>
    <w:p w14:paraId="769ECE43" w14:textId="77777777" w:rsidR="00A1478A" w:rsidRPr="00DF1A2F" w:rsidRDefault="00A1478A" w:rsidP="008A5DA8">
      <w:pPr>
        <w:jc w:val="left"/>
        <w:rPr>
          <w:rFonts w:ascii="Segoe UI" w:eastAsia="Meiryo UI" w:hAnsi="Segoe UI" w:cs="Segoe UI"/>
        </w:rPr>
      </w:pPr>
    </w:p>
    <w:p w14:paraId="455BCAE3" w14:textId="77777777" w:rsidR="00A1478A" w:rsidRPr="00DF1A2F" w:rsidRDefault="00A1478A" w:rsidP="008A5DA8">
      <w:pPr>
        <w:jc w:val="left"/>
        <w:rPr>
          <w:rFonts w:ascii="Segoe UI" w:eastAsia="Meiryo UI" w:hAnsi="Segoe UI" w:cs="Segoe UI"/>
        </w:rPr>
      </w:pPr>
    </w:p>
    <w:p w14:paraId="6D834BB1" w14:textId="77777777" w:rsidR="002060F1" w:rsidRPr="00DF1A2F" w:rsidRDefault="002060F1" w:rsidP="008A5DA8">
      <w:pPr>
        <w:jc w:val="left"/>
        <w:rPr>
          <w:rFonts w:ascii="Segoe UI" w:eastAsia="Meiryo UI" w:hAnsi="Segoe UI" w:cs="Segoe UI"/>
        </w:rPr>
      </w:pPr>
    </w:p>
    <w:p w14:paraId="60FBAE59" w14:textId="77777777" w:rsidR="004C7A48" w:rsidRPr="00DF1A2F" w:rsidRDefault="004C7A48" w:rsidP="008A5DA8">
      <w:pPr>
        <w:jc w:val="left"/>
        <w:rPr>
          <w:rFonts w:ascii="Segoe UI" w:eastAsia="Meiryo UI" w:hAnsi="Segoe UI" w:cs="Segoe UI"/>
        </w:rPr>
      </w:pPr>
    </w:p>
    <w:p w14:paraId="325C7FA6" w14:textId="77777777" w:rsidR="00A1478A" w:rsidRPr="00DF1A2F" w:rsidRDefault="00A1478A" w:rsidP="00A1478A">
      <w:pPr>
        <w:tabs>
          <w:tab w:val="left" w:pos="-720"/>
          <w:tab w:val="left" w:pos="0"/>
          <w:tab w:val="left" w:pos="720"/>
          <w:tab w:val="left" w:pos="1440"/>
          <w:tab w:val="left" w:pos="2160"/>
          <w:tab w:val="left" w:pos="2880"/>
          <w:tab w:val="left" w:pos="3600"/>
          <w:tab w:val="left" w:pos="4320"/>
        </w:tabs>
        <w:autoSpaceDE w:val="0"/>
        <w:autoSpaceDN w:val="0"/>
        <w:adjustRightInd w:val="0"/>
        <w:spacing w:line="240" w:lineRule="exact"/>
        <w:jc w:val="left"/>
        <w:rPr>
          <w:rFonts w:ascii="Segoe UI" w:eastAsia="Meiryo UI" w:hAnsi="Segoe UI" w:cs="Segoe UI"/>
          <w:color w:val="000000"/>
          <w:kern w:val="0"/>
          <w:sz w:val="20"/>
          <w:szCs w:val="20"/>
        </w:rPr>
      </w:pPr>
      <w:r w:rsidRPr="00DF1A2F">
        <w:rPr>
          <w:rFonts w:ascii="Segoe UI" w:eastAsia="Meiryo UI" w:hAnsi="Segoe UI" w:cs="Segoe UI"/>
          <w:color w:val="000000"/>
          <w:kern w:val="0"/>
          <w:sz w:val="20"/>
          <w:szCs w:val="20"/>
        </w:rPr>
        <w:t>© Copyright IBM Corporation 201</w:t>
      </w:r>
      <w:ins w:id="2284" w:author="Kitase" w:date="2015-07-25T08:16:00Z">
        <w:r w:rsidR="00A91780" w:rsidRPr="00DF1A2F">
          <w:rPr>
            <w:rFonts w:ascii="Segoe UI" w:eastAsia="Meiryo UI" w:hAnsi="Segoe UI" w:cs="Segoe UI"/>
            <w:color w:val="000000"/>
            <w:kern w:val="0"/>
            <w:sz w:val="20"/>
            <w:szCs w:val="20"/>
          </w:rPr>
          <w:t>5</w:t>
        </w:r>
      </w:ins>
      <w:del w:id="2285" w:author="Kitase" w:date="2015-07-25T08:16:00Z">
        <w:r w:rsidRPr="00DF1A2F" w:rsidDel="00A91780">
          <w:rPr>
            <w:rFonts w:ascii="Segoe UI" w:eastAsia="Meiryo UI" w:hAnsi="Segoe UI" w:cs="Segoe UI"/>
            <w:color w:val="000000"/>
            <w:kern w:val="0"/>
            <w:sz w:val="20"/>
            <w:szCs w:val="20"/>
          </w:rPr>
          <w:delText>4</w:delText>
        </w:r>
      </w:del>
    </w:p>
    <w:p w14:paraId="2199CBB0" w14:textId="77777777" w:rsidR="00A1478A" w:rsidRPr="00DF1A2F" w:rsidRDefault="00A1478A" w:rsidP="00A1478A">
      <w:pPr>
        <w:tabs>
          <w:tab w:val="left" w:pos="-720"/>
          <w:tab w:val="left" w:pos="0"/>
          <w:tab w:val="left" w:pos="720"/>
          <w:tab w:val="left" w:pos="1440"/>
          <w:tab w:val="left" w:pos="2160"/>
          <w:tab w:val="left" w:pos="2880"/>
          <w:tab w:val="left" w:pos="3600"/>
          <w:tab w:val="left" w:pos="4320"/>
        </w:tabs>
        <w:autoSpaceDE w:val="0"/>
        <w:autoSpaceDN w:val="0"/>
        <w:adjustRightInd w:val="0"/>
        <w:spacing w:line="240" w:lineRule="exact"/>
        <w:jc w:val="left"/>
        <w:rPr>
          <w:rFonts w:ascii="Segoe UI" w:eastAsia="Meiryo UI" w:hAnsi="Segoe UI" w:cs="Segoe UI"/>
          <w:color w:val="000000"/>
          <w:kern w:val="0"/>
          <w:sz w:val="20"/>
          <w:szCs w:val="20"/>
        </w:rPr>
      </w:pPr>
      <w:r w:rsidRPr="00DF1A2F">
        <w:rPr>
          <w:rFonts w:ascii="Segoe UI" w:eastAsia="Meiryo UI" w:hAnsi="Segoe UI" w:cs="Segoe UI"/>
          <w:color w:val="000000"/>
          <w:kern w:val="0"/>
          <w:sz w:val="20"/>
          <w:szCs w:val="20"/>
        </w:rPr>
        <w:t> </w:t>
      </w:r>
    </w:p>
    <w:p w14:paraId="2427E440" w14:textId="77777777" w:rsidR="00A1478A" w:rsidRPr="00DF1A2F" w:rsidRDefault="00A1478A" w:rsidP="00A1478A">
      <w:pPr>
        <w:tabs>
          <w:tab w:val="left" w:pos="-720"/>
          <w:tab w:val="left" w:pos="0"/>
          <w:tab w:val="left" w:pos="720"/>
          <w:tab w:val="left" w:pos="1440"/>
          <w:tab w:val="left" w:pos="2160"/>
          <w:tab w:val="left" w:pos="2880"/>
          <w:tab w:val="left" w:pos="3600"/>
          <w:tab w:val="left" w:pos="4320"/>
        </w:tabs>
        <w:autoSpaceDE w:val="0"/>
        <w:autoSpaceDN w:val="0"/>
        <w:adjustRightInd w:val="0"/>
        <w:spacing w:line="240" w:lineRule="exact"/>
        <w:jc w:val="left"/>
        <w:rPr>
          <w:rFonts w:ascii="Segoe UI" w:eastAsia="Meiryo UI" w:hAnsi="Segoe UI" w:cs="Segoe UI"/>
          <w:color w:val="000000"/>
          <w:kern w:val="0"/>
          <w:sz w:val="20"/>
          <w:szCs w:val="20"/>
        </w:rPr>
      </w:pPr>
      <w:r w:rsidRPr="00DF1A2F">
        <w:rPr>
          <w:rFonts w:ascii="Segoe UI" w:eastAsia="Meiryo UI" w:hAnsi="Segoe UI" w:cs="Segoe UI"/>
          <w:color w:val="000000"/>
          <w:kern w:val="0"/>
          <w:sz w:val="20"/>
          <w:szCs w:val="20"/>
        </w:rPr>
        <w:t>IBM Global Services</w:t>
      </w:r>
    </w:p>
    <w:p w14:paraId="296C1F67" w14:textId="77777777" w:rsidR="00A1478A" w:rsidRPr="00DF1A2F" w:rsidRDefault="00A1478A" w:rsidP="00A1478A">
      <w:pPr>
        <w:tabs>
          <w:tab w:val="left" w:pos="-720"/>
          <w:tab w:val="left" w:pos="0"/>
          <w:tab w:val="left" w:pos="720"/>
          <w:tab w:val="left" w:pos="1440"/>
          <w:tab w:val="left" w:pos="2160"/>
          <w:tab w:val="left" w:pos="2880"/>
          <w:tab w:val="left" w:pos="3600"/>
          <w:tab w:val="left" w:pos="4320"/>
        </w:tabs>
        <w:autoSpaceDE w:val="0"/>
        <w:autoSpaceDN w:val="0"/>
        <w:adjustRightInd w:val="0"/>
        <w:spacing w:line="240" w:lineRule="exact"/>
        <w:jc w:val="left"/>
        <w:rPr>
          <w:rFonts w:ascii="Segoe UI" w:eastAsia="Meiryo UI" w:hAnsi="Segoe UI" w:cs="Segoe UI"/>
          <w:color w:val="000000"/>
          <w:kern w:val="0"/>
          <w:sz w:val="20"/>
          <w:szCs w:val="20"/>
        </w:rPr>
      </w:pPr>
      <w:r w:rsidRPr="00DF1A2F">
        <w:rPr>
          <w:rFonts w:ascii="Segoe UI" w:eastAsia="Meiryo UI" w:hAnsi="Segoe UI" w:cs="Segoe UI"/>
          <w:color w:val="000000"/>
          <w:kern w:val="0"/>
          <w:sz w:val="20"/>
          <w:szCs w:val="20"/>
        </w:rPr>
        <w:t>Route 100</w:t>
      </w:r>
    </w:p>
    <w:p w14:paraId="33FD7614" w14:textId="77777777" w:rsidR="00A1478A" w:rsidRPr="00DF1A2F" w:rsidRDefault="00A1478A" w:rsidP="00A1478A">
      <w:pPr>
        <w:tabs>
          <w:tab w:val="left" w:pos="-720"/>
          <w:tab w:val="left" w:pos="0"/>
          <w:tab w:val="left" w:pos="720"/>
          <w:tab w:val="left" w:pos="1440"/>
          <w:tab w:val="left" w:pos="2160"/>
          <w:tab w:val="left" w:pos="2880"/>
          <w:tab w:val="left" w:pos="3600"/>
          <w:tab w:val="left" w:pos="4320"/>
        </w:tabs>
        <w:autoSpaceDE w:val="0"/>
        <w:autoSpaceDN w:val="0"/>
        <w:adjustRightInd w:val="0"/>
        <w:spacing w:line="240" w:lineRule="exact"/>
        <w:jc w:val="left"/>
        <w:rPr>
          <w:rFonts w:ascii="Segoe UI" w:eastAsia="Meiryo UI" w:hAnsi="Segoe UI" w:cs="Segoe UI"/>
          <w:color w:val="000000"/>
          <w:kern w:val="0"/>
          <w:sz w:val="20"/>
          <w:szCs w:val="20"/>
        </w:rPr>
      </w:pPr>
      <w:smartTag w:uri="urn:schemas-microsoft-com:office:smarttags" w:element="place">
        <w:smartTag w:uri="urn:schemas-microsoft-com:office:smarttags" w:element="City">
          <w:r w:rsidRPr="00DF1A2F">
            <w:rPr>
              <w:rFonts w:ascii="Segoe UI" w:eastAsia="Meiryo UI" w:hAnsi="Segoe UI" w:cs="Segoe UI"/>
              <w:color w:val="000000"/>
              <w:kern w:val="0"/>
              <w:sz w:val="20"/>
              <w:szCs w:val="20"/>
            </w:rPr>
            <w:t>Somers</w:t>
          </w:r>
        </w:smartTag>
        <w:r w:rsidRPr="00DF1A2F">
          <w:rPr>
            <w:rFonts w:ascii="Segoe UI" w:eastAsia="Meiryo UI" w:hAnsi="Segoe UI" w:cs="Segoe UI"/>
            <w:color w:val="000000"/>
            <w:kern w:val="0"/>
            <w:sz w:val="20"/>
            <w:szCs w:val="20"/>
          </w:rPr>
          <w:t xml:space="preserve">, </w:t>
        </w:r>
        <w:smartTag w:uri="urn:schemas-microsoft-com:office:smarttags" w:element="State">
          <w:r w:rsidRPr="00DF1A2F">
            <w:rPr>
              <w:rFonts w:ascii="Segoe UI" w:eastAsia="Meiryo UI" w:hAnsi="Segoe UI" w:cs="Segoe UI"/>
              <w:color w:val="000000"/>
              <w:kern w:val="0"/>
              <w:sz w:val="20"/>
              <w:szCs w:val="20"/>
            </w:rPr>
            <w:t>NY</w:t>
          </w:r>
        </w:smartTag>
        <w:r w:rsidRPr="00DF1A2F">
          <w:rPr>
            <w:rFonts w:ascii="Segoe UI" w:eastAsia="Meiryo UI" w:hAnsi="Segoe UI" w:cs="Segoe UI"/>
            <w:color w:val="000000"/>
            <w:kern w:val="0"/>
            <w:sz w:val="20"/>
            <w:szCs w:val="20"/>
          </w:rPr>
          <w:t xml:space="preserve"> </w:t>
        </w:r>
        <w:smartTag w:uri="urn:schemas-microsoft-com:office:smarttags" w:element="PostalCode">
          <w:r w:rsidRPr="00DF1A2F">
            <w:rPr>
              <w:rFonts w:ascii="Segoe UI" w:eastAsia="Meiryo UI" w:hAnsi="Segoe UI" w:cs="Segoe UI"/>
              <w:color w:val="000000"/>
              <w:kern w:val="0"/>
              <w:sz w:val="20"/>
              <w:szCs w:val="20"/>
            </w:rPr>
            <w:t>10589</w:t>
          </w:r>
        </w:smartTag>
        <w:r w:rsidRPr="00DF1A2F">
          <w:rPr>
            <w:rFonts w:ascii="Segoe UI" w:eastAsia="Meiryo UI" w:hAnsi="Segoe UI" w:cs="Segoe UI"/>
            <w:color w:val="000000"/>
            <w:kern w:val="0"/>
            <w:sz w:val="20"/>
            <w:szCs w:val="20"/>
          </w:rPr>
          <w:t xml:space="preserve"> </w:t>
        </w:r>
        <w:smartTag w:uri="urn:schemas-microsoft-com:office:smarttags" w:element="country-region">
          <w:r w:rsidRPr="00DF1A2F">
            <w:rPr>
              <w:rFonts w:ascii="Segoe UI" w:eastAsia="Meiryo UI" w:hAnsi="Segoe UI" w:cs="Segoe UI"/>
              <w:color w:val="000000"/>
              <w:kern w:val="0"/>
              <w:sz w:val="20"/>
              <w:szCs w:val="20"/>
            </w:rPr>
            <w:t>U.S.A.</w:t>
          </w:r>
        </w:smartTag>
      </w:smartTag>
    </w:p>
    <w:p w14:paraId="1DA7B7EE" w14:textId="77777777" w:rsidR="00A1478A" w:rsidRPr="00DF1A2F" w:rsidRDefault="00A1478A" w:rsidP="00A1478A">
      <w:pPr>
        <w:tabs>
          <w:tab w:val="left" w:pos="-720"/>
          <w:tab w:val="left" w:pos="0"/>
          <w:tab w:val="left" w:pos="720"/>
          <w:tab w:val="left" w:pos="1440"/>
          <w:tab w:val="left" w:pos="2160"/>
          <w:tab w:val="left" w:pos="2880"/>
          <w:tab w:val="left" w:pos="3600"/>
          <w:tab w:val="left" w:pos="4320"/>
        </w:tabs>
        <w:autoSpaceDE w:val="0"/>
        <w:autoSpaceDN w:val="0"/>
        <w:adjustRightInd w:val="0"/>
        <w:spacing w:line="240" w:lineRule="exact"/>
        <w:jc w:val="left"/>
        <w:rPr>
          <w:rFonts w:ascii="Segoe UI" w:eastAsia="Meiryo UI" w:hAnsi="Segoe UI" w:cs="Segoe UI"/>
          <w:color w:val="000000"/>
          <w:kern w:val="0"/>
          <w:sz w:val="20"/>
          <w:szCs w:val="20"/>
        </w:rPr>
      </w:pPr>
      <w:r w:rsidRPr="00DF1A2F">
        <w:rPr>
          <w:rFonts w:ascii="Segoe UI" w:eastAsia="Meiryo UI" w:hAnsi="Segoe UI" w:cs="Segoe UI"/>
          <w:color w:val="000000"/>
          <w:kern w:val="0"/>
          <w:sz w:val="20"/>
          <w:szCs w:val="20"/>
        </w:rPr>
        <w:t> </w:t>
      </w:r>
    </w:p>
    <w:p w14:paraId="4647F70F" w14:textId="77777777" w:rsidR="00A1478A" w:rsidRPr="00DF1A2F" w:rsidRDefault="00A1478A" w:rsidP="00A1478A">
      <w:pPr>
        <w:tabs>
          <w:tab w:val="left" w:pos="-720"/>
          <w:tab w:val="left" w:pos="0"/>
          <w:tab w:val="left" w:pos="720"/>
          <w:tab w:val="left" w:pos="1440"/>
          <w:tab w:val="left" w:pos="2160"/>
          <w:tab w:val="left" w:pos="2880"/>
          <w:tab w:val="left" w:pos="3600"/>
          <w:tab w:val="left" w:pos="4320"/>
        </w:tabs>
        <w:autoSpaceDE w:val="0"/>
        <w:autoSpaceDN w:val="0"/>
        <w:adjustRightInd w:val="0"/>
        <w:spacing w:line="240" w:lineRule="exact"/>
        <w:jc w:val="left"/>
        <w:rPr>
          <w:rFonts w:ascii="Segoe UI" w:eastAsia="Meiryo UI" w:hAnsi="Segoe UI" w:cs="Segoe UI"/>
          <w:color w:val="000000"/>
          <w:kern w:val="0"/>
          <w:sz w:val="20"/>
          <w:szCs w:val="20"/>
        </w:rPr>
      </w:pPr>
      <w:r w:rsidRPr="00DF1A2F">
        <w:rPr>
          <w:rFonts w:ascii="Segoe UI" w:eastAsia="Meiryo UI" w:hAnsi="Segoe UI" w:cs="Segoe UI"/>
          <w:color w:val="000000"/>
          <w:kern w:val="0"/>
          <w:sz w:val="20"/>
          <w:szCs w:val="20"/>
        </w:rPr>
        <w:t xml:space="preserve">Produced in the </w:t>
      </w:r>
      <w:smartTag w:uri="urn:schemas-microsoft-com:office:smarttags" w:element="country-region">
        <w:smartTag w:uri="urn:schemas-microsoft-com:office:smarttags" w:element="place">
          <w:r w:rsidRPr="00DF1A2F">
            <w:rPr>
              <w:rFonts w:ascii="Segoe UI" w:eastAsia="Meiryo UI" w:hAnsi="Segoe UI" w:cs="Segoe UI"/>
              <w:color w:val="000000"/>
              <w:kern w:val="0"/>
              <w:sz w:val="20"/>
              <w:szCs w:val="20"/>
            </w:rPr>
            <w:t>United States of America</w:t>
          </w:r>
        </w:smartTag>
      </w:smartTag>
    </w:p>
    <w:p w14:paraId="51DDCCDF" w14:textId="77777777" w:rsidR="00A1478A" w:rsidRPr="00DF1A2F" w:rsidRDefault="00A1478A" w:rsidP="00A1478A">
      <w:pPr>
        <w:tabs>
          <w:tab w:val="left" w:pos="-720"/>
          <w:tab w:val="left" w:pos="0"/>
          <w:tab w:val="left" w:pos="720"/>
          <w:tab w:val="left" w:pos="1440"/>
          <w:tab w:val="left" w:pos="2160"/>
          <w:tab w:val="left" w:pos="2880"/>
          <w:tab w:val="left" w:pos="3600"/>
          <w:tab w:val="left" w:pos="4320"/>
        </w:tabs>
        <w:autoSpaceDE w:val="0"/>
        <w:autoSpaceDN w:val="0"/>
        <w:adjustRightInd w:val="0"/>
        <w:spacing w:line="240" w:lineRule="exact"/>
        <w:jc w:val="left"/>
        <w:rPr>
          <w:rFonts w:ascii="Segoe UI" w:eastAsia="Meiryo UI" w:hAnsi="Segoe UI" w:cs="Segoe UI"/>
          <w:color w:val="000000"/>
          <w:kern w:val="0"/>
          <w:sz w:val="20"/>
          <w:szCs w:val="20"/>
        </w:rPr>
      </w:pPr>
      <w:r w:rsidRPr="00DF1A2F">
        <w:rPr>
          <w:rFonts w:ascii="Segoe UI" w:eastAsia="Meiryo UI" w:hAnsi="Segoe UI" w:cs="Segoe UI"/>
          <w:color w:val="000000"/>
          <w:kern w:val="0"/>
          <w:sz w:val="20"/>
          <w:szCs w:val="20"/>
        </w:rPr>
        <w:t>May 2014</w:t>
      </w:r>
    </w:p>
    <w:p w14:paraId="4509595C" w14:textId="77777777" w:rsidR="00A1478A" w:rsidRPr="00DF1A2F" w:rsidRDefault="00A1478A" w:rsidP="00A1478A">
      <w:pPr>
        <w:tabs>
          <w:tab w:val="left" w:pos="-720"/>
          <w:tab w:val="left" w:pos="0"/>
          <w:tab w:val="left" w:pos="720"/>
          <w:tab w:val="left" w:pos="1440"/>
          <w:tab w:val="left" w:pos="2160"/>
          <w:tab w:val="left" w:pos="2880"/>
          <w:tab w:val="left" w:pos="3600"/>
          <w:tab w:val="left" w:pos="4320"/>
        </w:tabs>
        <w:autoSpaceDE w:val="0"/>
        <w:autoSpaceDN w:val="0"/>
        <w:adjustRightInd w:val="0"/>
        <w:spacing w:line="240" w:lineRule="exact"/>
        <w:jc w:val="left"/>
        <w:rPr>
          <w:rFonts w:ascii="Segoe UI" w:eastAsia="Meiryo UI" w:hAnsi="Segoe UI" w:cs="Segoe UI"/>
          <w:color w:val="000000"/>
          <w:kern w:val="0"/>
          <w:sz w:val="20"/>
          <w:szCs w:val="20"/>
        </w:rPr>
      </w:pPr>
    </w:p>
    <w:p w14:paraId="12B5E9CE" w14:textId="77777777" w:rsidR="00A1478A" w:rsidRPr="00DF1A2F" w:rsidRDefault="00A1478A" w:rsidP="00A1478A">
      <w:pPr>
        <w:tabs>
          <w:tab w:val="left" w:pos="-720"/>
          <w:tab w:val="left" w:pos="0"/>
          <w:tab w:val="left" w:pos="720"/>
          <w:tab w:val="left" w:pos="1440"/>
          <w:tab w:val="left" w:pos="2160"/>
          <w:tab w:val="left" w:pos="2880"/>
          <w:tab w:val="left" w:pos="3600"/>
          <w:tab w:val="left" w:pos="4320"/>
        </w:tabs>
        <w:autoSpaceDE w:val="0"/>
        <w:autoSpaceDN w:val="0"/>
        <w:adjustRightInd w:val="0"/>
        <w:spacing w:line="240" w:lineRule="exact"/>
        <w:jc w:val="left"/>
        <w:rPr>
          <w:rFonts w:ascii="Segoe UI" w:eastAsia="Meiryo UI" w:hAnsi="Segoe UI" w:cs="Segoe UI"/>
          <w:color w:val="000000"/>
          <w:kern w:val="0"/>
          <w:sz w:val="20"/>
          <w:szCs w:val="20"/>
        </w:rPr>
      </w:pPr>
      <w:r w:rsidRPr="00DF1A2F">
        <w:rPr>
          <w:rFonts w:ascii="Segoe UI" w:eastAsia="Meiryo UI" w:hAnsi="Segoe UI" w:cs="Segoe UI"/>
          <w:color w:val="000000"/>
          <w:kern w:val="0"/>
          <w:sz w:val="20"/>
          <w:szCs w:val="20"/>
        </w:rPr>
        <w:t xml:space="preserve">IBM, the IBM logo and ibm.com are trademarks of International Business Machines Corporation in the </w:t>
      </w:r>
      <w:smartTag w:uri="urn:schemas-microsoft-com:office:smarttags" w:element="country-region">
        <w:smartTag w:uri="urn:schemas-microsoft-com:office:smarttags" w:element="place">
          <w:r w:rsidRPr="00DF1A2F">
            <w:rPr>
              <w:rFonts w:ascii="Segoe UI" w:eastAsia="Meiryo UI" w:hAnsi="Segoe UI" w:cs="Segoe UI"/>
              <w:color w:val="000000"/>
              <w:kern w:val="0"/>
              <w:sz w:val="20"/>
              <w:szCs w:val="20"/>
            </w:rPr>
            <w:t>United States</w:t>
          </w:r>
        </w:smartTag>
      </w:smartTag>
      <w:r w:rsidRPr="00DF1A2F">
        <w:rPr>
          <w:rFonts w:ascii="Segoe UI" w:eastAsia="Meiryo UI" w:hAnsi="Segoe UI" w:cs="Segoe UI"/>
          <w:color w:val="000000"/>
          <w:kern w:val="0"/>
          <w:sz w:val="20"/>
          <w:szCs w:val="20"/>
        </w:rPr>
        <w:t xml:space="preserve">, other countries or both. If these and other IBM trademarked terms are marked on their first occurrence in this information with a trademark symbol (® or TM), these symbols indicate </w:t>
      </w:r>
      <w:smartTag w:uri="urn:schemas-microsoft-com:office:smarttags" w:element="country-region">
        <w:smartTag w:uri="urn:schemas-microsoft-com:office:smarttags" w:element="place">
          <w:r w:rsidRPr="00DF1A2F">
            <w:rPr>
              <w:rFonts w:ascii="Segoe UI" w:eastAsia="Meiryo UI" w:hAnsi="Segoe UI" w:cs="Segoe UI"/>
              <w:color w:val="000000"/>
              <w:kern w:val="0"/>
              <w:sz w:val="20"/>
              <w:szCs w:val="20"/>
            </w:rPr>
            <w:t>U.S.</w:t>
          </w:r>
        </w:smartTag>
      </w:smartTag>
      <w:r w:rsidRPr="00DF1A2F">
        <w:rPr>
          <w:rFonts w:ascii="Segoe UI" w:eastAsia="Meiryo UI" w:hAnsi="Segoe UI" w:cs="Segoe UI"/>
          <w:color w:val="000000"/>
          <w:kern w:val="0"/>
          <w:sz w:val="20"/>
          <w:szCs w:val="20"/>
        </w:rPr>
        <w:t xml:space="preserve"> registered or common law trademarks owned by IBM at the time this information was published. Such trademarks may also be registered or common law trademarks in other countries. Other product, company or service names may be trademarks or service marks of others. A current list of IBM trademarks is available on the web at "Copyright and trademark information" at ibm.com/legal/copytrade.shtml</w:t>
      </w:r>
    </w:p>
    <w:p w14:paraId="67D72CF8" w14:textId="77777777" w:rsidR="00A1478A" w:rsidRPr="00DF1A2F" w:rsidRDefault="00A1478A" w:rsidP="00A1478A">
      <w:pPr>
        <w:tabs>
          <w:tab w:val="left" w:pos="-720"/>
          <w:tab w:val="left" w:pos="0"/>
          <w:tab w:val="left" w:pos="720"/>
          <w:tab w:val="left" w:pos="1440"/>
          <w:tab w:val="left" w:pos="2160"/>
          <w:tab w:val="left" w:pos="2880"/>
          <w:tab w:val="left" w:pos="3600"/>
          <w:tab w:val="left" w:pos="4320"/>
        </w:tabs>
        <w:autoSpaceDE w:val="0"/>
        <w:autoSpaceDN w:val="0"/>
        <w:adjustRightInd w:val="0"/>
        <w:spacing w:line="240" w:lineRule="exact"/>
        <w:jc w:val="left"/>
        <w:rPr>
          <w:rFonts w:ascii="Segoe UI" w:eastAsia="Meiryo UI" w:hAnsi="Segoe UI" w:cs="Segoe UI"/>
          <w:color w:val="000000"/>
          <w:kern w:val="0"/>
          <w:sz w:val="20"/>
          <w:szCs w:val="20"/>
        </w:rPr>
      </w:pPr>
    </w:p>
    <w:p w14:paraId="44E51B95" w14:textId="77777777" w:rsidR="00A1478A" w:rsidRPr="00DF1A2F" w:rsidRDefault="00A1478A" w:rsidP="00A1478A">
      <w:pPr>
        <w:tabs>
          <w:tab w:val="left" w:pos="-720"/>
          <w:tab w:val="left" w:pos="0"/>
          <w:tab w:val="left" w:pos="720"/>
          <w:tab w:val="left" w:pos="1440"/>
          <w:tab w:val="left" w:pos="2160"/>
          <w:tab w:val="left" w:pos="2880"/>
          <w:tab w:val="left" w:pos="3600"/>
          <w:tab w:val="left" w:pos="4320"/>
        </w:tabs>
        <w:autoSpaceDE w:val="0"/>
        <w:autoSpaceDN w:val="0"/>
        <w:adjustRightInd w:val="0"/>
        <w:spacing w:line="240" w:lineRule="exact"/>
        <w:jc w:val="left"/>
        <w:rPr>
          <w:rFonts w:ascii="Segoe UI" w:eastAsia="Meiryo UI" w:hAnsi="Segoe UI" w:cs="Segoe UI"/>
          <w:color w:val="000000"/>
          <w:kern w:val="0"/>
          <w:sz w:val="20"/>
          <w:szCs w:val="20"/>
        </w:rPr>
      </w:pPr>
      <w:r w:rsidRPr="00DF1A2F">
        <w:rPr>
          <w:rFonts w:ascii="Segoe UI" w:eastAsia="Meiryo UI" w:hAnsi="Segoe UI" w:cs="Segoe UI"/>
          <w:color w:val="000000"/>
          <w:kern w:val="0"/>
          <w:sz w:val="20"/>
          <w:szCs w:val="20"/>
        </w:rPr>
        <w:t xml:space="preserve">This document is current as of the initial date of publication and may be changed by IBM at any time. Not all offerings are available in every country in which IBM operates. </w:t>
      </w:r>
    </w:p>
    <w:p w14:paraId="245FF5C7" w14:textId="77777777" w:rsidR="00A1478A" w:rsidRPr="00DF1A2F" w:rsidRDefault="00A1478A" w:rsidP="00A1478A">
      <w:pPr>
        <w:tabs>
          <w:tab w:val="left" w:pos="-720"/>
          <w:tab w:val="left" w:pos="0"/>
          <w:tab w:val="left" w:pos="720"/>
          <w:tab w:val="left" w:pos="1440"/>
          <w:tab w:val="left" w:pos="2160"/>
          <w:tab w:val="left" w:pos="2880"/>
          <w:tab w:val="left" w:pos="3600"/>
          <w:tab w:val="left" w:pos="4320"/>
        </w:tabs>
        <w:autoSpaceDE w:val="0"/>
        <w:autoSpaceDN w:val="0"/>
        <w:adjustRightInd w:val="0"/>
        <w:spacing w:line="240" w:lineRule="exact"/>
        <w:jc w:val="left"/>
        <w:rPr>
          <w:rFonts w:ascii="Segoe UI" w:eastAsia="Meiryo UI" w:hAnsi="Segoe UI" w:cs="Segoe UI"/>
          <w:color w:val="000000"/>
          <w:kern w:val="0"/>
          <w:sz w:val="20"/>
          <w:szCs w:val="20"/>
        </w:rPr>
      </w:pPr>
      <w:r w:rsidRPr="00DF1A2F">
        <w:rPr>
          <w:rFonts w:ascii="Segoe UI" w:eastAsia="Meiryo UI" w:hAnsi="Segoe UI" w:cs="Segoe UI"/>
          <w:color w:val="000000"/>
          <w:kern w:val="0"/>
          <w:sz w:val="20"/>
          <w:szCs w:val="20"/>
        </w:rPr>
        <w:t> </w:t>
      </w:r>
    </w:p>
    <w:p w14:paraId="1064942F" w14:textId="77777777" w:rsidR="002060F1" w:rsidRPr="00DF1A2F" w:rsidRDefault="00A1478A" w:rsidP="00A1478A">
      <w:pPr>
        <w:spacing w:line="240" w:lineRule="exact"/>
        <w:jc w:val="left"/>
        <w:rPr>
          <w:rFonts w:ascii="Segoe UI" w:eastAsia="Meiryo UI" w:hAnsi="Segoe UI" w:cs="Segoe UI"/>
        </w:rPr>
      </w:pPr>
      <w:r w:rsidRPr="00DF1A2F">
        <w:rPr>
          <w:rFonts w:ascii="Segoe UI" w:eastAsia="Meiryo UI" w:hAnsi="Segoe UI" w:cs="Segoe UI"/>
          <w:color w:val="000000"/>
          <w:kern w:val="0"/>
          <w:sz w:val="20"/>
          <w:szCs w:val="20"/>
        </w:rPr>
        <w:t>The performance data discussed herein is presented as derived under specific operating conditions. Actual results may vary. It is the user’s responsibility to evaluate and verify the operation of any other products or programs with IBM products and programs. THE INFORMATION IN THIS DOCUMENT IS PROVIDED “AS IS” WITHOUT ANY WARRANTY, EXPRESS OR IMPLIED, INCLUDING WITHOUT ANY WARRANTIES OF MERCHANTABILITY, FITNESS FOR A PARTICULAR PURPOSE AND ANY WARRANTY OR CONDITION OF NON-INFRINGEMENT. IBM products are warranted according to the terms and conditions of the agreements under which they are provided.</w:t>
      </w:r>
    </w:p>
    <w:p w14:paraId="7D958E16" w14:textId="77777777" w:rsidR="00D06956" w:rsidRPr="00DF1A2F" w:rsidRDefault="00D06956">
      <w:pPr>
        <w:spacing w:line="240" w:lineRule="exact"/>
        <w:jc w:val="left"/>
        <w:rPr>
          <w:rFonts w:ascii="Segoe UI" w:eastAsia="Meiryo UI" w:hAnsi="Segoe UI" w:cs="Segoe UI"/>
        </w:rPr>
      </w:pPr>
    </w:p>
    <w:sectPr w:rsidR="00D06956" w:rsidRPr="00DF1A2F" w:rsidSect="002060F1">
      <w:footerReference w:type="default" r:id="rId48"/>
      <w:pgSz w:w="11906" w:h="16838" w:code="9"/>
      <w:pgMar w:top="1701" w:right="1418" w:bottom="1418" w:left="1418" w:header="851" w:footer="992" w:gutter="0"/>
      <w:pgNumType w:start="0"/>
      <w:cols w:space="425"/>
      <w:titlePg/>
      <w:docGrid w:type="lines"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72" w:author="Kitase" w:date="2015-07-25T06:58:00Z" w:initials="K">
    <w:p w14:paraId="713D6C62" w14:textId="67B9CE76" w:rsidR="00A17E52" w:rsidRDefault="00A17E52">
      <w:pPr>
        <w:pStyle w:val="CommentText"/>
      </w:pPr>
      <w:r>
        <w:rPr>
          <w:rStyle w:val="CommentReference"/>
        </w:rPr>
        <w:annotationRef/>
      </w:r>
      <w:r>
        <w:t>S</w:t>
      </w:r>
      <w:r>
        <w:rPr>
          <w:rFonts w:hint="eastAsia"/>
        </w:rPr>
        <w:t xml:space="preserve">SHキー </w:t>
      </w:r>
      <w:r>
        <w:t xml:space="preserve">Shiroma2, shiroma </w:t>
      </w:r>
      <w:r>
        <w:rPr>
          <w:rFonts w:hint="eastAsia"/>
        </w:rPr>
        <w:t>がみえているが大丈夫か。</w:t>
      </w:r>
    </w:p>
    <w:p w14:paraId="5C73DB9E" w14:textId="77777777" w:rsidR="00A17E52" w:rsidRDefault="00A17E52">
      <w:pPr>
        <w:pStyle w:val="CommentText"/>
      </w:pPr>
      <w:r>
        <w:rPr>
          <w:rFonts w:hint="eastAsia"/>
          <w:noProof/>
        </w:rPr>
        <w:t>次回</w:t>
      </w:r>
      <w:r>
        <w:rPr>
          <w:noProof/>
        </w:rPr>
        <w:t>以降でいいが、</w:t>
      </w:r>
      <w:r>
        <w:rPr>
          <w:rFonts w:hint="eastAsia"/>
        </w:rPr>
        <w:t>他のユーザーのSSHキーが見えないようにできないか</w:t>
      </w:r>
    </w:p>
  </w:comment>
  <w:comment w:id="1061" w:author="Kitase" w:date="2015-07-25T07:00:00Z" w:initials="K">
    <w:p w14:paraId="63BD2B84" w14:textId="77777777" w:rsidR="00A17E52" w:rsidRDefault="00A17E52">
      <w:pPr>
        <w:pStyle w:val="CommentText"/>
      </w:pPr>
      <w:r>
        <w:rPr>
          <w:rStyle w:val="CommentReference"/>
        </w:rPr>
        <w:annotationRef/>
      </w:r>
      <w:r>
        <w:rPr>
          <w:rFonts w:hint="eastAsia"/>
          <w:noProof/>
        </w:rPr>
        <w:t>次回以降</w:t>
      </w:r>
      <w:r>
        <w:rPr>
          <w:noProof/>
        </w:rPr>
        <w:t>で</w:t>
      </w:r>
      <w:r>
        <w:rPr>
          <w:rFonts w:hint="eastAsia"/>
          <w:noProof/>
        </w:rPr>
        <w:t>いいが、</w:t>
      </w:r>
      <w:r>
        <w:rPr>
          <w:rFonts w:hint="eastAsia"/>
        </w:rPr>
        <w:t>これ以降の仮想インスタンスはSoftLayer CLIでつくりたい</w:t>
      </w:r>
    </w:p>
  </w:comment>
  <w:comment w:id="1169" w:author="Kitase" w:date="2015-07-26T05:51:00Z" w:initials="K">
    <w:p w14:paraId="6B3B4F1A" w14:textId="77777777" w:rsidR="00A17E52" w:rsidRDefault="00A17E52">
      <w:pPr>
        <w:pStyle w:val="CommentText"/>
      </w:pPr>
      <w:r>
        <w:rPr>
          <w:rStyle w:val="CommentReference"/>
        </w:rPr>
        <w:annotationRef/>
      </w:r>
      <w:r>
        <w:rPr>
          <w:rFonts w:hint="eastAsia"/>
        </w:rPr>
        <w:t>Zabbix エージェントのコミュニケーションポートはあいてるか？</w:t>
      </w:r>
    </w:p>
  </w:comment>
  <w:comment w:id="1179" w:author="Kitase" w:date="2015-07-26T06:12:00Z" w:initials="K">
    <w:p w14:paraId="5D5684B7" w14:textId="77777777" w:rsidR="00A17E52" w:rsidRDefault="00A17E52">
      <w:pPr>
        <w:pStyle w:val="CommentText"/>
      </w:pPr>
      <w:r>
        <w:rPr>
          <w:rStyle w:val="CommentReference"/>
        </w:rPr>
        <w:annotationRef/>
      </w:r>
      <w:r>
        <w:rPr>
          <w:rFonts w:hint="eastAsia"/>
        </w:rPr>
        <w:t>Zabbixの設定が少し足りないような気がする。</w:t>
      </w:r>
    </w:p>
    <w:p w14:paraId="5B2E4C73" w14:textId="77777777" w:rsidR="00A17E52" w:rsidRDefault="00A17E52">
      <w:pPr>
        <w:pStyle w:val="CommentText"/>
      </w:pPr>
      <w:r>
        <w:rPr>
          <w:rFonts w:hint="eastAsia"/>
        </w:rPr>
        <w:t>特にagent側</w:t>
      </w:r>
    </w:p>
  </w:comment>
  <w:comment w:id="1753" w:author="Kitase" w:date="2015-07-25T09:48:00Z" w:initials="K">
    <w:p w14:paraId="1A37CE2B" w14:textId="77777777" w:rsidR="00A17E52" w:rsidRDefault="00A17E52">
      <w:pPr>
        <w:pStyle w:val="CommentText"/>
      </w:pPr>
      <w:r>
        <w:rPr>
          <w:rStyle w:val="CommentReference"/>
        </w:rPr>
        <w:annotationRef/>
      </w:r>
      <w:r>
        <w:t>C</w:t>
      </w:r>
      <w:r>
        <w:rPr>
          <w:rFonts w:hint="eastAsia"/>
        </w:rPr>
        <w:t>lient</w:t>
      </w:r>
      <w:r>
        <w:t xml:space="preserve">_max_body_size 100m; </w:t>
      </w:r>
      <w:r>
        <w:rPr>
          <w:rFonts w:hint="eastAsia"/>
        </w:rPr>
        <w:t>としないと、容量制限でi</w:t>
      </w:r>
      <w:r>
        <w:t>mage</w:t>
      </w:r>
      <w:r>
        <w:rPr>
          <w:rFonts w:hint="eastAsia"/>
        </w:rPr>
        <w:t>があがらないような。</w:t>
      </w:r>
    </w:p>
  </w:comment>
  <w:comment w:id="1776" w:author="Kitase" w:date="2015-07-25T08:21:00Z" w:initials="K">
    <w:p w14:paraId="69ECFACB" w14:textId="77777777" w:rsidR="00A17E52" w:rsidRDefault="00A17E52">
      <w:pPr>
        <w:pStyle w:val="CommentText"/>
      </w:pPr>
      <w:r>
        <w:rPr>
          <w:rStyle w:val="CommentReference"/>
        </w:rPr>
        <w:annotationRef/>
      </w:r>
      <w:r>
        <w:rPr>
          <w:rFonts w:hint="eastAsia"/>
        </w:rPr>
        <w:t>容量制限の設定をしても、コンテナを指定してないからか、コンテンツをUploadするとき、下記メッセージがでてあがらない。</w:t>
      </w:r>
    </w:p>
    <w:p w14:paraId="435E4045" w14:textId="77777777" w:rsidR="00A17E52" w:rsidRDefault="00A17E52">
      <w:pPr>
        <w:pStyle w:val="CommentText"/>
        <w:rPr>
          <w:rFonts w:ascii="Arial" w:hAnsi="Arial" w:cs="Arial"/>
          <w:color w:val="BB4444"/>
          <w:shd w:val="clear" w:color="auto" w:fill="FFEBE8"/>
        </w:rPr>
      </w:pPr>
      <w:r>
        <w:rPr>
          <w:rFonts w:ascii="Arial" w:hAnsi="Arial" w:cs="Arial"/>
          <w:color w:val="BB4444"/>
          <w:shd w:val="clear" w:color="auto" w:fill="FFEBE8"/>
        </w:rPr>
        <w:t>Unable to create directory wp-content/</w:t>
      </w:r>
    </w:p>
    <w:p w14:paraId="11D480F1" w14:textId="77777777" w:rsidR="00A17E52" w:rsidRDefault="00A17E52">
      <w:pPr>
        <w:pStyle w:val="CommentText"/>
      </w:pPr>
      <w:r>
        <w:rPr>
          <w:rFonts w:ascii="Arial" w:hAnsi="Arial" w:cs="Arial"/>
          <w:color w:val="BB4444"/>
          <w:shd w:val="clear" w:color="auto" w:fill="FFEBE8"/>
        </w:rPr>
        <w:t>/2015/07. Is its parent directory writable by the server?</w:t>
      </w:r>
    </w:p>
  </w:comment>
  <w:comment w:id="1777" w:author="Kitase" w:date="2015-07-26T06:31:00Z" w:initials="K">
    <w:p w14:paraId="4CDF5584" w14:textId="39403C51" w:rsidR="00A17E52" w:rsidRDefault="00A17E52">
      <w:pPr>
        <w:pStyle w:val="CommentText"/>
      </w:pPr>
      <w:r>
        <w:rPr>
          <w:rStyle w:val="CommentReference"/>
        </w:rPr>
        <w:annotationRef/>
      </w:r>
      <w:r>
        <w:rPr>
          <w:rFonts w:hint="eastAsia"/>
        </w:rPr>
        <w:t>Client Max .. というファイルサイズ制限をあげる設定はいらないか。</w:t>
      </w:r>
    </w:p>
    <w:p w14:paraId="7922B397" w14:textId="77777777" w:rsidR="00A17E52" w:rsidRDefault="00A17E52">
      <w:pPr>
        <w:pStyle w:val="CommentText"/>
      </w:pPr>
    </w:p>
    <w:p w14:paraId="30B966CB" w14:textId="2EE0978C" w:rsidR="00A17E52" w:rsidRDefault="00A17E52">
      <w:pPr>
        <w:pStyle w:val="CommentText"/>
      </w:pPr>
      <w:r>
        <w:t>W</w:t>
      </w:r>
      <w:r>
        <w:rPr>
          <w:rFonts w:hint="eastAsia"/>
        </w:rPr>
        <w:t>ordpressの/etc/wordpress/wp-config.php で下記の設定はいらないか</w:t>
      </w:r>
    </w:p>
    <w:p w14:paraId="371CE0CC" w14:textId="53A95349" w:rsidR="00A17E52" w:rsidRDefault="00A17E52">
      <w:pPr>
        <w:pStyle w:val="CommentText"/>
      </w:pPr>
      <w:r w:rsidRPr="00F60626">
        <w:t>define('UPLOADS', '/usr/share/wordpress/wp-content/uploads/student1031-sjc01-container');</w:t>
      </w:r>
    </w:p>
  </w:comment>
  <w:comment w:id="1912" w:author="Kitase" w:date="2015-07-25T06:57:00Z" w:initials="K">
    <w:p w14:paraId="20636A48" w14:textId="77777777" w:rsidR="00A17E52" w:rsidRDefault="00A17E52">
      <w:pPr>
        <w:pStyle w:val="CommentText"/>
      </w:pPr>
      <w:r>
        <w:rPr>
          <w:rStyle w:val="CommentReference"/>
        </w:rPr>
        <w:annotationRef/>
      </w:r>
      <w:hyperlink r:id="rId1" w:history="1">
        <w:r w:rsidRPr="00152FE7">
          <w:rPr>
            <w:rStyle w:val="Hyperlink"/>
          </w:rPr>
          <w:t>http://d.hatena.ne.jp/taslam/20080811/p2</w:t>
        </w:r>
      </w:hyperlink>
      <w:r>
        <w:rPr>
          <w:rFonts w:hint="eastAsia"/>
        </w:rPr>
        <w:t xml:space="preserve"> </w:t>
      </w:r>
    </w:p>
    <w:p w14:paraId="20F0FFA2" w14:textId="77777777" w:rsidR="00A17E52" w:rsidRDefault="00A17E52">
      <w:pPr>
        <w:pStyle w:val="CommentText"/>
      </w:pPr>
      <w:r>
        <w:rPr>
          <w:rFonts w:hint="eastAsia"/>
        </w:rPr>
        <w:t>http かてごりにいれなくていいの？</w:t>
      </w:r>
    </w:p>
  </w:comment>
  <w:comment w:id="1932" w:author="Kitase" w:date="2015-07-25T09:28:00Z" w:initials="K">
    <w:p w14:paraId="588BBB86" w14:textId="77777777" w:rsidR="00A17E52" w:rsidRDefault="00A17E52">
      <w:pPr>
        <w:pStyle w:val="CommentText"/>
      </w:pPr>
      <w:r>
        <w:rPr>
          <w:rStyle w:val="CommentReference"/>
        </w:rPr>
        <w:annotationRef/>
      </w:r>
      <w:r>
        <w:t>W</w:t>
      </w:r>
      <w:r>
        <w:rPr>
          <w:rFonts w:hint="eastAsia"/>
        </w:rPr>
        <w:t>ebサーバーにする必要ないのか？</w:t>
      </w:r>
    </w:p>
  </w:comment>
  <w:comment w:id="1974" w:author="Kitase" w:date="2015-07-25T07:24:00Z" w:initials="K">
    <w:p w14:paraId="03A5DD13" w14:textId="77777777" w:rsidR="00A17E52" w:rsidRDefault="00A17E52">
      <w:pPr>
        <w:pStyle w:val="CommentText"/>
      </w:pPr>
      <w:r>
        <w:rPr>
          <w:rStyle w:val="CommentReference"/>
        </w:rPr>
        <w:annotationRef/>
      </w:r>
      <w:r>
        <w:rPr>
          <w:rFonts w:hint="eastAsia"/>
        </w:rPr>
        <w:t>Wordpressサーバー2台で設定するの？FrontのNginx LBサーバーではしなくていいの？</w:t>
      </w:r>
    </w:p>
  </w:comment>
  <w:comment w:id="2134" w:author="Kitase" w:date="2015-07-25T08:00:00Z" w:initials="K">
    <w:p w14:paraId="0D1EC9C5" w14:textId="77777777" w:rsidR="00A17E52" w:rsidRDefault="00A17E52" w:rsidP="00856838">
      <w:pPr>
        <w:pStyle w:val="CommentText"/>
      </w:pPr>
      <w:r>
        <w:rPr>
          <w:rStyle w:val="CommentReference"/>
        </w:rPr>
        <w:annotationRef/>
      </w:r>
      <w:r>
        <w:rPr>
          <w:rFonts w:hint="eastAsia"/>
        </w:rPr>
        <w:t>下記のようにWebサーバーでは起動しない。</w:t>
      </w:r>
    </w:p>
    <w:p w14:paraId="712F2FF4" w14:textId="77777777" w:rsidR="00A17E52" w:rsidRDefault="00A17E52" w:rsidP="00856838">
      <w:pPr>
        <w:pStyle w:val="CommentText"/>
      </w:pPr>
      <w:r>
        <w:rPr>
          <w:rFonts w:hint="eastAsia"/>
        </w:rPr>
        <w:t>LBサーバーでは起動した。</w:t>
      </w:r>
    </w:p>
    <w:p w14:paraId="3A4F95FB" w14:textId="77777777" w:rsidR="00A17E52" w:rsidRDefault="00A17E52" w:rsidP="00856838">
      <w:pPr>
        <w:pStyle w:val="CommentText"/>
      </w:pPr>
      <w:r>
        <w:rPr>
          <w:rFonts w:hint="eastAsia"/>
        </w:rPr>
        <w:t>cacheディレクトリを作成すれば起動するがこれでいいのか。</w:t>
      </w:r>
    </w:p>
    <w:p w14:paraId="1A399F38" w14:textId="77777777" w:rsidR="00A17E52" w:rsidRDefault="00A17E52" w:rsidP="00856838">
      <w:pPr>
        <w:pStyle w:val="CommentText"/>
      </w:pPr>
      <w:r>
        <w:rPr>
          <w:rFonts w:hint="eastAsia"/>
        </w:rPr>
        <w:t>lsyncd を起動中: Error: failure getting absolute path of [/var/cache/nginx/cache]</w:t>
      </w:r>
    </w:p>
    <w:p w14:paraId="2F9DE370" w14:textId="77777777" w:rsidR="00A17E52" w:rsidRDefault="00A17E52" w:rsidP="00856838">
      <w:pPr>
        <w:pStyle w:val="CommentText"/>
      </w:pPr>
      <w:r>
        <w:t>Error: Cannot access source directory: /var/cache/nginx/cache</w:t>
      </w:r>
    </w:p>
    <w:p w14:paraId="572B0D16" w14:textId="77777777" w:rsidR="00A17E52" w:rsidRDefault="00A17E52" w:rsidP="00856838">
      <w:pPr>
        <w:pStyle w:val="CommentText"/>
      </w:pPr>
      <w:r>
        <w:rPr>
          <w:rFonts w:hint="eastAsia"/>
        </w:rPr>
        <w:t xml:space="preserve">                                                           [失敗]</w:t>
      </w:r>
    </w:p>
  </w:comment>
  <w:comment w:id="2139" w:author="Kitase" w:date="2015-07-25T08:15:00Z" w:initials="K">
    <w:p w14:paraId="29A1F72F" w14:textId="77777777" w:rsidR="00A17E52" w:rsidRDefault="00A17E52">
      <w:pPr>
        <w:pStyle w:val="CommentText"/>
      </w:pPr>
      <w:r>
        <w:rPr>
          <w:rStyle w:val="CommentReference"/>
        </w:rPr>
        <w:annotationRef/>
      </w:r>
      <w:r>
        <w:rPr>
          <w:rFonts w:hint="eastAsia"/>
        </w:rPr>
        <w:t>Zabbixでのレポートイメージの追加</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C73DB9E" w15:done="0"/>
  <w15:commentEx w15:paraId="63BD2B84" w15:done="0"/>
  <w15:commentEx w15:paraId="6B3B4F1A" w15:done="0"/>
  <w15:commentEx w15:paraId="5B2E4C73" w15:done="0"/>
  <w15:commentEx w15:paraId="1A37CE2B" w15:done="0"/>
  <w15:commentEx w15:paraId="11D480F1" w15:done="0"/>
  <w15:commentEx w15:paraId="371CE0CC" w15:done="0"/>
  <w15:commentEx w15:paraId="20F0FFA2" w15:done="0"/>
  <w15:commentEx w15:paraId="588BBB86" w15:done="0"/>
  <w15:commentEx w15:paraId="03A5DD13" w15:done="0"/>
  <w15:commentEx w15:paraId="572B0D16" w15:done="0"/>
  <w15:commentEx w15:paraId="29A1F72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9A5CDD" w14:textId="77777777" w:rsidR="00392696" w:rsidRDefault="00392696" w:rsidP="009734EF">
      <w:r>
        <w:separator/>
      </w:r>
    </w:p>
  </w:endnote>
  <w:endnote w:type="continuationSeparator" w:id="0">
    <w:p w14:paraId="30142A5F" w14:textId="77777777" w:rsidR="00392696" w:rsidRDefault="00392696" w:rsidP="00973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eiryo UI">
    <w:panose1 w:val="020B0604030504040204"/>
    <w:charset w:val="80"/>
    <w:family w:val="modern"/>
    <w:pitch w:val="variable"/>
    <w:sig w:usb0="E10102FF" w:usb1="EAC7FFFF" w:usb2="0001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82B18" w14:textId="77777777" w:rsidR="00A17E52" w:rsidRPr="002060F1" w:rsidRDefault="00A17E52">
    <w:pPr>
      <w:pStyle w:val="Footer"/>
      <w:jc w:val="center"/>
      <w:rPr>
        <w:rFonts w:ascii="Segoe UI" w:hAnsi="Segoe UI" w:cs="Segoe UI"/>
      </w:rPr>
    </w:pPr>
    <w:r w:rsidRPr="002060F1">
      <w:rPr>
        <w:rFonts w:ascii="Segoe UI" w:hAnsi="Segoe UI" w:cs="Segoe UI"/>
        <w:lang w:val="ja-JP" w:eastAsia="x-none"/>
      </w:rPr>
      <w:t xml:space="preserve"> </w:t>
    </w:r>
    <w:r w:rsidRPr="002060F1">
      <w:rPr>
        <w:rFonts w:ascii="Segoe UI" w:hAnsi="Segoe UI" w:cs="Segoe UI"/>
        <w:b/>
        <w:bCs/>
      </w:rPr>
      <w:fldChar w:fldCharType="begin"/>
    </w:r>
    <w:r w:rsidRPr="002060F1">
      <w:rPr>
        <w:rFonts w:ascii="Segoe UI" w:hAnsi="Segoe UI" w:cs="Segoe UI"/>
        <w:b/>
        <w:bCs/>
      </w:rPr>
      <w:instrText>PAGE</w:instrText>
    </w:r>
    <w:r w:rsidRPr="002060F1">
      <w:rPr>
        <w:rFonts w:ascii="Segoe UI" w:hAnsi="Segoe UI" w:cs="Segoe UI"/>
        <w:b/>
        <w:bCs/>
      </w:rPr>
      <w:fldChar w:fldCharType="separate"/>
    </w:r>
    <w:r w:rsidR="00733867">
      <w:rPr>
        <w:rFonts w:ascii="Segoe UI" w:hAnsi="Segoe UI" w:cs="Segoe UI"/>
        <w:b/>
        <w:bCs/>
        <w:noProof/>
      </w:rPr>
      <w:t>35</w:t>
    </w:r>
    <w:r w:rsidRPr="002060F1">
      <w:rPr>
        <w:rFonts w:ascii="Segoe UI" w:hAnsi="Segoe UI" w:cs="Segoe UI"/>
        <w:b/>
        <w:bCs/>
      </w:rPr>
      <w:fldChar w:fldCharType="end"/>
    </w:r>
    <w:r w:rsidRPr="002060F1">
      <w:rPr>
        <w:rFonts w:ascii="Segoe UI" w:hAnsi="Segoe UI" w:cs="Segoe UI"/>
        <w:lang w:val="ja-JP" w:eastAsia="x-none"/>
      </w:rPr>
      <w:t xml:space="preserve"> / </w:t>
    </w:r>
    <w:r w:rsidRPr="002060F1">
      <w:rPr>
        <w:rFonts w:ascii="Segoe UI" w:hAnsi="Segoe UI" w:cs="Segoe UI"/>
        <w:b/>
        <w:bCs/>
      </w:rPr>
      <w:fldChar w:fldCharType="begin"/>
    </w:r>
    <w:r w:rsidRPr="002060F1">
      <w:rPr>
        <w:rFonts w:ascii="Segoe UI" w:hAnsi="Segoe UI" w:cs="Segoe UI"/>
        <w:b/>
        <w:bCs/>
      </w:rPr>
      <w:instrText>NUMPAGES</w:instrText>
    </w:r>
    <w:r w:rsidRPr="002060F1">
      <w:rPr>
        <w:rFonts w:ascii="Segoe UI" w:hAnsi="Segoe UI" w:cs="Segoe UI"/>
        <w:b/>
        <w:bCs/>
      </w:rPr>
      <w:fldChar w:fldCharType="separate"/>
    </w:r>
    <w:r w:rsidR="00733867">
      <w:rPr>
        <w:rFonts w:ascii="Segoe UI" w:hAnsi="Segoe UI" w:cs="Segoe UI"/>
        <w:b/>
        <w:bCs/>
        <w:noProof/>
      </w:rPr>
      <w:t>49</w:t>
    </w:r>
    <w:r w:rsidRPr="002060F1">
      <w:rPr>
        <w:rFonts w:ascii="Segoe UI" w:hAnsi="Segoe UI" w:cs="Segoe UI"/>
        <w:b/>
        <w:bCs/>
      </w:rPr>
      <w:fldChar w:fldCharType="end"/>
    </w:r>
  </w:p>
  <w:p w14:paraId="549A0A4A" w14:textId="77777777" w:rsidR="00A17E52" w:rsidRDefault="00A17E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58261C" w14:textId="77777777" w:rsidR="00392696" w:rsidRDefault="00392696" w:rsidP="009734EF">
      <w:r>
        <w:separator/>
      </w:r>
    </w:p>
  </w:footnote>
  <w:footnote w:type="continuationSeparator" w:id="0">
    <w:p w14:paraId="5B428530" w14:textId="77777777" w:rsidR="00392696" w:rsidRDefault="00392696" w:rsidP="009734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9745CCC"/>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DF34473E"/>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D78A7F80"/>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D136B5B8"/>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4EF8FBAC"/>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15E69D90"/>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473C526E"/>
    <w:lvl w:ilvl="0">
      <w:start w:val="1"/>
      <w:numFmt w:val="bullet"/>
      <w:lvlText w:val=""/>
      <w:lvlJc w:val="left"/>
      <w:pPr>
        <w:tabs>
          <w:tab w:val="num" w:pos="1211"/>
        </w:tabs>
        <w:ind w:left="1211" w:hanging="360"/>
      </w:pPr>
      <w:rPr>
        <w:rFonts w:ascii="Wingdings" w:hAnsi="Wingdings" w:hint="default"/>
      </w:rPr>
    </w:lvl>
  </w:abstractNum>
  <w:abstractNum w:abstractNumId="7" w15:restartNumberingAfterBreak="0">
    <w:nsid w:val="FFFFFF83"/>
    <w:multiLevelType w:val="singleLevel"/>
    <w:tmpl w:val="BB3C832E"/>
    <w:lvl w:ilvl="0">
      <w:start w:val="1"/>
      <w:numFmt w:val="bullet"/>
      <w:lvlText w:val=""/>
      <w:lvlJc w:val="left"/>
      <w:pPr>
        <w:tabs>
          <w:tab w:val="num" w:pos="785"/>
        </w:tabs>
        <w:ind w:left="785" w:hanging="360"/>
      </w:pPr>
      <w:rPr>
        <w:rFonts w:ascii="Wingdings" w:hAnsi="Wingdings" w:hint="default"/>
      </w:rPr>
    </w:lvl>
  </w:abstractNum>
  <w:abstractNum w:abstractNumId="8" w15:restartNumberingAfterBreak="0">
    <w:nsid w:val="FFFFFF88"/>
    <w:multiLevelType w:val="singleLevel"/>
    <w:tmpl w:val="8CBC95A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0C80D8CA"/>
    <w:lvl w:ilvl="0">
      <w:start w:val="1"/>
      <w:numFmt w:val="bullet"/>
      <w:lvlText w:val=""/>
      <w:lvlJc w:val="left"/>
      <w:pPr>
        <w:tabs>
          <w:tab w:val="num" w:pos="360"/>
        </w:tabs>
        <w:ind w:left="360" w:hanging="360"/>
      </w:pPr>
      <w:rPr>
        <w:rFonts w:ascii="Wingdings" w:hAnsi="Wingdings" w:hint="default"/>
      </w:rPr>
    </w:lvl>
  </w:abstractNum>
  <w:abstractNum w:abstractNumId="10" w15:restartNumberingAfterBreak="0">
    <w:nsid w:val="017E5AAE"/>
    <w:multiLevelType w:val="hybridMultilevel"/>
    <w:tmpl w:val="EEB2BF7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07F86B35"/>
    <w:multiLevelType w:val="hybridMultilevel"/>
    <w:tmpl w:val="5BB8F86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0E632D44"/>
    <w:multiLevelType w:val="hybridMultilevel"/>
    <w:tmpl w:val="99DAA6D2"/>
    <w:lvl w:ilvl="0" w:tplc="4C3282F2">
      <w:start w:val="1"/>
      <w:numFmt w:val="bullet"/>
      <w:pStyle w:val="ListBullet"/>
      <w:lvlText w:val=""/>
      <w:lvlJc w:val="left"/>
      <w:pPr>
        <w:tabs>
          <w:tab w:val="num" w:pos="360"/>
        </w:tabs>
        <w:ind w:left="360" w:hanging="360"/>
      </w:pPr>
      <w:rPr>
        <w:rFonts w:ascii="Symbol" w:hAnsi="Symbol" w:hint="default"/>
        <w:color w:val="auto"/>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0F9A30EE"/>
    <w:multiLevelType w:val="multilevel"/>
    <w:tmpl w:val="C6E6F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FE1597"/>
    <w:multiLevelType w:val="hybridMultilevel"/>
    <w:tmpl w:val="0426A8B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1AE86A9A"/>
    <w:multiLevelType w:val="hybridMultilevel"/>
    <w:tmpl w:val="AE54532C"/>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24C96194"/>
    <w:multiLevelType w:val="hybridMultilevel"/>
    <w:tmpl w:val="D8BC5AB4"/>
    <w:lvl w:ilvl="0" w:tplc="0409000F">
      <w:start w:val="1"/>
      <w:numFmt w:val="decimal"/>
      <w:lvlText w:val="%1."/>
      <w:lvlJc w:val="left"/>
      <w:pPr>
        <w:tabs>
          <w:tab w:val="num" w:pos="360"/>
        </w:tabs>
        <w:ind w:left="360" w:hanging="360"/>
      </w:pPr>
      <w:rPr>
        <w:rFont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2F1316F0"/>
    <w:multiLevelType w:val="hybridMultilevel"/>
    <w:tmpl w:val="553C73A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31CA5142"/>
    <w:multiLevelType w:val="hybridMultilevel"/>
    <w:tmpl w:val="E0DE3184"/>
    <w:lvl w:ilvl="0" w:tplc="04090003">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1EA4D284">
      <w:start w:val="5"/>
      <w:numFmt w:val="bullet"/>
      <w:lvlText w:val="※"/>
      <w:lvlJc w:val="left"/>
      <w:pPr>
        <w:ind w:left="1200" w:hanging="360"/>
      </w:pPr>
      <w:rPr>
        <w:rFonts w:ascii="Meiryo UI" w:eastAsia="Meiryo UI" w:hAnsi="Meiryo UI" w:cs="Meiryo UI"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379457F6"/>
    <w:multiLevelType w:val="multilevel"/>
    <w:tmpl w:val="A00A5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C17DCC"/>
    <w:multiLevelType w:val="hybridMultilevel"/>
    <w:tmpl w:val="A72E0EF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41563CDB"/>
    <w:multiLevelType w:val="multilevel"/>
    <w:tmpl w:val="0409001D"/>
    <w:styleLink w:val="3"/>
    <w:lvl w:ilvl="0">
      <w:start w:val="1"/>
      <w:numFmt w:val="decimal"/>
      <w:lvlText w:val="%1"/>
      <w:lvlJc w:val="left"/>
      <w:pPr>
        <w:ind w:left="425" w:hanging="425"/>
      </w:pPr>
      <w:rPr>
        <w:rFonts w:cs="Times New Roman"/>
      </w:rPr>
    </w:lvl>
    <w:lvl w:ilvl="1">
      <w:start w:val="1"/>
      <w:numFmt w:val="decimal"/>
      <w:lvlText w:val="%1.%2"/>
      <w:lvlJc w:val="left"/>
      <w:pPr>
        <w:ind w:left="992"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22" w15:restartNumberingAfterBreak="0">
    <w:nsid w:val="458A79A1"/>
    <w:multiLevelType w:val="hybridMultilevel"/>
    <w:tmpl w:val="EF0AE17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8522403"/>
    <w:multiLevelType w:val="hybridMultilevel"/>
    <w:tmpl w:val="818C47E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9EE6DE2"/>
    <w:multiLevelType w:val="multilevel"/>
    <w:tmpl w:val="7E8A0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5319B3"/>
    <w:multiLevelType w:val="hybridMultilevel"/>
    <w:tmpl w:val="4B149DA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4E851B49"/>
    <w:multiLevelType w:val="hybridMultilevel"/>
    <w:tmpl w:val="E46CACF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4E915A98"/>
    <w:multiLevelType w:val="hybridMultilevel"/>
    <w:tmpl w:val="5282B9E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50CE470A"/>
    <w:multiLevelType w:val="multilevel"/>
    <w:tmpl w:val="4150F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3F6F53"/>
    <w:multiLevelType w:val="hybridMultilevel"/>
    <w:tmpl w:val="99EA0D1C"/>
    <w:lvl w:ilvl="0" w:tplc="F43E748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57AB131C"/>
    <w:multiLevelType w:val="hybridMultilevel"/>
    <w:tmpl w:val="AE7E92B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15:restartNumberingAfterBreak="0">
    <w:nsid w:val="68863535"/>
    <w:multiLevelType w:val="hybridMultilevel"/>
    <w:tmpl w:val="FAE23B3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6C4C7800"/>
    <w:multiLevelType w:val="multilevel"/>
    <w:tmpl w:val="EA0C9716"/>
    <w:lvl w:ilvl="0">
      <w:start w:val="1"/>
      <w:numFmt w:val="decimal"/>
      <w:pStyle w:val="Heading1"/>
      <w:lvlText w:val="%1."/>
      <w:lvlJc w:val="left"/>
      <w:pPr>
        <w:ind w:left="425" w:hanging="425"/>
      </w:pPr>
      <w:rPr>
        <w:rFonts w:cs="Times New Roman" w:hint="eastAsia"/>
      </w:rPr>
    </w:lvl>
    <w:lvl w:ilvl="1">
      <w:start w:val="1"/>
      <w:numFmt w:val="decimal"/>
      <w:pStyle w:val="Heading2"/>
      <w:lvlText w:val="%1.%2."/>
      <w:lvlJc w:val="left"/>
      <w:pPr>
        <w:ind w:left="567" w:hanging="567"/>
      </w:pPr>
      <w:rPr>
        <w:rFonts w:cs="Times New Roman" w:hint="eastAsia"/>
      </w:rPr>
    </w:lvl>
    <w:lvl w:ilvl="2">
      <w:start w:val="1"/>
      <w:numFmt w:val="decimal"/>
      <w:pStyle w:val="Heading3"/>
      <w:lvlText w:val="%1.%2.%3."/>
      <w:lvlJc w:val="left"/>
      <w:pPr>
        <w:ind w:left="709" w:hanging="709"/>
      </w:pPr>
      <w:rPr>
        <w:rFonts w:cs="Times New Roman" w:hint="eastAsia"/>
      </w:rPr>
    </w:lvl>
    <w:lvl w:ilvl="3">
      <w:start w:val="1"/>
      <w:numFmt w:val="decimal"/>
      <w:pStyle w:val="Heading4"/>
      <w:suff w:val="space"/>
      <w:lvlText w:val="%1.%2.%3.%4."/>
      <w:lvlJc w:val="left"/>
      <w:pPr>
        <w:ind w:left="851" w:hanging="851"/>
      </w:pPr>
      <w:rPr>
        <w:rFonts w:cs="Times New Roman" w:hint="eastAsia"/>
      </w:rPr>
    </w:lvl>
    <w:lvl w:ilvl="4">
      <w:start w:val="1"/>
      <w:numFmt w:val="decimal"/>
      <w:lvlText w:val="%1.%2.%3.%4.%5."/>
      <w:lvlJc w:val="left"/>
      <w:pPr>
        <w:ind w:left="992" w:hanging="992"/>
      </w:pPr>
      <w:rPr>
        <w:rFonts w:cs="Times New Roman" w:hint="eastAsia"/>
      </w:rPr>
    </w:lvl>
    <w:lvl w:ilvl="5">
      <w:start w:val="1"/>
      <w:numFmt w:val="decimal"/>
      <w:lvlText w:val="%1.%2.%3.%4.%5.%6."/>
      <w:lvlJc w:val="left"/>
      <w:pPr>
        <w:ind w:left="1134" w:hanging="1134"/>
      </w:pPr>
      <w:rPr>
        <w:rFonts w:cs="Times New Roman" w:hint="eastAsia"/>
      </w:rPr>
    </w:lvl>
    <w:lvl w:ilvl="6">
      <w:start w:val="1"/>
      <w:numFmt w:val="decimal"/>
      <w:lvlText w:val="%1.%2.%3.%4.%5.%6.%7."/>
      <w:lvlJc w:val="left"/>
      <w:pPr>
        <w:ind w:left="1276" w:hanging="1276"/>
      </w:pPr>
      <w:rPr>
        <w:rFonts w:cs="Times New Roman" w:hint="eastAsia"/>
      </w:rPr>
    </w:lvl>
    <w:lvl w:ilvl="7">
      <w:start w:val="1"/>
      <w:numFmt w:val="decimal"/>
      <w:lvlText w:val="%1.%2.%3.%4.%5.%6.%7.%8."/>
      <w:lvlJc w:val="left"/>
      <w:pPr>
        <w:ind w:left="1418" w:hanging="1418"/>
      </w:pPr>
      <w:rPr>
        <w:rFonts w:cs="Times New Roman" w:hint="eastAsia"/>
      </w:rPr>
    </w:lvl>
    <w:lvl w:ilvl="8">
      <w:start w:val="1"/>
      <w:numFmt w:val="decimal"/>
      <w:lvlText w:val="%1.%2.%3.%4.%5.%6.%7.%8.%9."/>
      <w:lvlJc w:val="left"/>
      <w:pPr>
        <w:ind w:left="1559" w:hanging="1559"/>
      </w:pPr>
      <w:rPr>
        <w:rFonts w:cs="Times New Roman" w:hint="eastAsia"/>
      </w:rPr>
    </w:lvl>
  </w:abstractNum>
  <w:abstractNum w:abstractNumId="33" w15:restartNumberingAfterBreak="0">
    <w:nsid w:val="70EA0FC3"/>
    <w:multiLevelType w:val="hybridMultilevel"/>
    <w:tmpl w:val="7A42C16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15:restartNumberingAfterBreak="0">
    <w:nsid w:val="72587020"/>
    <w:multiLevelType w:val="hybridMultilevel"/>
    <w:tmpl w:val="FB94ED0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5" w15:restartNumberingAfterBreak="0">
    <w:nsid w:val="72FC0FE8"/>
    <w:multiLevelType w:val="hybridMultilevel"/>
    <w:tmpl w:val="2FA07992"/>
    <w:lvl w:ilvl="0" w:tplc="92401ACA">
      <w:numFmt w:val="bullet"/>
      <w:lvlText w:val="※"/>
      <w:lvlJc w:val="left"/>
      <w:pPr>
        <w:ind w:left="360" w:hanging="360"/>
      </w:pPr>
      <w:rPr>
        <w:rFonts w:ascii="Meiryo UI" w:eastAsia="Meiryo UI" w:hAnsi="Meiryo UI" w:cs="Meiryo U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9"/>
  </w:num>
  <w:num w:numId="2">
    <w:abstractNumId w:val="7"/>
  </w:num>
  <w:num w:numId="3">
    <w:abstractNumId w:val="6"/>
  </w:num>
  <w:num w:numId="4">
    <w:abstractNumId w:val="9"/>
  </w:num>
  <w:num w:numId="5">
    <w:abstractNumId w:val="7"/>
  </w:num>
  <w:num w:numId="6">
    <w:abstractNumId w:val="6"/>
  </w:num>
  <w:num w:numId="7">
    <w:abstractNumId w:val="9"/>
  </w:num>
  <w:num w:numId="8">
    <w:abstractNumId w:val="7"/>
  </w:num>
  <w:num w:numId="9">
    <w:abstractNumId w:val="6"/>
  </w:num>
  <w:num w:numId="10">
    <w:abstractNumId w:val="12"/>
  </w:num>
  <w:num w:numId="11">
    <w:abstractNumId w:val="21"/>
  </w:num>
  <w:num w:numId="12">
    <w:abstractNumId w:val="32"/>
  </w:num>
  <w:num w:numId="13">
    <w:abstractNumId w:val="10"/>
  </w:num>
  <w:num w:numId="14">
    <w:abstractNumId w:val="17"/>
  </w:num>
  <w:num w:numId="15">
    <w:abstractNumId w:val="19"/>
  </w:num>
  <w:num w:numId="16">
    <w:abstractNumId w:val="24"/>
  </w:num>
  <w:num w:numId="17">
    <w:abstractNumId w:val="13"/>
  </w:num>
  <w:num w:numId="18">
    <w:abstractNumId w:val="25"/>
  </w:num>
  <w:num w:numId="19">
    <w:abstractNumId w:val="33"/>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28"/>
  </w:num>
  <w:num w:numId="28">
    <w:abstractNumId w:val="16"/>
  </w:num>
  <w:num w:numId="29">
    <w:abstractNumId w:val="15"/>
  </w:num>
  <w:num w:numId="30">
    <w:abstractNumId w:val="35"/>
  </w:num>
  <w:num w:numId="31">
    <w:abstractNumId w:val="11"/>
  </w:num>
  <w:num w:numId="32">
    <w:abstractNumId w:val="31"/>
  </w:num>
  <w:num w:numId="33">
    <w:abstractNumId w:val="23"/>
  </w:num>
  <w:num w:numId="34">
    <w:abstractNumId w:val="14"/>
  </w:num>
  <w:num w:numId="35">
    <w:abstractNumId w:val="26"/>
  </w:num>
  <w:num w:numId="36">
    <w:abstractNumId w:val="20"/>
  </w:num>
  <w:num w:numId="37">
    <w:abstractNumId w:val="22"/>
  </w:num>
  <w:num w:numId="38">
    <w:abstractNumId w:val="29"/>
  </w:num>
  <w:num w:numId="39">
    <w:abstractNumId w:val="34"/>
  </w:num>
  <w:num w:numId="40">
    <w:abstractNumId w:val="30"/>
  </w:num>
  <w:num w:numId="41">
    <w:abstractNumId w:val="18"/>
  </w:num>
  <w:num w:numId="42">
    <w:abstractNumId w:val="27"/>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itase">
    <w15:presenceInfo w15:providerId="None" w15:userId="Kitas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linkStyles/>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840"/>
  <w:drawingGridHorizontalSpacing w:val="105"/>
  <w:displayHorizontalDrawingGridEvery w:val="0"/>
  <w:displayVerticalDrawingGridEvery w:val="2"/>
  <w:characterSpacingControl w:val="compressPunctuation"/>
  <w:hdrShapeDefaults>
    <o:shapedefaults v:ext="edit" spidmax="2049">
      <v:textbox inset="5.85pt,.7pt,5.85pt,.7pt"/>
      <o:colormru v:ext="edit" colors="#0070c0"/>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208"/>
    <w:rsid w:val="000002AD"/>
    <w:rsid w:val="00001617"/>
    <w:rsid w:val="00002BFA"/>
    <w:rsid w:val="00003796"/>
    <w:rsid w:val="00004420"/>
    <w:rsid w:val="000044B1"/>
    <w:rsid w:val="00005CE2"/>
    <w:rsid w:val="00007340"/>
    <w:rsid w:val="000075F0"/>
    <w:rsid w:val="0001037C"/>
    <w:rsid w:val="0001112A"/>
    <w:rsid w:val="000116E2"/>
    <w:rsid w:val="00011D82"/>
    <w:rsid w:val="00011F84"/>
    <w:rsid w:val="00013A97"/>
    <w:rsid w:val="000142A6"/>
    <w:rsid w:val="000149E2"/>
    <w:rsid w:val="00014A2E"/>
    <w:rsid w:val="0001523F"/>
    <w:rsid w:val="00015792"/>
    <w:rsid w:val="000165DC"/>
    <w:rsid w:val="00016CE3"/>
    <w:rsid w:val="00017009"/>
    <w:rsid w:val="000174EA"/>
    <w:rsid w:val="00020202"/>
    <w:rsid w:val="0002109F"/>
    <w:rsid w:val="00024EB1"/>
    <w:rsid w:val="000273DD"/>
    <w:rsid w:val="000312C8"/>
    <w:rsid w:val="0003299D"/>
    <w:rsid w:val="00032A41"/>
    <w:rsid w:val="00033C40"/>
    <w:rsid w:val="00034047"/>
    <w:rsid w:val="00035D34"/>
    <w:rsid w:val="00035E5E"/>
    <w:rsid w:val="00036588"/>
    <w:rsid w:val="000375E3"/>
    <w:rsid w:val="00041BDE"/>
    <w:rsid w:val="000429C2"/>
    <w:rsid w:val="00043967"/>
    <w:rsid w:val="000443DC"/>
    <w:rsid w:val="00044A02"/>
    <w:rsid w:val="00044D02"/>
    <w:rsid w:val="00045AA9"/>
    <w:rsid w:val="00045EF8"/>
    <w:rsid w:val="0004612E"/>
    <w:rsid w:val="00047059"/>
    <w:rsid w:val="00047C7C"/>
    <w:rsid w:val="00047E6D"/>
    <w:rsid w:val="00051070"/>
    <w:rsid w:val="000519C2"/>
    <w:rsid w:val="00051CF5"/>
    <w:rsid w:val="00054947"/>
    <w:rsid w:val="000553C1"/>
    <w:rsid w:val="000559CC"/>
    <w:rsid w:val="00055A39"/>
    <w:rsid w:val="00055DAD"/>
    <w:rsid w:val="000562B6"/>
    <w:rsid w:val="00057B79"/>
    <w:rsid w:val="000604CA"/>
    <w:rsid w:val="000606DF"/>
    <w:rsid w:val="000659F7"/>
    <w:rsid w:val="00066E17"/>
    <w:rsid w:val="00067877"/>
    <w:rsid w:val="00067DF8"/>
    <w:rsid w:val="00072074"/>
    <w:rsid w:val="00075AF7"/>
    <w:rsid w:val="00076C61"/>
    <w:rsid w:val="00080056"/>
    <w:rsid w:val="00082158"/>
    <w:rsid w:val="00082E79"/>
    <w:rsid w:val="00083CD4"/>
    <w:rsid w:val="0008488F"/>
    <w:rsid w:val="000857A0"/>
    <w:rsid w:val="00087B62"/>
    <w:rsid w:val="00091295"/>
    <w:rsid w:val="000914EB"/>
    <w:rsid w:val="00091A0E"/>
    <w:rsid w:val="00091B35"/>
    <w:rsid w:val="00092825"/>
    <w:rsid w:val="00093742"/>
    <w:rsid w:val="00094E42"/>
    <w:rsid w:val="00095262"/>
    <w:rsid w:val="000960E6"/>
    <w:rsid w:val="0009637D"/>
    <w:rsid w:val="00097023"/>
    <w:rsid w:val="000977D3"/>
    <w:rsid w:val="000A07A2"/>
    <w:rsid w:val="000A0EED"/>
    <w:rsid w:val="000A407E"/>
    <w:rsid w:val="000A45BE"/>
    <w:rsid w:val="000A63F6"/>
    <w:rsid w:val="000B023D"/>
    <w:rsid w:val="000B13E4"/>
    <w:rsid w:val="000B1D8A"/>
    <w:rsid w:val="000B2AB0"/>
    <w:rsid w:val="000B382F"/>
    <w:rsid w:val="000B4889"/>
    <w:rsid w:val="000B5720"/>
    <w:rsid w:val="000B579E"/>
    <w:rsid w:val="000B5A9F"/>
    <w:rsid w:val="000B7EB1"/>
    <w:rsid w:val="000C00FA"/>
    <w:rsid w:val="000C0C94"/>
    <w:rsid w:val="000C1D05"/>
    <w:rsid w:val="000C2A20"/>
    <w:rsid w:val="000C4356"/>
    <w:rsid w:val="000C55BF"/>
    <w:rsid w:val="000C5AF7"/>
    <w:rsid w:val="000C62D0"/>
    <w:rsid w:val="000C68F4"/>
    <w:rsid w:val="000C6C57"/>
    <w:rsid w:val="000C77FE"/>
    <w:rsid w:val="000D00EB"/>
    <w:rsid w:val="000D0F0D"/>
    <w:rsid w:val="000D17E8"/>
    <w:rsid w:val="000D40F3"/>
    <w:rsid w:val="000D62AC"/>
    <w:rsid w:val="000D6463"/>
    <w:rsid w:val="000D778C"/>
    <w:rsid w:val="000D7C52"/>
    <w:rsid w:val="000E0BE2"/>
    <w:rsid w:val="000E174F"/>
    <w:rsid w:val="000E222C"/>
    <w:rsid w:val="000E3649"/>
    <w:rsid w:val="000E3B2E"/>
    <w:rsid w:val="000E4246"/>
    <w:rsid w:val="000E4DB6"/>
    <w:rsid w:val="000E5DCB"/>
    <w:rsid w:val="000E6045"/>
    <w:rsid w:val="000E6597"/>
    <w:rsid w:val="000E6950"/>
    <w:rsid w:val="000E6A4E"/>
    <w:rsid w:val="000F0CB2"/>
    <w:rsid w:val="000F0E4F"/>
    <w:rsid w:val="000F1EED"/>
    <w:rsid w:val="000F2197"/>
    <w:rsid w:val="000F232E"/>
    <w:rsid w:val="000F4685"/>
    <w:rsid w:val="000F4CD7"/>
    <w:rsid w:val="000F5101"/>
    <w:rsid w:val="000F55F6"/>
    <w:rsid w:val="000F57B3"/>
    <w:rsid w:val="000F58EA"/>
    <w:rsid w:val="000F6020"/>
    <w:rsid w:val="001015F8"/>
    <w:rsid w:val="00102B9D"/>
    <w:rsid w:val="00103654"/>
    <w:rsid w:val="001047B4"/>
    <w:rsid w:val="00104D96"/>
    <w:rsid w:val="0010595D"/>
    <w:rsid w:val="001075A4"/>
    <w:rsid w:val="001118D4"/>
    <w:rsid w:val="00112C28"/>
    <w:rsid w:val="00113E3D"/>
    <w:rsid w:val="00116FFA"/>
    <w:rsid w:val="001173A9"/>
    <w:rsid w:val="001176D4"/>
    <w:rsid w:val="00117775"/>
    <w:rsid w:val="00117E28"/>
    <w:rsid w:val="00120EFD"/>
    <w:rsid w:val="0012128C"/>
    <w:rsid w:val="00122734"/>
    <w:rsid w:val="00123A1C"/>
    <w:rsid w:val="00125D0E"/>
    <w:rsid w:val="00126DC0"/>
    <w:rsid w:val="00127935"/>
    <w:rsid w:val="0013060C"/>
    <w:rsid w:val="00131721"/>
    <w:rsid w:val="0013378F"/>
    <w:rsid w:val="0013429B"/>
    <w:rsid w:val="00134D37"/>
    <w:rsid w:val="0013534C"/>
    <w:rsid w:val="00135FF4"/>
    <w:rsid w:val="0013722D"/>
    <w:rsid w:val="0014076A"/>
    <w:rsid w:val="00140813"/>
    <w:rsid w:val="00142A72"/>
    <w:rsid w:val="00143DF6"/>
    <w:rsid w:val="00145453"/>
    <w:rsid w:val="001454EB"/>
    <w:rsid w:val="00146010"/>
    <w:rsid w:val="0014748C"/>
    <w:rsid w:val="00147B77"/>
    <w:rsid w:val="001528D5"/>
    <w:rsid w:val="0015416F"/>
    <w:rsid w:val="0015561D"/>
    <w:rsid w:val="001561D7"/>
    <w:rsid w:val="00157908"/>
    <w:rsid w:val="00160781"/>
    <w:rsid w:val="00162542"/>
    <w:rsid w:val="00165E9C"/>
    <w:rsid w:val="0016717F"/>
    <w:rsid w:val="001672EB"/>
    <w:rsid w:val="0017045C"/>
    <w:rsid w:val="0017120B"/>
    <w:rsid w:val="0017128B"/>
    <w:rsid w:val="00171A15"/>
    <w:rsid w:val="001720EA"/>
    <w:rsid w:val="001727E0"/>
    <w:rsid w:val="00172C7D"/>
    <w:rsid w:val="0017339C"/>
    <w:rsid w:val="00173ADD"/>
    <w:rsid w:val="00174C21"/>
    <w:rsid w:val="00180D9A"/>
    <w:rsid w:val="00181028"/>
    <w:rsid w:val="001824EF"/>
    <w:rsid w:val="00184695"/>
    <w:rsid w:val="00184A87"/>
    <w:rsid w:val="0018787D"/>
    <w:rsid w:val="0019022F"/>
    <w:rsid w:val="00190833"/>
    <w:rsid w:val="00190FEE"/>
    <w:rsid w:val="00191B19"/>
    <w:rsid w:val="00192069"/>
    <w:rsid w:val="00193296"/>
    <w:rsid w:val="00196006"/>
    <w:rsid w:val="0019667D"/>
    <w:rsid w:val="001A03C1"/>
    <w:rsid w:val="001A1358"/>
    <w:rsid w:val="001A3335"/>
    <w:rsid w:val="001A558D"/>
    <w:rsid w:val="001A6A77"/>
    <w:rsid w:val="001B0D8F"/>
    <w:rsid w:val="001B3114"/>
    <w:rsid w:val="001B3199"/>
    <w:rsid w:val="001B4CBC"/>
    <w:rsid w:val="001B543F"/>
    <w:rsid w:val="001B6F05"/>
    <w:rsid w:val="001B7BBD"/>
    <w:rsid w:val="001C1598"/>
    <w:rsid w:val="001C2804"/>
    <w:rsid w:val="001C3A3E"/>
    <w:rsid w:val="001C3B5B"/>
    <w:rsid w:val="001C3CBF"/>
    <w:rsid w:val="001C5F41"/>
    <w:rsid w:val="001D097C"/>
    <w:rsid w:val="001D4B8B"/>
    <w:rsid w:val="001D4FC2"/>
    <w:rsid w:val="001D53B7"/>
    <w:rsid w:val="001D6834"/>
    <w:rsid w:val="001D778F"/>
    <w:rsid w:val="001E0777"/>
    <w:rsid w:val="001E1BFF"/>
    <w:rsid w:val="001E1E31"/>
    <w:rsid w:val="001E47AE"/>
    <w:rsid w:val="001E5A6C"/>
    <w:rsid w:val="001E5B5A"/>
    <w:rsid w:val="001E73ED"/>
    <w:rsid w:val="001F259E"/>
    <w:rsid w:val="001F29B2"/>
    <w:rsid w:val="001F2C83"/>
    <w:rsid w:val="001F3203"/>
    <w:rsid w:val="001F36F0"/>
    <w:rsid w:val="001F4478"/>
    <w:rsid w:val="001F6F48"/>
    <w:rsid w:val="001F7637"/>
    <w:rsid w:val="00200417"/>
    <w:rsid w:val="002011F5"/>
    <w:rsid w:val="00201B6D"/>
    <w:rsid w:val="00202940"/>
    <w:rsid w:val="00202CF4"/>
    <w:rsid w:val="002031D0"/>
    <w:rsid w:val="002032F6"/>
    <w:rsid w:val="00203C63"/>
    <w:rsid w:val="00204236"/>
    <w:rsid w:val="0020476F"/>
    <w:rsid w:val="00205125"/>
    <w:rsid w:val="002053B5"/>
    <w:rsid w:val="002060F1"/>
    <w:rsid w:val="002117BA"/>
    <w:rsid w:val="00212338"/>
    <w:rsid w:val="002127BD"/>
    <w:rsid w:val="002133B3"/>
    <w:rsid w:val="00214234"/>
    <w:rsid w:val="00215504"/>
    <w:rsid w:val="00215D32"/>
    <w:rsid w:val="0021736F"/>
    <w:rsid w:val="002178AA"/>
    <w:rsid w:val="002178C8"/>
    <w:rsid w:val="00220180"/>
    <w:rsid w:val="00220504"/>
    <w:rsid w:val="0022265B"/>
    <w:rsid w:val="00224E57"/>
    <w:rsid w:val="00224EF9"/>
    <w:rsid w:val="00227DE2"/>
    <w:rsid w:val="00230FAA"/>
    <w:rsid w:val="00232ABD"/>
    <w:rsid w:val="00232E1A"/>
    <w:rsid w:val="00232E39"/>
    <w:rsid w:val="002331C2"/>
    <w:rsid w:val="002335DE"/>
    <w:rsid w:val="00233E2F"/>
    <w:rsid w:val="00233E59"/>
    <w:rsid w:val="002351D7"/>
    <w:rsid w:val="0023793B"/>
    <w:rsid w:val="00237F16"/>
    <w:rsid w:val="002402F9"/>
    <w:rsid w:val="002404E1"/>
    <w:rsid w:val="00241175"/>
    <w:rsid w:val="00244AA1"/>
    <w:rsid w:val="00244E38"/>
    <w:rsid w:val="00251399"/>
    <w:rsid w:val="0025250B"/>
    <w:rsid w:val="002534E9"/>
    <w:rsid w:val="00253DFC"/>
    <w:rsid w:val="00254231"/>
    <w:rsid w:val="00254A93"/>
    <w:rsid w:val="00255DAC"/>
    <w:rsid w:val="0026173E"/>
    <w:rsid w:val="002661CF"/>
    <w:rsid w:val="00267E67"/>
    <w:rsid w:val="00270D69"/>
    <w:rsid w:val="00272060"/>
    <w:rsid w:val="0027290F"/>
    <w:rsid w:val="00273101"/>
    <w:rsid w:val="002744AA"/>
    <w:rsid w:val="00275906"/>
    <w:rsid w:val="002774CE"/>
    <w:rsid w:val="00280BD7"/>
    <w:rsid w:val="002813E2"/>
    <w:rsid w:val="002817AC"/>
    <w:rsid w:val="00282486"/>
    <w:rsid w:val="002843B3"/>
    <w:rsid w:val="002860EB"/>
    <w:rsid w:val="0028712F"/>
    <w:rsid w:val="00290A67"/>
    <w:rsid w:val="00291867"/>
    <w:rsid w:val="00292031"/>
    <w:rsid w:val="00292375"/>
    <w:rsid w:val="00292EE4"/>
    <w:rsid w:val="00293AF2"/>
    <w:rsid w:val="0029434D"/>
    <w:rsid w:val="00295412"/>
    <w:rsid w:val="00295C9E"/>
    <w:rsid w:val="00296C5C"/>
    <w:rsid w:val="002A0004"/>
    <w:rsid w:val="002A1451"/>
    <w:rsid w:val="002A2A55"/>
    <w:rsid w:val="002A2B6A"/>
    <w:rsid w:val="002A35D6"/>
    <w:rsid w:val="002A64A1"/>
    <w:rsid w:val="002A64EF"/>
    <w:rsid w:val="002B13CA"/>
    <w:rsid w:val="002B173E"/>
    <w:rsid w:val="002B2273"/>
    <w:rsid w:val="002B4527"/>
    <w:rsid w:val="002B4FED"/>
    <w:rsid w:val="002B5346"/>
    <w:rsid w:val="002B6882"/>
    <w:rsid w:val="002B7043"/>
    <w:rsid w:val="002C0727"/>
    <w:rsid w:val="002C0755"/>
    <w:rsid w:val="002C0A31"/>
    <w:rsid w:val="002C1080"/>
    <w:rsid w:val="002C31DA"/>
    <w:rsid w:val="002C3FC9"/>
    <w:rsid w:val="002C4672"/>
    <w:rsid w:val="002C494D"/>
    <w:rsid w:val="002C545B"/>
    <w:rsid w:val="002C66F5"/>
    <w:rsid w:val="002D0CD6"/>
    <w:rsid w:val="002D0F20"/>
    <w:rsid w:val="002D266B"/>
    <w:rsid w:val="002D459A"/>
    <w:rsid w:val="002D7B5D"/>
    <w:rsid w:val="002E294F"/>
    <w:rsid w:val="002E5CB7"/>
    <w:rsid w:val="002F30E4"/>
    <w:rsid w:val="002F3EC8"/>
    <w:rsid w:val="002F4E83"/>
    <w:rsid w:val="002F5A71"/>
    <w:rsid w:val="002F64FF"/>
    <w:rsid w:val="002F76F4"/>
    <w:rsid w:val="002F7973"/>
    <w:rsid w:val="00302B38"/>
    <w:rsid w:val="00303941"/>
    <w:rsid w:val="00304D58"/>
    <w:rsid w:val="003056FE"/>
    <w:rsid w:val="0030659E"/>
    <w:rsid w:val="00306D77"/>
    <w:rsid w:val="00311A82"/>
    <w:rsid w:val="00314152"/>
    <w:rsid w:val="00314910"/>
    <w:rsid w:val="0031498B"/>
    <w:rsid w:val="00316B27"/>
    <w:rsid w:val="003178EC"/>
    <w:rsid w:val="003202CD"/>
    <w:rsid w:val="00320922"/>
    <w:rsid w:val="00322CED"/>
    <w:rsid w:val="0032557A"/>
    <w:rsid w:val="00325D5E"/>
    <w:rsid w:val="0032657F"/>
    <w:rsid w:val="00326C0C"/>
    <w:rsid w:val="00330E68"/>
    <w:rsid w:val="00331321"/>
    <w:rsid w:val="00331A1A"/>
    <w:rsid w:val="00332338"/>
    <w:rsid w:val="00334B81"/>
    <w:rsid w:val="00335120"/>
    <w:rsid w:val="00337AF5"/>
    <w:rsid w:val="0034028B"/>
    <w:rsid w:val="0034147B"/>
    <w:rsid w:val="00343D30"/>
    <w:rsid w:val="0034498C"/>
    <w:rsid w:val="00347EAE"/>
    <w:rsid w:val="00352778"/>
    <w:rsid w:val="0035426F"/>
    <w:rsid w:val="00354AE1"/>
    <w:rsid w:val="003550F0"/>
    <w:rsid w:val="00355EA6"/>
    <w:rsid w:val="003600DF"/>
    <w:rsid w:val="0036059D"/>
    <w:rsid w:val="00360FCD"/>
    <w:rsid w:val="00361EF9"/>
    <w:rsid w:val="003626D5"/>
    <w:rsid w:val="00362C0A"/>
    <w:rsid w:val="0036360B"/>
    <w:rsid w:val="00363F40"/>
    <w:rsid w:val="0036466C"/>
    <w:rsid w:val="003654F2"/>
    <w:rsid w:val="00365984"/>
    <w:rsid w:val="00365BF9"/>
    <w:rsid w:val="003662A0"/>
    <w:rsid w:val="0036687B"/>
    <w:rsid w:val="00372334"/>
    <w:rsid w:val="003724C0"/>
    <w:rsid w:val="00373C16"/>
    <w:rsid w:val="0037410D"/>
    <w:rsid w:val="00375B41"/>
    <w:rsid w:val="00377779"/>
    <w:rsid w:val="00380FB6"/>
    <w:rsid w:val="00381732"/>
    <w:rsid w:val="00383112"/>
    <w:rsid w:val="00385151"/>
    <w:rsid w:val="00385C0F"/>
    <w:rsid w:val="003864F8"/>
    <w:rsid w:val="00387B4B"/>
    <w:rsid w:val="003901A4"/>
    <w:rsid w:val="00392696"/>
    <w:rsid w:val="00392BFD"/>
    <w:rsid w:val="00396B66"/>
    <w:rsid w:val="003A12B4"/>
    <w:rsid w:val="003A3499"/>
    <w:rsid w:val="003A426B"/>
    <w:rsid w:val="003A5844"/>
    <w:rsid w:val="003A6AEF"/>
    <w:rsid w:val="003B1DEF"/>
    <w:rsid w:val="003B1F78"/>
    <w:rsid w:val="003B2821"/>
    <w:rsid w:val="003B2CF5"/>
    <w:rsid w:val="003B30FD"/>
    <w:rsid w:val="003B3BD7"/>
    <w:rsid w:val="003B41A3"/>
    <w:rsid w:val="003B4A6E"/>
    <w:rsid w:val="003B5BBF"/>
    <w:rsid w:val="003B62D5"/>
    <w:rsid w:val="003B79B0"/>
    <w:rsid w:val="003C13E0"/>
    <w:rsid w:val="003C1572"/>
    <w:rsid w:val="003C386F"/>
    <w:rsid w:val="003C484A"/>
    <w:rsid w:val="003C4E69"/>
    <w:rsid w:val="003C55F9"/>
    <w:rsid w:val="003C6E95"/>
    <w:rsid w:val="003D187F"/>
    <w:rsid w:val="003D4631"/>
    <w:rsid w:val="003D76DF"/>
    <w:rsid w:val="003E25BC"/>
    <w:rsid w:val="003E3003"/>
    <w:rsid w:val="003E3040"/>
    <w:rsid w:val="003E5487"/>
    <w:rsid w:val="003E5727"/>
    <w:rsid w:val="003E6DDB"/>
    <w:rsid w:val="003F1DFF"/>
    <w:rsid w:val="003F21D5"/>
    <w:rsid w:val="003F2C02"/>
    <w:rsid w:val="003F2F04"/>
    <w:rsid w:val="003F64FE"/>
    <w:rsid w:val="00400691"/>
    <w:rsid w:val="0040158A"/>
    <w:rsid w:val="00401A5C"/>
    <w:rsid w:val="00401DD1"/>
    <w:rsid w:val="00406062"/>
    <w:rsid w:val="00406870"/>
    <w:rsid w:val="00410509"/>
    <w:rsid w:val="00410A72"/>
    <w:rsid w:val="00410AA0"/>
    <w:rsid w:val="00410E73"/>
    <w:rsid w:val="00412F31"/>
    <w:rsid w:val="00413BE6"/>
    <w:rsid w:val="00413F38"/>
    <w:rsid w:val="00414C87"/>
    <w:rsid w:val="00416BEA"/>
    <w:rsid w:val="004174B9"/>
    <w:rsid w:val="00420A9B"/>
    <w:rsid w:val="004212D0"/>
    <w:rsid w:val="00421D42"/>
    <w:rsid w:val="00421F5C"/>
    <w:rsid w:val="00423422"/>
    <w:rsid w:val="004251C6"/>
    <w:rsid w:val="00425833"/>
    <w:rsid w:val="0042628C"/>
    <w:rsid w:val="00426CFE"/>
    <w:rsid w:val="00427601"/>
    <w:rsid w:val="004276F2"/>
    <w:rsid w:val="00430DD9"/>
    <w:rsid w:val="004347C7"/>
    <w:rsid w:val="00434A9A"/>
    <w:rsid w:val="00434F51"/>
    <w:rsid w:val="004403EF"/>
    <w:rsid w:val="00440DEF"/>
    <w:rsid w:val="0044108E"/>
    <w:rsid w:val="00441ED9"/>
    <w:rsid w:val="00441F85"/>
    <w:rsid w:val="00443627"/>
    <w:rsid w:val="00444A7C"/>
    <w:rsid w:val="004451C2"/>
    <w:rsid w:val="004478E6"/>
    <w:rsid w:val="0045179F"/>
    <w:rsid w:val="004531AB"/>
    <w:rsid w:val="0045320C"/>
    <w:rsid w:val="0045331A"/>
    <w:rsid w:val="004535CF"/>
    <w:rsid w:val="00453CD9"/>
    <w:rsid w:val="0045512D"/>
    <w:rsid w:val="00456C9A"/>
    <w:rsid w:val="00461935"/>
    <w:rsid w:val="00461F5D"/>
    <w:rsid w:val="00463318"/>
    <w:rsid w:val="00463742"/>
    <w:rsid w:val="00463B12"/>
    <w:rsid w:val="004667FD"/>
    <w:rsid w:val="00466C84"/>
    <w:rsid w:val="004709A9"/>
    <w:rsid w:val="004709FE"/>
    <w:rsid w:val="0047113B"/>
    <w:rsid w:val="00471F08"/>
    <w:rsid w:val="004726C9"/>
    <w:rsid w:val="00475F7A"/>
    <w:rsid w:val="00476E21"/>
    <w:rsid w:val="00480677"/>
    <w:rsid w:val="004810B2"/>
    <w:rsid w:val="00482B81"/>
    <w:rsid w:val="00483030"/>
    <w:rsid w:val="00483B20"/>
    <w:rsid w:val="00483DEB"/>
    <w:rsid w:val="00484818"/>
    <w:rsid w:val="00485E14"/>
    <w:rsid w:val="004863B3"/>
    <w:rsid w:val="0048763F"/>
    <w:rsid w:val="00490CC7"/>
    <w:rsid w:val="00491FE6"/>
    <w:rsid w:val="0049267D"/>
    <w:rsid w:val="004926A8"/>
    <w:rsid w:val="004943F6"/>
    <w:rsid w:val="00494E93"/>
    <w:rsid w:val="00496B87"/>
    <w:rsid w:val="004A3A34"/>
    <w:rsid w:val="004A3AA5"/>
    <w:rsid w:val="004A3AD1"/>
    <w:rsid w:val="004A453A"/>
    <w:rsid w:val="004A5285"/>
    <w:rsid w:val="004A7AE5"/>
    <w:rsid w:val="004A7E95"/>
    <w:rsid w:val="004A7F48"/>
    <w:rsid w:val="004B16DD"/>
    <w:rsid w:val="004B2BB1"/>
    <w:rsid w:val="004B33B2"/>
    <w:rsid w:val="004B4A8C"/>
    <w:rsid w:val="004B5559"/>
    <w:rsid w:val="004B5DA4"/>
    <w:rsid w:val="004B646E"/>
    <w:rsid w:val="004B7097"/>
    <w:rsid w:val="004B7644"/>
    <w:rsid w:val="004C0C79"/>
    <w:rsid w:val="004C151E"/>
    <w:rsid w:val="004C299D"/>
    <w:rsid w:val="004C3038"/>
    <w:rsid w:val="004C3327"/>
    <w:rsid w:val="004C63D1"/>
    <w:rsid w:val="004C7A48"/>
    <w:rsid w:val="004C7A67"/>
    <w:rsid w:val="004C7AE4"/>
    <w:rsid w:val="004D05AF"/>
    <w:rsid w:val="004D2418"/>
    <w:rsid w:val="004D2891"/>
    <w:rsid w:val="004D29C7"/>
    <w:rsid w:val="004D2DAD"/>
    <w:rsid w:val="004D4212"/>
    <w:rsid w:val="004D529B"/>
    <w:rsid w:val="004D558A"/>
    <w:rsid w:val="004D6F22"/>
    <w:rsid w:val="004D7206"/>
    <w:rsid w:val="004E0196"/>
    <w:rsid w:val="004E1B34"/>
    <w:rsid w:val="004E1F50"/>
    <w:rsid w:val="004E2672"/>
    <w:rsid w:val="004E3032"/>
    <w:rsid w:val="004E33BB"/>
    <w:rsid w:val="004E4F12"/>
    <w:rsid w:val="004E758B"/>
    <w:rsid w:val="004E7915"/>
    <w:rsid w:val="004F1F70"/>
    <w:rsid w:val="004F2995"/>
    <w:rsid w:val="004F2DAA"/>
    <w:rsid w:val="004F3A30"/>
    <w:rsid w:val="004F4530"/>
    <w:rsid w:val="004F6625"/>
    <w:rsid w:val="004F78D6"/>
    <w:rsid w:val="005002EC"/>
    <w:rsid w:val="005012D0"/>
    <w:rsid w:val="00501F96"/>
    <w:rsid w:val="00502458"/>
    <w:rsid w:val="00503660"/>
    <w:rsid w:val="00503E71"/>
    <w:rsid w:val="00503FCF"/>
    <w:rsid w:val="0050594E"/>
    <w:rsid w:val="00505CD5"/>
    <w:rsid w:val="00506BA3"/>
    <w:rsid w:val="0051000B"/>
    <w:rsid w:val="00513352"/>
    <w:rsid w:val="0051443B"/>
    <w:rsid w:val="00514C28"/>
    <w:rsid w:val="005153A5"/>
    <w:rsid w:val="00515A8F"/>
    <w:rsid w:val="005160A2"/>
    <w:rsid w:val="00517281"/>
    <w:rsid w:val="00517A20"/>
    <w:rsid w:val="00520759"/>
    <w:rsid w:val="005208C2"/>
    <w:rsid w:val="00521915"/>
    <w:rsid w:val="00522018"/>
    <w:rsid w:val="00522D15"/>
    <w:rsid w:val="00522E1D"/>
    <w:rsid w:val="005239E2"/>
    <w:rsid w:val="005244F4"/>
    <w:rsid w:val="00526B45"/>
    <w:rsid w:val="0052791E"/>
    <w:rsid w:val="00530CDE"/>
    <w:rsid w:val="005311C4"/>
    <w:rsid w:val="005326F8"/>
    <w:rsid w:val="00532D14"/>
    <w:rsid w:val="00534807"/>
    <w:rsid w:val="00535916"/>
    <w:rsid w:val="005367AB"/>
    <w:rsid w:val="005410B7"/>
    <w:rsid w:val="00545B9B"/>
    <w:rsid w:val="00547062"/>
    <w:rsid w:val="005474AB"/>
    <w:rsid w:val="00547BED"/>
    <w:rsid w:val="005501A3"/>
    <w:rsid w:val="00550A1E"/>
    <w:rsid w:val="005514A0"/>
    <w:rsid w:val="00552577"/>
    <w:rsid w:val="005525AD"/>
    <w:rsid w:val="0055306E"/>
    <w:rsid w:val="005543F0"/>
    <w:rsid w:val="005557D2"/>
    <w:rsid w:val="00555C80"/>
    <w:rsid w:val="00557E95"/>
    <w:rsid w:val="00564914"/>
    <w:rsid w:val="00565F2F"/>
    <w:rsid w:val="0056628A"/>
    <w:rsid w:val="0056770E"/>
    <w:rsid w:val="00571F75"/>
    <w:rsid w:val="00574947"/>
    <w:rsid w:val="00574A1D"/>
    <w:rsid w:val="00574A5A"/>
    <w:rsid w:val="00576739"/>
    <w:rsid w:val="005768CC"/>
    <w:rsid w:val="005805D5"/>
    <w:rsid w:val="0058539B"/>
    <w:rsid w:val="0059001B"/>
    <w:rsid w:val="00590315"/>
    <w:rsid w:val="005904DD"/>
    <w:rsid w:val="00590F8D"/>
    <w:rsid w:val="00594172"/>
    <w:rsid w:val="00594B06"/>
    <w:rsid w:val="00597073"/>
    <w:rsid w:val="00597601"/>
    <w:rsid w:val="005A3051"/>
    <w:rsid w:val="005A38D2"/>
    <w:rsid w:val="005A54A8"/>
    <w:rsid w:val="005A637A"/>
    <w:rsid w:val="005A7ABE"/>
    <w:rsid w:val="005B08B6"/>
    <w:rsid w:val="005B2005"/>
    <w:rsid w:val="005B3715"/>
    <w:rsid w:val="005B3ECC"/>
    <w:rsid w:val="005B4E12"/>
    <w:rsid w:val="005B5CD4"/>
    <w:rsid w:val="005B74F3"/>
    <w:rsid w:val="005B751D"/>
    <w:rsid w:val="005C2CA9"/>
    <w:rsid w:val="005C6592"/>
    <w:rsid w:val="005C732C"/>
    <w:rsid w:val="005D02E1"/>
    <w:rsid w:val="005D5AEC"/>
    <w:rsid w:val="005D71D2"/>
    <w:rsid w:val="005E0766"/>
    <w:rsid w:val="005E0A5B"/>
    <w:rsid w:val="005E1DB2"/>
    <w:rsid w:val="005E2755"/>
    <w:rsid w:val="005E37BB"/>
    <w:rsid w:val="005E46E8"/>
    <w:rsid w:val="005E4FC6"/>
    <w:rsid w:val="005E64C7"/>
    <w:rsid w:val="005E71FA"/>
    <w:rsid w:val="005E7248"/>
    <w:rsid w:val="005F18E0"/>
    <w:rsid w:val="005F20F7"/>
    <w:rsid w:val="005F2DC7"/>
    <w:rsid w:val="005F34BF"/>
    <w:rsid w:val="005F452C"/>
    <w:rsid w:val="005F68FD"/>
    <w:rsid w:val="005F6CAB"/>
    <w:rsid w:val="00600691"/>
    <w:rsid w:val="00600975"/>
    <w:rsid w:val="006015B0"/>
    <w:rsid w:val="00601FC3"/>
    <w:rsid w:val="00602051"/>
    <w:rsid w:val="006038FC"/>
    <w:rsid w:val="006107D7"/>
    <w:rsid w:val="00610DA2"/>
    <w:rsid w:val="006111D5"/>
    <w:rsid w:val="00612D15"/>
    <w:rsid w:val="0061333D"/>
    <w:rsid w:val="00613FC7"/>
    <w:rsid w:val="0061584A"/>
    <w:rsid w:val="00620990"/>
    <w:rsid w:val="006219A4"/>
    <w:rsid w:val="00621BBD"/>
    <w:rsid w:val="00623FE3"/>
    <w:rsid w:val="00625A50"/>
    <w:rsid w:val="0062636D"/>
    <w:rsid w:val="00626C5B"/>
    <w:rsid w:val="00627541"/>
    <w:rsid w:val="00627CCE"/>
    <w:rsid w:val="00631001"/>
    <w:rsid w:val="0063219E"/>
    <w:rsid w:val="0063264B"/>
    <w:rsid w:val="00633833"/>
    <w:rsid w:val="0063418F"/>
    <w:rsid w:val="0063641F"/>
    <w:rsid w:val="00636459"/>
    <w:rsid w:val="006376CD"/>
    <w:rsid w:val="006378F6"/>
    <w:rsid w:val="006456E3"/>
    <w:rsid w:val="00645908"/>
    <w:rsid w:val="00645FC9"/>
    <w:rsid w:val="0064798C"/>
    <w:rsid w:val="00650733"/>
    <w:rsid w:val="006508CA"/>
    <w:rsid w:val="006515F4"/>
    <w:rsid w:val="00651C9D"/>
    <w:rsid w:val="00651D9A"/>
    <w:rsid w:val="00651E36"/>
    <w:rsid w:val="0065217D"/>
    <w:rsid w:val="00652CDA"/>
    <w:rsid w:val="00653074"/>
    <w:rsid w:val="006536FF"/>
    <w:rsid w:val="006568DA"/>
    <w:rsid w:val="00657148"/>
    <w:rsid w:val="00660ED2"/>
    <w:rsid w:val="006618F5"/>
    <w:rsid w:val="006625DE"/>
    <w:rsid w:val="00662946"/>
    <w:rsid w:val="00663796"/>
    <w:rsid w:val="00663891"/>
    <w:rsid w:val="006640C3"/>
    <w:rsid w:val="006656C5"/>
    <w:rsid w:val="00666676"/>
    <w:rsid w:val="00667B25"/>
    <w:rsid w:val="006702DB"/>
    <w:rsid w:val="00670BCC"/>
    <w:rsid w:val="00671AF7"/>
    <w:rsid w:val="00672764"/>
    <w:rsid w:val="006761AB"/>
    <w:rsid w:val="006764FB"/>
    <w:rsid w:val="00676783"/>
    <w:rsid w:val="00680661"/>
    <w:rsid w:val="00681894"/>
    <w:rsid w:val="00682751"/>
    <w:rsid w:val="00682B8E"/>
    <w:rsid w:val="006835BB"/>
    <w:rsid w:val="00684ABD"/>
    <w:rsid w:val="00685C15"/>
    <w:rsid w:val="006909A7"/>
    <w:rsid w:val="00690B39"/>
    <w:rsid w:val="00691168"/>
    <w:rsid w:val="006917AD"/>
    <w:rsid w:val="0069202A"/>
    <w:rsid w:val="00692218"/>
    <w:rsid w:val="00692960"/>
    <w:rsid w:val="0069407A"/>
    <w:rsid w:val="006944BA"/>
    <w:rsid w:val="00695043"/>
    <w:rsid w:val="0069734D"/>
    <w:rsid w:val="006A27D7"/>
    <w:rsid w:val="006A29CC"/>
    <w:rsid w:val="006A3FD8"/>
    <w:rsid w:val="006A4238"/>
    <w:rsid w:val="006A4AC2"/>
    <w:rsid w:val="006A570F"/>
    <w:rsid w:val="006A6D60"/>
    <w:rsid w:val="006A6EE4"/>
    <w:rsid w:val="006A6F32"/>
    <w:rsid w:val="006A70B8"/>
    <w:rsid w:val="006B2691"/>
    <w:rsid w:val="006B48EA"/>
    <w:rsid w:val="006B4F36"/>
    <w:rsid w:val="006C02C3"/>
    <w:rsid w:val="006C103E"/>
    <w:rsid w:val="006C295C"/>
    <w:rsid w:val="006C34B7"/>
    <w:rsid w:val="006C4BE3"/>
    <w:rsid w:val="006C59BF"/>
    <w:rsid w:val="006C5A11"/>
    <w:rsid w:val="006C6826"/>
    <w:rsid w:val="006C6BAD"/>
    <w:rsid w:val="006D0370"/>
    <w:rsid w:val="006D0BC5"/>
    <w:rsid w:val="006D0D2A"/>
    <w:rsid w:val="006D2F31"/>
    <w:rsid w:val="006D3EA7"/>
    <w:rsid w:val="006D4887"/>
    <w:rsid w:val="006D4BC0"/>
    <w:rsid w:val="006D4BF0"/>
    <w:rsid w:val="006D6BAE"/>
    <w:rsid w:val="006D6F83"/>
    <w:rsid w:val="006E0019"/>
    <w:rsid w:val="006E1950"/>
    <w:rsid w:val="006E1F98"/>
    <w:rsid w:val="006E4461"/>
    <w:rsid w:val="006E6661"/>
    <w:rsid w:val="006E71D4"/>
    <w:rsid w:val="006F1337"/>
    <w:rsid w:val="006F1481"/>
    <w:rsid w:val="006F18A5"/>
    <w:rsid w:val="006F2BCD"/>
    <w:rsid w:val="006F6301"/>
    <w:rsid w:val="0070003D"/>
    <w:rsid w:val="0070057F"/>
    <w:rsid w:val="007009CA"/>
    <w:rsid w:val="007027BC"/>
    <w:rsid w:val="00703075"/>
    <w:rsid w:val="00703CBF"/>
    <w:rsid w:val="00704E2F"/>
    <w:rsid w:val="00705E4A"/>
    <w:rsid w:val="007067B0"/>
    <w:rsid w:val="00706B30"/>
    <w:rsid w:val="00710495"/>
    <w:rsid w:val="007105C5"/>
    <w:rsid w:val="00710636"/>
    <w:rsid w:val="007106CA"/>
    <w:rsid w:val="007123BF"/>
    <w:rsid w:val="007130C8"/>
    <w:rsid w:val="00713F02"/>
    <w:rsid w:val="0071401C"/>
    <w:rsid w:val="00714809"/>
    <w:rsid w:val="00715707"/>
    <w:rsid w:val="00715B1A"/>
    <w:rsid w:val="00716162"/>
    <w:rsid w:val="00716220"/>
    <w:rsid w:val="00716233"/>
    <w:rsid w:val="007163EE"/>
    <w:rsid w:val="00716628"/>
    <w:rsid w:val="0071693C"/>
    <w:rsid w:val="00717224"/>
    <w:rsid w:val="00717730"/>
    <w:rsid w:val="007207D8"/>
    <w:rsid w:val="007213D4"/>
    <w:rsid w:val="00722440"/>
    <w:rsid w:val="00722DB9"/>
    <w:rsid w:val="007232A5"/>
    <w:rsid w:val="007232C3"/>
    <w:rsid w:val="0072486A"/>
    <w:rsid w:val="00724BFD"/>
    <w:rsid w:val="0072615E"/>
    <w:rsid w:val="00727E58"/>
    <w:rsid w:val="00730126"/>
    <w:rsid w:val="007329CD"/>
    <w:rsid w:val="00733867"/>
    <w:rsid w:val="00734960"/>
    <w:rsid w:val="00734E39"/>
    <w:rsid w:val="007375E9"/>
    <w:rsid w:val="007410B8"/>
    <w:rsid w:val="00741601"/>
    <w:rsid w:val="00742443"/>
    <w:rsid w:val="00742993"/>
    <w:rsid w:val="00743560"/>
    <w:rsid w:val="007450BE"/>
    <w:rsid w:val="0074521A"/>
    <w:rsid w:val="007455F6"/>
    <w:rsid w:val="00745B41"/>
    <w:rsid w:val="00745CB7"/>
    <w:rsid w:val="0074667D"/>
    <w:rsid w:val="0074700A"/>
    <w:rsid w:val="0075115A"/>
    <w:rsid w:val="00751721"/>
    <w:rsid w:val="00752031"/>
    <w:rsid w:val="00752117"/>
    <w:rsid w:val="00752371"/>
    <w:rsid w:val="00753568"/>
    <w:rsid w:val="0075620A"/>
    <w:rsid w:val="00756E1F"/>
    <w:rsid w:val="00757205"/>
    <w:rsid w:val="007604B9"/>
    <w:rsid w:val="007608A9"/>
    <w:rsid w:val="00762BD1"/>
    <w:rsid w:val="0076447B"/>
    <w:rsid w:val="00764950"/>
    <w:rsid w:val="007661D9"/>
    <w:rsid w:val="007667C3"/>
    <w:rsid w:val="00767073"/>
    <w:rsid w:val="00767DFE"/>
    <w:rsid w:val="007719FC"/>
    <w:rsid w:val="0077216A"/>
    <w:rsid w:val="00774633"/>
    <w:rsid w:val="00780226"/>
    <w:rsid w:val="007806BF"/>
    <w:rsid w:val="00780B85"/>
    <w:rsid w:val="007810FA"/>
    <w:rsid w:val="007815E0"/>
    <w:rsid w:val="00781B72"/>
    <w:rsid w:val="0078307C"/>
    <w:rsid w:val="007840F4"/>
    <w:rsid w:val="00784C19"/>
    <w:rsid w:val="00784FD2"/>
    <w:rsid w:val="00785FC5"/>
    <w:rsid w:val="00786857"/>
    <w:rsid w:val="007930E3"/>
    <w:rsid w:val="00793950"/>
    <w:rsid w:val="00793AF1"/>
    <w:rsid w:val="00794FFF"/>
    <w:rsid w:val="007951C4"/>
    <w:rsid w:val="007955E3"/>
    <w:rsid w:val="00796926"/>
    <w:rsid w:val="00797B09"/>
    <w:rsid w:val="007A051F"/>
    <w:rsid w:val="007A0608"/>
    <w:rsid w:val="007A10F8"/>
    <w:rsid w:val="007A138B"/>
    <w:rsid w:val="007A17A7"/>
    <w:rsid w:val="007A1904"/>
    <w:rsid w:val="007A2D9B"/>
    <w:rsid w:val="007A6CEF"/>
    <w:rsid w:val="007A7AB6"/>
    <w:rsid w:val="007B18F9"/>
    <w:rsid w:val="007B3474"/>
    <w:rsid w:val="007B35BB"/>
    <w:rsid w:val="007B4124"/>
    <w:rsid w:val="007B479D"/>
    <w:rsid w:val="007B56A4"/>
    <w:rsid w:val="007B6585"/>
    <w:rsid w:val="007B7D6C"/>
    <w:rsid w:val="007C0788"/>
    <w:rsid w:val="007C15BA"/>
    <w:rsid w:val="007C2D5D"/>
    <w:rsid w:val="007C300E"/>
    <w:rsid w:val="007C30BE"/>
    <w:rsid w:val="007C3CC7"/>
    <w:rsid w:val="007C4E7B"/>
    <w:rsid w:val="007C6347"/>
    <w:rsid w:val="007C63A7"/>
    <w:rsid w:val="007C6A2F"/>
    <w:rsid w:val="007C7AFB"/>
    <w:rsid w:val="007C7EE7"/>
    <w:rsid w:val="007D32D2"/>
    <w:rsid w:val="007D4F34"/>
    <w:rsid w:val="007D7C2B"/>
    <w:rsid w:val="007E0301"/>
    <w:rsid w:val="007E0B82"/>
    <w:rsid w:val="007E0C6D"/>
    <w:rsid w:val="007E106A"/>
    <w:rsid w:val="007E3374"/>
    <w:rsid w:val="007E4AAE"/>
    <w:rsid w:val="007E4DFA"/>
    <w:rsid w:val="007E4FF8"/>
    <w:rsid w:val="007E5B6F"/>
    <w:rsid w:val="007E6C31"/>
    <w:rsid w:val="007E7878"/>
    <w:rsid w:val="007F0857"/>
    <w:rsid w:val="007F16C2"/>
    <w:rsid w:val="007F2E72"/>
    <w:rsid w:val="007F4147"/>
    <w:rsid w:val="007F5239"/>
    <w:rsid w:val="007F6050"/>
    <w:rsid w:val="007F67C6"/>
    <w:rsid w:val="00800092"/>
    <w:rsid w:val="00801BDE"/>
    <w:rsid w:val="00802B1A"/>
    <w:rsid w:val="00802BDF"/>
    <w:rsid w:val="00803D8B"/>
    <w:rsid w:val="008046FE"/>
    <w:rsid w:val="00805BCA"/>
    <w:rsid w:val="0080751C"/>
    <w:rsid w:val="00810806"/>
    <w:rsid w:val="008109D4"/>
    <w:rsid w:val="00810C5C"/>
    <w:rsid w:val="00812E1E"/>
    <w:rsid w:val="00813A81"/>
    <w:rsid w:val="008142A9"/>
    <w:rsid w:val="00815966"/>
    <w:rsid w:val="0081603C"/>
    <w:rsid w:val="00816A93"/>
    <w:rsid w:val="00817335"/>
    <w:rsid w:val="0081763C"/>
    <w:rsid w:val="0082000D"/>
    <w:rsid w:val="008207D6"/>
    <w:rsid w:val="0082381E"/>
    <w:rsid w:val="0082393C"/>
    <w:rsid w:val="00824F58"/>
    <w:rsid w:val="00825057"/>
    <w:rsid w:val="00827591"/>
    <w:rsid w:val="0083081D"/>
    <w:rsid w:val="00830DB0"/>
    <w:rsid w:val="00832033"/>
    <w:rsid w:val="008333DB"/>
    <w:rsid w:val="0083424F"/>
    <w:rsid w:val="008346F6"/>
    <w:rsid w:val="00834B35"/>
    <w:rsid w:val="00834C9B"/>
    <w:rsid w:val="00835E3F"/>
    <w:rsid w:val="008362D8"/>
    <w:rsid w:val="00836AE3"/>
    <w:rsid w:val="00837103"/>
    <w:rsid w:val="008372C2"/>
    <w:rsid w:val="008400DA"/>
    <w:rsid w:val="00841B7F"/>
    <w:rsid w:val="00841CA5"/>
    <w:rsid w:val="008432B6"/>
    <w:rsid w:val="008447FB"/>
    <w:rsid w:val="008451F9"/>
    <w:rsid w:val="00845AF6"/>
    <w:rsid w:val="008474B0"/>
    <w:rsid w:val="00847E0E"/>
    <w:rsid w:val="0085017E"/>
    <w:rsid w:val="008502CE"/>
    <w:rsid w:val="00850CE8"/>
    <w:rsid w:val="00852CA1"/>
    <w:rsid w:val="00855729"/>
    <w:rsid w:val="00856838"/>
    <w:rsid w:val="008613AF"/>
    <w:rsid w:val="00863431"/>
    <w:rsid w:val="00865652"/>
    <w:rsid w:val="00866965"/>
    <w:rsid w:val="00866BDE"/>
    <w:rsid w:val="00867E79"/>
    <w:rsid w:val="0087079E"/>
    <w:rsid w:val="00870ADA"/>
    <w:rsid w:val="00870D85"/>
    <w:rsid w:val="00871FB6"/>
    <w:rsid w:val="00872296"/>
    <w:rsid w:val="0087247C"/>
    <w:rsid w:val="00873A06"/>
    <w:rsid w:val="00874858"/>
    <w:rsid w:val="00874BC5"/>
    <w:rsid w:val="00876088"/>
    <w:rsid w:val="008767F4"/>
    <w:rsid w:val="00880789"/>
    <w:rsid w:val="0088138B"/>
    <w:rsid w:val="00881723"/>
    <w:rsid w:val="0088227A"/>
    <w:rsid w:val="00882670"/>
    <w:rsid w:val="00883B12"/>
    <w:rsid w:val="008842E4"/>
    <w:rsid w:val="008846A1"/>
    <w:rsid w:val="00885FEE"/>
    <w:rsid w:val="008868C7"/>
    <w:rsid w:val="00887005"/>
    <w:rsid w:val="00887F13"/>
    <w:rsid w:val="00890959"/>
    <w:rsid w:val="00894E41"/>
    <w:rsid w:val="00895A1D"/>
    <w:rsid w:val="00896699"/>
    <w:rsid w:val="0089715A"/>
    <w:rsid w:val="00897334"/>
    <w:rsid w:val="008A072D"/>
    <w:rsid w:val="008A3AEB"/>
    <w:rsid w:val="008A45BC"/>
    <w:rsid w:val="008A45DA"/>
    <w:rsid w:val="008A46B1"/>
    <w:rsid w:val="008A4C08"/>
    <w:rsid w:val="008A54DF"/>
    <w:rsid w:val="008A5DA8"/>
    <w:rsid w:val="008A6100"/>
    <w:rsid w:val="008A6995"/>
    <w:rsid w:val="008A725B"/>
    <w:rsid w:val="008A7AAB"/>
    <w:rsid w:val="008B00FE"/>
    <w:rsid w:val="008B04EC"/>
    <w:rsid w:val="008B0974"/>
    <w:rsid w:val="008B0A5A"/>
    <w:rsid w:val="008B2AD5"/>
    <w:rsid w:val="008B2DF1"/>
    <w:rsid w:val="008B3175"/>
    <w:rsid w:val="008B5BBC"/>
    <w:rsid w:val="008C1D38"/>
    <w:rsid w:val="008C3928"/>
    <w:rsid w:val="008C39AE"/>
    <w:rsid w:val="008C3B8F"/>
    <w:rsid w:val="008C3DA4"/>
    <w:rsid w:val="008C3EA5"/>
    <w:rsid w:val="008C3F64"/>
    <w:rsid w:val="008C403B"/>
    <w:rsid w:val="008C43CD"/>
    <w:rsid w:val="008C4CAA"/>
    <w:rsid w:val="008C5E03"/>
    <w:rsid w:val="008C68CD"/>
    <w:rsid w:val="008C6F1C"/>
    <w:rsid w:val="008D1657"/>
    <w:rsid w:val="008D1721"/>
    <w:rsid w:val="008D1F0A"/>
    <w:rsid w:val="008D2C6B"/>
    <w:rsid w:val="008D3E5D"/>
    <w:rsid w:val="008D5401"/>
    <w:rsid w:val="008D591B"/>
    <w:rsid w:val="008D65EA"/>
    <w:rsid w:val="008D6F8B"/>
    <w:rsid w:val="008D7DD3"/>
    <w:rsid w:val="008E0852"/>
    <w:rsid w:val="008E115D"/>
    <w:rsid w:val="008E17C9"/>
    <w:rsid w:val="008E48ED"/>
    <w:rsid w:val="008E4A15"/>
    <w:rsid w:val="008E4EE7"/>
    <w:rsid w:val="008E4F29"/>
    <w:rsid w:val="008E67A1"/>
    <w:rsid w:val="008F0E07"/>
    <w:rsid w:val="008F17CD"/>
    <w:rsid w:val="008F2F08"/>
    <w:rsid w:val="008F4DCC"/>
    <w:rsid w:val="008F55F6"/>
    <w:rsid w:val="008F6530"/>
    <w:rsid w:val="008F69CF"/>
    <w:rsid w:val="008F7231"/>
    <w:rsid w:val="008F7343"/>
    <w:rsid w:val="008F7DDF"/>
    <w:rsid w:val="00903A8B"/>
    <w:rsid w:val="00910491"/>
    <w:rsid w:val="009114A7"/>
    <w:rsid w:val="00911664"/>
    <w:rsid w:val="009117BF"/>
    <w:rsid w:val="0091180D"/>
    <w:rsid w:val="00912F12"/>
    <w:rsid w:val="0091349B"/>
    <w:rsid w:val="00913B65"/>
    <w:rsid w:val="00913D22"/>
    <w:rsid w:val="00914B43"/>
    <w:rsid w:val="0091686A"/>
    <w:rsid w:val="009215F4"/>
    <w:rsid w:val="009216BB"/>
    <w:rsid w:val="0092189C"/>
    <w:rsid w:val="0092442E"/>
    <w:rsid w:val="0092598E"/>
    <w:rsid w:val="0092603F"/>
    <w:rsid w:val="00926A64"/>
    <w:rsid w:val="00927B0C"/>
    <w:rsid w:val="009307F9"/>
    <w:rsid w:val="00932F96"/>
    <w:rsid w:val="00933AD2"/>
    <w:rsid w:val="00935E86"/>
    <w:rsid w:val="00942798"/>
    <w:rsid w:val="00942F19"/>
    <w:rsid w:val="00943820"/>
    <w:rsid w:val="009440EB"/>
    <w:rsid w:val="00944F00"/>
    <w:rsid w:val="009468EC"/>
    <w:rsid w:val="00947A32"/>
    <w:rsid w:val="00950531"/>
    <w:rsid w:val="00950617"/>
    <w:rsid w:val="009514C4"/>
    <w:rsid w:val="009538A2"/>
    <w:rsid w:val="00953DA3"/>
    <w:rsid w:val="009547C8"/>
    <w:rsid w:val="00955C22"/>
    <w:rsid w:val="0095635A"/>
    <w:rsid w:val="0095710F"/>
    <w:rsid w:val="00960E77"/>
    <w:rsid w:val="009621C9"/>
    <w:rsid w:val="009627A8"/>
    <w:rsid w:val="00966055"/>
    <w:rsid w:val="009660FD"/>
    <w:rsid w:val="00966914"/>
    <w:rsid w:val="009672C3"/>
    <w:rsid w:val="00967C8A"/>
    <w:rsid w:val="00971523"/>
    <w:rsid w:val="00971FBC"/>
    <w:rsid w:val="009734EF"/>
    <w:rsid w:val="00973877"/>
    <w:rsid w:val="00973ADF"/>
    <w:rsid w:val="00973ED0"/>
    <w:rsid w:val="00975469"/>
    <w:rsid w:val="00976562"/>
    <w:rsid w:val="00976567"/>
    <w:rsid w:val="0097718B"/>
    <w:rsid w:val="00980236"/>
    <w:rsid w:val="0098094D"/>
    <w:rsid w:val="00980AC3"/>
    <w:rsid w:val="009814F4"/>
    <w:rsid w:val="00982D9C"/>
    <w:rsid w:val="009849B8"/>
    <w:rsid w:val="009849DE"/>
    <w:rsid w:val="009851B3"/>
    <w:rsid w:val="009905C7"/>
    <w:rsid w:val="00990A83"/>
    <w:rsid w:val="00990CAE"/>
    <w:rsid w:val="00991E31"/>
    <w:rsid w:val="00993C6E"/>
    <w:rsid w:val="0099614A"/>
    <w:rsid w:val="009A125A"/>
    <w:rsid w:val="009A1494"/>
    <w:rsid w:val="009A27E2"/>
    <w:rsid w:val="009A574B"/>
    <w:rsid w:val="009A5BF5"/>
    <w:rsid w:val="009A5D86"/>
    <w:rsid w:val="009A669C"/>
    <w:rsid w:val="009A7436"/>
    <w:rsid w:val="009A7557"/>
    <w:rsid w:val="009B06AB"/>
    <w:rsid w:val="009B0A4F"/>
    <w:rsid w:val="009B12A9"/>
    <w:rsid w:val="009B1507"/>
    <w:rsid w:val="009B2B41"/>
    <w:rsid w:val="009B37D4"/>
    <w:rsid w:val="009B5560"/>
    <w:rsid w:val="009B55FA"/>
    <w:rsid w:val="009B599E"/>
    <w:rsid w:val="009B7380"/>
    <w:rsid w:val="009B769E"/>
    <w:rsid w:val="009B79EF"/>
    <w:rsid w:val="009C0A34"/>
    <w:rsid w:val="009C1263"/>
    <w:rsid w:val="009C19AC"/>
    <w:rsid w:val="009C4B75"/>
    <w:rsid w:val="009C4FB5"/>
    <w:rsid w:val="009C63A8"/>
    <w:rsid w:val="009C6BA5"/>
    <w:rsid w:val="009C7550"/>
    <w:rsid w:val="009D09F8"/>
    <w:rsid w:val="009D1272"/>
    <w:rsid w:val="009D1970"/>
    <w:rsid w:val="009D21F1"/>
    <w:rsid w:val="009D615B"/>
    <w:rsid w:val="009D61B1"/>
    <w:rsid w:val="009E153F"/>
    <w:rsid w:val="009E2C6F"/>
    <w:rsid w:val="009E3697"/>
    <w:rsid w:val="009E3709"/>
    <w:rsid w:val="009E4403"/>
    <w:rsid w:val="009E4FB1"/>
    <w:rsid w:val="009E5556"/>
    <w:rsid w:val="009E6E8B"/>
    <w:rsid w:val="009F0F5F"/>
    <w:rsid w:val="009F1DB3"/>
    <w:rsid w:val="009F2195"/>
    <w:rsid w:val="009F21B1"/>
    <w:rsid w:val="009F21CF"/>
    <w:rsid w:val="009F220A"/>
    <w:rsid w:val="009F243C"/>
    <w:rsid w:val="009F328A"/>
    <w:rsid w:val="009F3F2B"/>
    <w:rsid w:val="009F4838"/>
    <w:rsid w:val="009F4B89"/>
    <w:rsid w:val="009F51AC"/>
    <w:rsid w:val="00A01752"/>
    <w:rsid w:val="00A03A51"/>
    <w:rsid w:val="00A062BB"/>
    <w:rsid w:val="00A06917"/>
    <w:rsid w:val="00A06974"/>
    <w:rsid w:val="00A10BE0"/>
    <w:rsid w:val="00A13944"/>
    <w:rsid w:val="00A1478A"/>
    <w:rsid w:val="00A16965"/>
    <w:rsid w:val="00A17E52"/>
    <w:rsid w:val="00A20DFF"/>
    <w:rsid w:val="00A2208C"/>
    <w:rsid w:val="00A22316"/>
    <w:rsid w:val="00A2356A"/>
    <w:rsid w:val="00A23E89"/>
    <w:rsid w:val="00A24946"/>
    <w:rsid w:val="00A24B7B"/>
    <w:rsid w:val="00A2745A"/>
    <w:rsid w:val="00A27598"/>
    <w:rsid w:val="00A277AE"/>
    <w:rsid w:val="00A27F1F"/>
    <w:rsid w:val="00A30FB1"/>
    <w:rsid w:val="00A3134F"/>
    <w:rsid w:val="00A33070"/>
    <w:rsid w:val="00A33254"/>
    <w:rsid w:val="00A33433"/>
    <w:rsid w:val="00A336E5"/>
    <w:rsid w:val="00A3379A"/>
    <w:rsid w:val="00A3492D"/>
    <w:rsid w:val="00A35581"/>
    <w:rsid w:val="00A359FD"/>
    <w:rsid w:val="00A3646D"/>
    <w:rsid w:val="00A3774B"/>
    <w:rsid w:val="00A37D6A"/>
    <w:rsid w:val="00A401FC"/>
    <w:rsid w:val="00A407BD"/>
    <w:rsid w:val="00A41960"/>
    <w:rsid w:val="00A44FE0"/>
    <w:rsid w:val="00A45DB6"/>
    <w:rsid w:val="00A509CE"/>
    <w:rsid w:val="00A51CC5"/>
    <w:rsid w:val="00A52560"/>
    <w:rsid w:val="00A52F1C"/>
    <w:rsid w:val="00A53836"/>
    <w:rsid w:val="00A55E08"/>
    <w:rsid w:val="00A56346"/>
    <w:rsid w:val="00A63528"/>
    <w:rsid w:val="00A64560"/>
    <w:rsid w:val="00A64F6E"/>
    <w:rsid w:val="00A65490"/>
    <w:rsid w:val="00A65D0C"/>
    <w:rsid w:val="00A66E5E"/>
    <w:rsid w:val="00A67725"/>
    <w:rsid w:val="00A706AD"/>
    <w:rsid w:val="00A70CCA"/>
    <w:rsid w:val="00A71C82"/>
    <w:rsid w:val="00A72D19"/>
    <w:rsid w:val="00A73578"/>
    <w:rsid w:val="00A764ED"/>
    <w:rsid w:val="00A77810"/>
    <w:rsid w:val="00A81390"/>
    <w:rsid w:val="00A813A5"/>
    <w:rsid w:val="00A81F0D"/>
    <w:rsid w:val="00A82657"/>
    <w:rsid w:val="00A83323"/>
    <w:rsid w:val="00A84FCD"/>
    <w:rsid w:val="00A85095"/>
    <w:rsid w:val="00A857B7"/>
    <w:rsid w:val="00A85BBB"/>
    <w:rsid w:val="00A861F3"/>
    <w:rsid w:val="00A86FB1"/>
    <w:rsid w:val="00A87EDD"/>
    <w:rsid w:val="00A9072E"/>
    <w:rsid w:val="00A90877"/>
    <w:rsid w:val="00A91780"/>
    <w:rsid w:val="00A92B13"/>
    <w:rsid w:val="00A92FFB"/>
    <w:rsid w:val="00A93524"/>
    <w:rsid w:val="00A9399C"/>
    <w:rsid w:val="00A954AD"/>
    <w:rsid w:val="00A95969"/>
    <w:rsid w:val="00AA0CD7"/>
    <w:rsid w:val="00AA0E71"/>
    <w:rsid w:val="00AA180D"/>
    <w:rsid w:val="00AA2AF4"/>
    <w:rsid w:val="00AA4955"/>
    <w:rsid w:val="00AA4998"/>
    <w:rsid w:val="00AA500D"/>
    <w:rsid w:val="00AA76AF"/>
    <w:rsid w:val="00AB0AB7"/>
    <w:rsid w:val="00AB29ED"/>
    <w:rsid w:val="00AB57CA"/>
    <w:rsid w:val="00AB6518"/>
    <w:rsid w:val="00AB680D"/>
    <w:rsid w:val="00AB7136"/>
    <w:rsid w:val="00AB732C"/>
    <w:rsid w:val="00AB7F98"/>
    <w:rsid w:val="00AC01B0"/>
    <w:rsid w:val="00AC08C4"/>
    <w:rsid w:val="00AC142F"/>
    <w:rsid w:val="00AC26C2"/>
    <w:rsid w:val="00AC5B41"/>
    <w:rsid w:val="00AC6BEE"/>
    <w:rsid w:val="00AC7C3E"/>
    <w:rsid w:val="00AD0B45"/>
    <w:rsid w:val="00AD0E86"/>
    <w:rsid w:val="00AD125F"/>
    <w:rsid w:val="00AD22AD"/>
    <w:rsid w:val="00AD2AC3"/>
    <w:rsid w:val="00AD2BAC"/>
    <w:rsid w:val="00AD333B"/>
    <w:rsid w:val="00AD36B1"/>
    <w:rsid w:val="00AD44B6"/>
    <w:rsid w:val="00AD4DF6"/>
    <w:rsid w:val="00AD513D"/>
    <w:rsid w:val="00AD59B2"/>
    <w:rsid w:val="00AD5EE4"/>
    <w:rsid w:val="00AD6398"/>
    <w:rsid w:val="00AD768E"/>
    <w:rsid w:val="00AD7EF7"/>
    <w:rsid w:val="00AE0A23"/>
    <w:rsid w:val="00AE51AA"/>
    <w:rsid w:val="00AE60A2"/>
    <w:rsid w:val="00AE707A"/>
    <w:rsid w:val="00AE7217"/>
    <w:rsid w:val="00AF2E50"/>
    <w:rsid w:val="00AF5181"/>
    <w:rsid w:val="00AF6CFA"/>
    <w:rsid w:val="00B012C2"/>
    <w:rsid w:val="00B01E22"/>
    <w:rsid w:val="00B01FDD"/>
    <w:rsid w:val="00B02250"/>
    <w:rsid w:val="00B0269A"/>
    <w:rsid w:val="00B042F1"/>
    <w:rsid w:val="00B056B0"/>
    <w:rsid w:val="00B05CDD"/>
    <w:rsid w:val="00B06A7B"/>
    <w:rsid w:val="00B070F2"/>
    <w:rsid w:val="00B10B7E"/>
    <w:rsid w:val="00B11AD1"/>
    <w:rsid w:val="00B11E68"/>
    <w:rsid w:val="00B12406"/>
    <w:rsid w:val="00B12E0D"/>
    <w:rsid w:val="00B139C3"/>
    <w:rsid w:val="00B13C81"/>
    <w:rsid w:val="00B1578A"/>
    <w:rsid w:val="00B16C7C"/>
    <w:rsid w:val="00B206FE"/>
    <w:rsid w:val="00B21282"/>
    <w:rsid w:val="00B2287D"/>
    <w:rsid w:val="00B25BE7"/>
    <w:rsid w:val="00B26F7D"/>
    <w:rsid w:val="00B277FF"/>
    <w:rsid w:val="00B27FB8"/>
    <w:rsid w:val="00B3084A"/>
    <w:rsid w:val="00B30931"/>
    <w:rsid w:val="00B30EA1"/>
    <w:rsid w:val="00B310AA"/>
    <w:rsid w:val="00B3144B"/>
    <w:rsid w:val="00B32206"/>
    <w:rsid w:val="00B34659"/>
    <w:rsid w:val="00B34BC1"/>
    <w:rsid w:val="00B354AD"/>
    <w:rsid w:val="00B36C16"/>
    <w:rsid w:val="00B37786"/>
    <w:rsid w:val="00B405F4"/>
    <w:rsid w:val="00B41546"/>
    <w:rsid w:val="00B4156A"/>
    <w:rsid w:val="00B42110"/>
    <w:rsid w:val="00B4269B"/>
    <w:rsid w:val="00B4435C"/>
    <w:rsid w:val="00B4649A"/>
    <w:rsid w:val="00B501DC"/>
    <w:rsid w:val="00B517D7"/>
    <w:rsid w:val="00B5252C"/>
    <w:rsid w:val="00B52A6A"/>
    <w:rsid w:val="00B530D1"/>
    <w:rsid w:val="00B533C6"/>
    <w:rsid w:val="00B53752"/>
    <w:rsid w:val="00B5383F"/>
    <w:rsid w:val="00B55002"/>
    <w:rsid w:val="00B5552A"/>
    <w:rsid w:val="00B57FA8"/>
    <w:rsid w:val="00B60459"/>
    <w:rsid w:val="00B62405"/>
    <w:rsid w:val="00B6327E"/>
    <w:rsid w:val="00B63D24"/>
    <w:rsid w:val="00B63EDB"/>
    <w:rsid w:val="00B64CB5"/>
    <w:rsid w:val="00B67A22"/>
    <w:rsid w:val="00B706AF"/>
    <w:rsid w:val="00B70C18"/>
    <w:rsid w:val="00B71B0C"/>
    <w:rsid w:val="00B75FD6"/>
    <w:rsid w:val="00B770CF"/>
    <w:rsid w:val="00B778DA"/>
    <w:rsid w:val="00B80060"/>
    <w:rsid w:val="00B82DE5"/>
    <w:rsid w:val="00B85122"/>
    <w:rsid w:val="00B85377"/>
    <w:rsid w:val="00B871E7"/>
    <w:rsid w:val="00B90BBE"/>
    <w:rsid w:val="00B90C84"/>
    <w:rsid w:val="00B911FA"/>
    <w:rsid w:val="00B92C0F"/>
    <w:rsid w:val="00B9393F"/>
    <w:rsid w:val="00B9598D"/>
    <w:rsid w:val="00B95D7A"/>
    <w:rsid w:val="00BA387C"/>
    <w:rsid w:val="00BA38CF"/>
    <w:rsid w:val="00BA38EA"/>
    <w:rsid w:val="00BA49CA"/>
    <w:rsid w:val="00BA4F91"/>
    <w:rsid w:val="00BA589A"/>
    <w:rsid w:val="00BA799F"/>
    <w:rsid w:val="00BB0955"/>
    <w:rsid w:val="00BB1115"/>
    <w:rsid w:val="00BB1B66"/>
    <w:rsid w:val="00BB2A22"/>
    <w:rsid w:val="00BB4BE7"/>
    <w:rsid w:val="00BB6B99"/>
    <w:rsid w:val="00BB6D8B"/>
    <w:rsid w:val="00BB7D48"/>
    <w:rsid w:val="00BC0369"/>
    <w:rsid w:val="00BC0880"/>
    <w:rsid w:val="00BC1085"/>
    <w:rsid w:val="00BC112F"/>
    <w:rsid w:val="00BC1C44"/>
    <w:rsid w:val="00BC26FF"/>
    <w:rsid w:val="00BC53A6"/>
    <w:rsid w:val="00BC53C4"/>
    <w:rsid w:val="00BD3B27"/>
    <w:rsid w:val="00BE04E5"/>
    <w:rsid w:val="00BE3271"/>
    <w:rsid w:val="00BE32AF"/>
    <w:rsid w:val="00BE3550"/>
    <w:rsid w:val="00BE3948"/>
    <w:rsid w:val="00BE5A58"/>
    <w:rsid w:val="00BE6C9E"/>
    <w:rsid w:val="00BE7475"/>
    <w:rsid w:val="00BF21F5"/>
    <w:rsid w:val="00BF2427"/>
    <w:rsid w:val="00BF5FEC"/>
    <w:rsid w:val="00BF6F09"/>
    <w:rsid w:val="00C0085F"/>
    <w:rsid w:val="00C02A8C"/>
    <w:rsid w:val="00C0352E"/>
    <w:rsid w:val="00C03E03"/>
    <w:rsid w:val="00C06606"/>
    <w:rsid w:val="00C06D1C"/>
    <w:rsid w:val="00C07221"/>
    <w:rsid w:val="00C072AC"/>
    <w:rsid w:val="00C11531"/>
    <w:rsid w:val="00C12831"/>
    <w:rsid w:val="00C135CC"/>
    <w:rsid w:val="00C136BC"/>
    <w:rsid w:val="00C14852"/>
    <w:rsid w:val="00C15A98"/>
    <w:rsid w:val="00C15EE2"/>
    <w:rsid w:val="00C16EF2"/>
    <w:rsid w:val="00C17499"/>
    <w:rsid w:val="00C2003C"/>
    <w:rsid w:val="00C20675"/>
    <w:rsid w:val="00C21CA5"/>
    <w:rsid w:val="00C24616"/>
    <w:rsid w:val="00C24F0F"/>
    <w:rsid w:val="00C27CF4"/>
    <w:rsid w:val="00C30E6F"/>
    <w:rsid w:val="00C31117"/>
    <w:rsid w:val="00C32315"/>
    <w:rsid w:val="00C328AF"/>
    <w:rsid w:val="00C33067"/>
    <w:rsid w:val="00C3408A"/>
    <w:rsid w:val="00C34981"/>
    <w:rsid w:val="00C353B1"/>
    <w:rsid w:val="00C35504"/>
    <w:rsid w:val="00C35505"/>
    <w:rsid w:val="00C36CC2"/>
    <w:rsid w:val="00C37208"/>
    <w:rsid w:val="00C401CE"/>
    <w:rsid w:val="00C40946"/>
    <w:rsid w:val="00C40D1C"/>
    <w:rsid w:val="00C42997"/>
    <w:rsid w:val="00C44E32"/>
    <w:rsid w:val="00C454D1"/>
    <w:rsid w:val="00C502C0"/>
    <w:rsid w:val="00C517D3"/>
    <w:rsid w:val="00C51A38"/>
    <w:rsid w:val="00C51F9A"/>
    <w:rsid w:val="00C52846"/>
    <w:rsid w:val="00C52D20"/>
    <w:rsid w:val="00C52F11"/>
    <w:rsid w:val="00C53276"/>
    <w:rsid w:val="00C544C7"/>
    <w:rsid w:val="00C54502"/>
    <w:rsid w:val="00C54A91"/>
    <w:rsid w:val="00C54C04"/>
    <w:rsid w:val="00C5631A"/>
    <w:rsid w:val="00C56A07"/>
    <w:rsid w:val="00C61089"/>
    <w:rsid w:val="00C6136A"/>
    <w:rsid w:val="00C613C4"/>
    <w:rsid w:val="00C61FA0"/>
    <w:rsid w:val="00C631E0"/>
    <w:rsid w:val="00C64554"/>
    <w:rsid w:val="00C64A45"/>
    <w:rsid w:val="00C66116"/>
    <w:rsid w:val="00C66257"/>
    <w:rsid w:val="00C6734B"/>
    <w:rsid w:val="00C7070A"/>
    <w:rsid w:val="00C71BC9"/>
    <w:rsid w:val="00C72B46"/>
    <w:rsid w:val="00C72CF4"/>
    <w:rsid w:val="00C73292"/>
    <w:rsid w:val="00C7387C"/>
    <w:rsid w:val="00C77311"/>
    <w:rsid w:val="00C774F2"/>
    <w:rsid w:val="00C77D86"/>
    <w:rsid w:val="00C80EC4"/>
    <w:rsid w:val="00C812D6"/>
    <w:rsid w:val="00C81379"/>
    <w:rsid w:val="00C82CAC"/>
    <w:rsid w:val="00C83ACF"/>
    <w:rsid w:val="00C83D31"/>
    <w:rsid w:val="00C870C7"/>
    <w:rsid w:val="00C87FB2"/>
    <w:rsid w:val="00C90429"/>
    <w:rsid w:val="00C90FBD"/>
    <w:rsid w:val="00C93179"/>
    <w:rsid w:val="00C93E35"/>
    <w:rsid w:val="00C940F6"/>
    <w:rsid w:val="00C94BEF"/>
    <w:rsid w:val="00C950FC"/>
    <w:rsid w:val="00C95980"/>
    <w:rsid w:val="00C961B8"/>
    <w:rsid w:val="00C973FD"/>
    <w:rsid w:val="00C97AD2"/>
    <w:rsid w:val="00C97CD7"/>
    <w:rsid w:val="00CA0D55"/>
    <w:rsid w:val="00CA0E0C"/>
    <w:rsid w:val="00CA12CE"/>
    <w:rsid w:val="00CA1D13"/>
    <w:rsid w:val="00CA1DC8"/>
    <w:rsid w:val="00CA2109"/>
    <w:rsid w:val="00CA2587"/>
    <w:rsid w:val="00CA2836"/>
    <w:rsid w:val="00CA3160"/>
    <w:rsid w:val="00CA4C76"/>
    <w:rsid w:val="00CA5B75"/>
    <w:rsid w:val="00CA7517"/>
    <w:rsid w:val="00CA7DFF"/>
    <w:rsid w:val="00CB072D"/>
    <w:rsid w:val="00CB0764"/>
    <w:rsid w:val="00CB123A"/>
    <w:rsid w:val="00CB2728"/>
    <w:rsid w:val="00CB4377"/>
    <w:rsid w:val="00CB4EFC"/>
    <w:rsid w:val="00CB5F44"/>
    <w:rsid w:val="00CB6002"/>
    <w:rsid w:val="00CB60A5"/>
    <w:rsid w:val="00CB6660"/>
    <w:rsid w:val="00CB6C42"/>
    <w:rsid w:val="00CB760C"/>
    <w:rsid w:val="00CB7740"/>
    <w:rsid w:val="00CB792F"/>
    <w:rsid w:val="00CC0D27"/>
    <w:rsid w:val="00CC0F00"/>
    <w:rsid w:val="00CC1911"/>
    <w:rsid w:val="00CC1DB4"/>
    <w:rsid w:val="00CC55CB"/>
    <w:rsid w:val="00CC6C5D"/>
    <w:rsid w:val="00CC6E32"/>
    <w:rsid w:val="00CC7229"/>
    <w:rsid w:val="00CC7820"/>
    <w:rsid w:val="00CD2802"/>
    <w:rsid w:val="00CD37DF"/>
    <w:rsid w:val="00CD49B1"/>
    <w:rsid w:val="00CE06E7"/>
    <w:rsid w:val="00CE0A8B"/>
    <w:rsid w:val="00CE133A"/>
    <w:rsid w:val="00CE2941"/>
    <w:rsid w:val="00CE369C"/>
    <w:rsid w:val="00CE46FA"/>
    <w:rsid w:val="00CE6084"/>
    <w:rsid w:val="00CE6EAB"/>
    <w:rsid w:val="00CE71AE"/>
    <w:rsid w:val="00CF0101"/>
    <w:rsid w:val="00CF0EBC"/>
    <w:rsid w:val="00CF1301"/>
    <w:rsid w:val="00CF14C7"/>
    <w:rsid w:val="00CF201F"/>
    <w:rsid w:val="00CF4019"/>
    <w:rsid w:val="00CF473A"/>
    <w:rsid w:val="00CF5C0A"/>
    <w:rsid w:val="00CF6581"/>
    <w:rsid w:val="00D003FD"/>
    <w:rsid w:val="00D01853"/>
    <w:rsid w:val="00D02E69"/>
    <w:rsid w:val="00D03DA2"/>
    <w:rsid w:val="00D03ECB"/>
    <w:rsid w:val="00D0595B"/>
    <w:rsid w:val="00D059B7"/>
    <w:rsid w:val="00D06535"/>
    <w:rsid w:val="00D06956"/>
    <w:rsid w:val="00D06BEB"/>
    <w:rsid w:val="00D0763B"/>
    <w:rsid w:val="00D11C83"/>
    <w:rsid w:val="00D1613B"/>
    <w:rsid w:val="00D165ED"/>
    <w:rsid w:val="00D1704C"/>
    <w:rsid w:val="00D17AC7"/>
    <w:rsid w:val="00D21DA2"/>
    <w:rsid w:val="00D2238E"/>
    <w:rsid w:val="00D22A47"/>
    <w:rsid w:val="00D23C08"/>
    <w:rsid w:val="00D244C7"/>
    <w:rsid w:val="00D24CFC"/>
    <w:rsid w:val="00D24EDD"/>
    <w:rsid w:val="00D25283"/>
    <w:rsid w:val="00D25E1F"/>
    <w:rsid w:val="00D27174"/>
    <w:rsid w:val="00D27512"/>
    <w:rsid w:val="00D30F3D"/>
    <w:rsid w:val="00D321EE"/>
    <w:rsid w:val="00D323F6"/>
    <w:rsid w:val="00D32823"/>
    <w:rsid w:val="00D341A3"/>
    <w:rsid w:val="00D34D54"/>
    <w:rsid w:val="00D40C66"/>
    <w:rsid w:val="00D41FE7"/>
    <w:rsid w:val="00D41FFF"/>
    <w:rsid w:val="00D421E2"/>
    <w:rsid w:val="00D4242D"/>
    <w:rsid w:val="00D449DC"/>
    <w:rsid w:val="00D44B6C"/>
    <w:rsid w:val="00D454F9"/>
    <w:rsid w:val="00D45939"/>
    <w:rsid w:val="00D45EBA"/>
    <w:rsid w:val="00D460D2"/>
    <w:rsid w:val="00D46A16"/>
    <w:rsid w:val="00D46F1A"/>
    <w:rsid w:val="00D47C61"/>
    <w:rsid w:val="00D47C86"/>
    <w:rsid w:val="00D51E2C"/>
    <w:rsid w:val="00D52503"/>
    <w:rsid w:val="00D52A01"/>
    <w:rsid w:val="00D5607D"/>
    <w:rsid w:val="00D57887"/>
    <w:rsid w:val="00D57D32"/>
    <w:rsid w:val="00D60B90"/>
    <w:rsid w:val="00D61111"/>
    <w:rsid w:val="00D61591"/>
    <w:rsid w:val="00D617FF"/>
    <w:rsid w:val="00D628C0"/>
    <w:rsid w:val="00D6292C"/>
    <w:rsid w:val="00D62A60"/>
    <w:rsid w:val="00D637D4"/>
    <w:rsid w:val="00D64760"/>
    <w:rsid w:val="00D64C8C"/>
    <w:rsid w:val="00D64DAE"/>
    <w:rsid w:val="00D64F1B"/>
    <w:rsid w:val="00D6535D"/>
    <w:rsid w:val="00D65AE1"/>
    <w:rsid w:val="00D6665D"/>
    <w:rsid w:val="00D67170"/>
    <w:rsid w:val="00D67D62"/>
    <w:rsid w:val="00D7377D"/>
    <w:rsid w:val="00D757AE"/>
    <w:rsid w:val="00D7735E"/>
    <w:rsid w:val="00D77372"/>
    <w:rsid w:val="00D77A02"/>
    <w:rsid w:val="00D804A6"/>
    <w:rsid w:val="00D8105F"/>
    <w:rsid w:val="00D81FCE"/>
    <w:rsid w:val="00D82639"/>
    <w:rsid w:val="00D829AD"/>
    <w:rsid w:val="00D83942"/>
    <w:rsid w:val="00D84BE9"/>
    <w:rsid w:val="00D86558"/>
    <w:rsid w:val="00D86E2F"/>
    <w:rsid w:val="00D87831"/>
    <w:rsid w:val="00D944A0"/>
    <w:rsid w:val="00D9521C"/>
    <w:rsid w:val="00D952E7"/>
    <w:rsid w:val="00D95DA5"/>
    <w:rsid w:val="00D97A58"/>
    <w:rsid w:val="00DA097B"/>
    <w:rsid w:val="00DA0C45"/>
    <w:rsid w:val="00DA6174"/>
    <w:rsid w:val="00DA747A"/>
    <w:rsid w:val="00DB00DC"/>
    <w:rsid w:val="00DB04AB"/>
    <w:rsid w:val="00DB08D2"/>
    <w:rsid w:val="00DB0A99"/>
    <w:rsid w:val="00DB15C2"/>
    <w:rsid w:val="00DB1882"/>
    <w:rsid w:val="00DB18C1"/>
    <w:rsid w:val="00DB5016"/>
    <w:rsid w:val="00DB6581"/>
    <w:rsid w:val="00DB6EFC"/>
    <w:rsid w:val="00DC0635"/>
    <w:rsid w:val="00DC15D5"/>
    <w:rsid w:val="00DC26C4"/>
    <w:rsid w:val="00DC2745"/>
    <w:rsid w:val="00DC2EF0"/>
    <w:rsid w:val="00DC75B1"/>
    <w:rsid w:val="00DC7EC2"/>
    <w:rsid w:val="00DD05F5"/>
    <w:rsid w:val="00DD0A8C"/>
    <w:rsid w:val="00DD33A8"/>
    <w:rsid w:val="00DD5237"/>
    <w:rsid w:val="00DD5B38"/>
    <w:rsid w:val="00DD6192"/>
    <w:rsid w:val="00DD62F9"/>
    <w:rsid w:val="00DD6A26"/>
    <w:rsid w:val="00DD6A9E"/>
    <w:rsid w:val="00DD7715"/>
    <w:rsid w:val="00DE156E"/>
    <w:rsid w:val="00DE322B"/>
    <w:rsid w:val="00DE338D"/>
    <w:rsid w:val="00DE452F"/>
    <w:rsid w:val="00DE4ED5"/>
    <w:rsid w:val="00DE5CDC"/>
    <w:rsid w:val="00DE701F"/>
    <w:rsid w:val="00DF07CB"/>
    <w:rsid w:val="00DF1A2F"/>
    <w:rsid w:val="00DF1D36"/>
    <w:rsid w:val="00DF23ED"/>
    <w:rsid w:val="00DF3985"/>
    <w:rsid w:val="00DF4076"/>
    <w:rsid w:val="00DF473B"/>
    <w:rsid w:val="00DF4AF4"/>
    <w:rsid w:val="00DF78A6"/>
    <w:rsid w:val="00E040D2"/>
    <w:rsid w:val="00E047F1"/>
    <w:rsid w:val="00E0480F"/>
    <w:rsid w:val="00E04AB2"/>
    <w:rsid w:val="00E04F35"/>
    <w:rsid w:val="00E0532E"/>
    <w:rsid w:val="00E05A23"/>
    <w:rsid w:val="00E11BCD"/>
    <w:rsid w:val="00E12A7A"/>
    <w:rsid w:val="00E12CAE"/>
    <w:rsid w:val="00E135EF"/>
    <w:rsid w:val="00E138AE"/>
    <w:rsid w:val="00E13B99"/>
    <w:rsid w:val="00E13D61"/>
    <w:rsid w:val="00E146DE"/>
    <w:rsid w:val="00E14986"/>
    <w:rsid w:val="00E170C6"/>
    <w:rsid w:val="00E17964"/>
    <w:rsid w:val="00E20230"/>
    <w:rsid w:val="00E20E13"/>
    <w:rsid w:val="00E22340"/>
    <w:rsid w:val="00E233A0"/>
    <w:rsid w:val="00E23DF5"/>
    <w:rsid w:val="00E24B34"/>
    <w:rsid w:val="00E24EC2"/>
    <w:rsid w:val="00E25301"/>
    <w:rsid w:val="00E259A2"/>
    <w:rsid w:val="00E27CA7"/>
    <w:rsid w:val="00E3014C"/>
    <w:rsid w:val="00E31697"/>
    <w:rsid w:val="00E336B1"/>
    <w:rsid w:val="00E3422F"/>
    <w:rsid w:val="00E35613"/>
    <w:rsid w:val="00E357AA"/>
    <w:rsid w:val="00E404B7"/>
    <w:rsid w:val="00E40BFC"/>
    <w:rsid w:val="00E40DA6"/>
    <w:rsid w:val="00E412AB"/>
    <w:rsid w:val="00E41748"/>
    <w:rsid w:val="00E42F74"/>
    <w:rsid w:val="00E43C34"/>
    <w:rsid w:val="00E450B0"/>
    <w:rsid w:val="00E45438"/>
    <w:rsid w:val="00E464A7"/>
    <w:rsid w:val="00E470A4"/>
    <w:rsid w:val="00E47B91"/>
    <w:rsid w:val="00E5317A"/>
    <w:rsid w:val="00E537CA"/>
    <w:rsid w:val="00E53E8D"/>
    <w:rsid w:val="00E56976"/>
    <w:rsid w:val="00E576B4"/>
    <w:rsid w:val="00E60B3C"/>
    <w:rsid w:val="00E60BD9"/>
    <w:rsid w:val="00E60DFD"/>
    <w:rsid w:val="00E61EAA"/>
    <w:rsid w:val="00E61EE5"/>
    <w:rsid w:val="00E62197"/>
    <w:rsid w:val="00E63253"/>
    <w:rsid w:val="00E662B6"/>
    <w:rsid w:val="00E67252"/>
    <w:rsid w:val="00E71BA0"/>
    <w:rsid w:val="00E71D09"/>
    <w:rsid w:val="00E74E05"/>
    <w:rsid w:val="00E77C22"/>
    <w:rsid w:val="00E81B70"/>
    <w:rsid w:val="00E84791"/>
    <w:rsid w:val="00E84A92"/>
    <w:rsid w:val="00E85D1C"/>
    <w:rsid w:val="00E87A84"/>
    <w:rsid w:val="00E87C6A"/>
    <w:rsid w:val="00E9078A"/>
    <w:rsid w:val="00E91BD1"/>
    <w:rsid w:val="00E91D89"/>
    <w:rsid w:val="00E92042"/>
    <w:rsid w:val="00E92C61"/>
    <w:rsid w:val="00E977B5"/>
    <w:rsid w:val="00E979F3"/>
    <w:rsid w:val="00EA0335"/>
    <w:rsid w:val="00EA1C22"/>
    <w:rsid w:val="00EA24E7"/>
    <w:rsid w:val="00EA2D68"/>
    <w:rsid w:val="00EA48F8"/>
    <w:rsid w:val="00EA50FA"/>
    <w:rsid w:val="00EA62CC"/>
    <w:rsid w:val="00EB1440"/>
    <w:rsid w:val="00EB234C"/>
    <w:rsid w:val="00EB2715"/>
    <w:rsid w:val="00EB303D"/>
    <w:rsid w:val="00EB34EE"/>
    <w:rsid w:val="00EB3957"/>
    <w:rsid w:val="00EB3AC8"/>
    <w:rsid w:val="00EB6158"/>
    <w:rsid w:val="00EB6BB5"/>
    <w:rsid w:val="00EB7237"/>
    <w:rsid w:val="00EB74C4"/>
    <w:rsid w:val="00EB7F70"/>
    <w:rsid w:val="00EC0F28"/>
    <w:rsid w:val="00EC107E"/>
    <w:rsid w:val="00EC176D"/>
    <w:rsid w:val="00EC1838"/>
    <w:rsid w:val="00EC2280"/>
    <w:rsid w:val="00EC2D44"/>
    <w:rsid w:val="00EC5512"/>
    <w:rsid w:val="00EC5EDA"/>
    <w:rsid w:val="00EC6620"/>
    <w:rsid w:val="00ED0539"/>
    <w:rsid w:val="00ED24BC"/>
    <w:rsid w:val="00ED2736"/>
    <w:rsid w:val="00ED2D29"/>
    <w:rsid w:val="00ED3B98"/>
    <w:rsid w:val="00ED3C39"/>
    <w:rsid w:val="00ED4257"/>
    <w:rsid w:val="00ED4C48"/>
    <w:rsid w:val="00ED542D"/>
    <w:rsid w:val="00ED5D70"/>
    <w:rsid w:val="00EE22DA"/>
    <w:rsid w:val="00EE4B5E"/>
    <w:rsid w:val="00EE7410"/>
    <w:rsid w:val="00EF0344"/>
    <w:rsid w:val="00EF0428"/>
    <w:rsid w:val="00EF15BB"/>
    <w:rsid w:val="00EF15BE"/>
    <w:rsid w:val="00EF1B63"/>
    <w:rsid w:val="00EF26CF"/>
    <w:rsid w:val="00EF400E"/>
    <w:rsid w:val="00EF4C62"/>
    <w:rsid w:val="00EF6D20"/>
    <w:rsid w:val="00EF70F4"/>
    <w:rsid w:val="00EF789E"/>
    <w:rsid w:val="00F0045A"/>
    <w:rsid w:val="00F00DDB"/>
    <w:rsid w:val="00F018F4"/>
    <w:rsid w:val="00F020B6"/>
    <w:rsid w:val="00F02888"/>
    <w:rsid w:val="00F02EEB"/>
    <w:rsid w:val="00F03C3A"/>
    <w:rsid w:val="00F04434"/>
    <w:rsid w:val="00F056AB"/>
    <w:rsid w:val="00F06AD1"/>
    <w:rsid w:val="00F075A4"/>
    <w:rsid w:val="00F075D4"/>
    <w:rsid w:val="00F10FE4"/>
    <w:rsid w:val="00F1175C"/>
    <w:rsid w:val="00F1381D"/>
    <w:rsid w:val="00F13D7F"/>
    <w:rsid w:val="00F13E78"/>
    <w:rsid w:val="00F15C56"/>
    <w:rsid w:val="00F16788"/>
    <w:rsid w:val="00F16DBD"/>
    <w:rsid w:val="00F16FF9"/>
    <w:rsid w:val="00F2072B"/>
    <w:rsid w:val="00F21199"/>
    <w:rsid w:val="00F21D4E"/>
    <w:rsid w:val="00F229A4"/>
    <w:rsid w:val="00F234B0"/>
    <w:rsid w:val="00F23868"/>
    <w:rsid w:val="00F23899"/>
    <w:rsid w:val="00F24E92"/>
    <w:rsid w:val="00F26FC2"/>
    <w:rsid w:val="00F27453"/>
    <w:rsid w:val="00F3195D"/>
    <w:rsid w:val="00F3295F"/>
    <w:rsid w:val="00F36C72"/>
    <w:rsid w:val="00F401EB"/>
    <w:rsid w:val="00F40404"/>
    <w:rsid w:val="00F4046D"/>
    <w:rsid w:val="00F41499"/>
    <w:rsid w:val="00F43249"/>
    <w:rsid w:val="00F43487"/>
    <w:rsid w:val="00F438EF"/>
    <w:rsid w:val="00F43B3D"/>
    <w:rsid w:val="00F44042"/>
    <w:rsid w:val="00F45CA1"/>
    <w:rsid w:val="00F468A4"/>
    <w:rsid w:val="00F47BF2"/>
    <w:rsid w:val="00F51358"/>
    <w:rsid w:val="00F516A2"/>
    <w:rsid w:val="00F5180B"/>
    <w:rsid w:val="00F525C3"/>
    <w:rsid w:val="00F53949"/>
    <w:rsid w:val="00F53CA2"/>
    <w:rsid w:val="00F54530"/>
    <w:rsid w:val="00F60193"/>
    <w:rsid w:val="00F60626"/>
    <w:rsid w:val="00F6185F"/>
    <w:rsid w:val="00F61CD2"/>
    <w:rsid w:val="00F63C41"/>
    <w:rsid w:val="00F63C79"/>
    <w:rsid w:val="00F64922"/>
    <w:rsid w:val="00F6513E"/>
    <w:rsid w:val="00F65273"/>
    <w:rsid w:val="00F6714E"/>
    <w:rsid w:val="00F674C9"/>
    <w:rsid w:val="00F700E0"/>
    <w:rsid w:val="00F714C2"/>
    <w:rsid w:val="00F71C24"/>
    <w:rsid w:val="00F74E4B"/>
    <w:rsid w:val="00F75094"/>
    <w:rsid w:val="00F75B49"/>
    <w:rsid w:val="00F805B0"/>
    <w:rsid w:val="00F80D64"/>
    <w:rsid w:val="00F84097"/>
    <w:rsid w:val="00F860C8"/>
    <w:rsid w:val="00F8743D"/>
    <w:rsid w:val="00F87DC7"/>
    <w:rsid w:val="00F9096E"/>
    <w:rsid w:val="00F911F2"/>
    <w:rsid w:val="00F918C4"/>
    <w:rsid w:val="00F92C97"/>
    <w:rsid w:val="00F93820"/>
    <w:rsid w:val="00F93AE9"/>
    <w:rsid w:val="00F942CD"/>
    <w:rsid w:val="00F95094"/>
    <w:rsid w:val="00F959EC"/>
    <w:rsid w:val="00F9620F"/>
    <w:rsid w:val="00F96300"/>
    <w:rsid w:val="00F972EB"/>
    <w:rsid w:val="00FA039D"/>
    <w:rsid w:val="00FA3AD8"/>
    <w:rsid w:val="00FA6851"/>
    <w:rsid w:val="00FA770C"/>
    <w:rsid w:val="00FB06B3"/>
    <w:rsid w:val="00FB13EF"/>
    <w:rsid w:val="00FB16A0"/>
    <w:rsid w:val="00FB2085"/>
    <w:rsid w:val="00FB3E23"/>
    <w:rsid w:val="00FB68B3"/>
    <w:rsid w:val="00FB6F72"/>
    <w:rsid w:val="00FB7EBB"/>
    <w:rsid w:val="00FC15C4"/>
    <w:rsid w:val="00FC208F"/>
    <w:rsid w:val="00FC5999"/>
    <w:rsid w:val="00FC6805"/>
    <w:rsid w:val="00FC6A4A"/>
    <w:rsid w:val="00FC7AF7"/>
    <w:rsid w:val="00FD0694"/>
    <w:rsid w:val="00FD0F34"/>
    <w:rsid w:val="00FD1255"/>
    <w:rsid w:val="00FD17E3"/>
    <w:rsid w:val="00FD5161"/>
    <w:rsid w:val="00FD60AA"/>
    <w:rsid w:val="00FD64CF"/>
    <w:rsid w:val="00FE0045"/>
    <w:rsid w:val="00FE033B"/>
    <w:rsid w:val="00FE0DDB"/>
    <w:rsid w:val="00FE1CE7"/>
    <w:rsid w:val="00FE1DB3"/>
    <w:rsid w:val="00FE2B0B"/>
    <w:rsid w:val="00FE4285"/>
    <w:rsid w:val="00FE43A5"/>
    <w:rsid w:val="00FE467E"/>
    <w:rsid w:val="00FE4A22"/>
    <w:rsid w:val="00FF3024"/>
    <w:rsid w:val="00FF3183"/>
    <w:rsid w:val="00FF3239"/>
    <w:rsid w:val="00FF6780"/>
    <w:rsid w:val="00FF68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martTagType w:namespaceuri="urn:schemas-microsoft-com:office:smarttags" w:name="PostalCode"/>
  <w:smartTagType w:namespaceuri="urn:schemas-microsoft-com:office:smarttags" w:name="State"/>
  <w:smartTagType w:namespaceuri="urn:schemas-microsoft-com:office:smarttags" w:name="City"/>
  <w:shapeDefaults>
    <o:shapedefaults v:ext="edit" spidmax="2049">
      <v:textbox inset="5.85pt,.7pt,5.85pt,.7pt"/>
      <o:colormru v:ext="edit" colors="#0070c0"/>
    </o:shapedefaults>
    <o:shapelayout v:ext="edit">
      <o:idmap v:ext="edit" data="1"/>
    </o:shapelayout>
  </w:shapeDefaults>
  <w:decimalSymbol w:val="."/>
  <w:listSeparator w:val=","/>
  <w14:docId w14:val="0D9B92A8"/>
  <w15:chartTrackingRefBased/>
  <w15:docId w15:val="{ABEDE237-FA0F-49E4-852D-93A051694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footer" w:locked="1"/>
    <w:lsdException w:name="index heading" w:locked="1"/>
    <w:lsdException w:name="caption" w:lock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qFormat="1"/>
    <w:lsdException w:name="Closing" w:locked="1"/>
    <w:lsdException w:name="Signature" w:locked="1"/>
    <w:lsdException w:name="Default Paragraph Font" w:locked="1" w:uiPriority="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qFormat="1"/>
    <w:lsdException w:name="Document Map" w:locked="1"/>
    <w:lsdException w:name="Plain Text" w:locked="1"/>
    <w:lsdException w:name="E-mail Signature" w:locked="1"/>
    <w:lsdException w:name="HTML Top of Form" w:locked="1"/>
    <w:lsdException w:name="HTML Bottom of Form" w:locked="1"/>
    <w:lsdException w:name="Normal (Web)" w:locked="1" w:uiPriority="99"/>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semiHidden="1" w:unhideWhenUsed="1"/>
    <w:lsdException w:name="annotation subject" w:locked="1"/>
    <w:lsdException w:name="No List" w:locked="1" w:uiPriority="99"/>
    <w:lsdException w:name="Outline List 1" w:locked="1"/>
    <w:lsdException w:name="Outline List 2" w:locked="1"/>
    <w:lsdException w:name="Outline List 3" w:lock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lsdException w:name="Table Grid" w:locked="1" w:uiPriority="59"/>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3A06"/>
    <w:pPr>
      <w:widowControl w:val="0"/>
      <w:jc w:val="both"/>
    </w:pPr>
    <w:rPr>
      <w:rFonts w:eastAsia="ＭＳ Ｐゴシック"/>
      <w:kern w:val="2"/>
      <w:sz w:val="21"/>
      <w:szCs w:val="21"/>
    </w:rPr>
  </w:style>
  <w:style w:type="paragraph" w:styleId="Heading1">
    <w:name w:val="heading 1"/>
    <w:basedOn w:val="Normal"/>
    <w:next w:val="Normal"/>
    <w:link w:val="Heading1Char"/>
    <w:qFormat/>
    <w:rsid w:val="00461F5D"/>
    <w:pPr>
      <w:keepNext/>
      <w:numPr>
        <w:numId w:val="12"/>
      </w:numPr>
      <w:outlineLvl w:val="0"/>
    </w:pPr>
    <w:rPr>
      <w:rFonts w:ascii="Arial" w:hAnsi="Arial"/>
      <w:b/>
      <w:kern w:val="0"/>
      <w:sz w:val="36"/>
      <w:szCs w:val="24"/>
    </w:rPr>
  </w:style>
  <w:style w:type="paragraph" w:styleId="Heading2">
    <w:name w:val="heading 2"/>
    <w:basedOn w:val="Normal"/>
    <w:next w:val="Heading3"/>
    <w:link w:val="Heading2Char"/>
    <w:qFormat/>
    <w:rsid w:val="00461F5D"/>
    <w:pPr>
      <w:keepNext/>
      <w:numPr>
        <w:ilvl w:val="1"/>
        <w:numId w:val="12"/>
      </w:numPr>
      <w:outlineLvl w:val="1"/>
    </w:pPr>
    <w:rPr>
      <w:rFonts w:ascii="Arial" w:hAnsi="Arial"/>
      <w:b/>
      <w:kern w:val="0"/>
      <w:sz w:val="32"/>
    </w:rPr>
  </w:style>
  <w:style w:type="paragraph" w:styleId="Heading3">
    <w:name w:val="heading 3"/>
    <w:basedOn w:val="Normal"/>
    <w:next w:val="Heading4"/>
    <w:link w:val="Heading3Char"/>
    <w:qFormat/>
    <w:rsid w:val="00461F5D"/>
    <w:pPr>
      <w:keepNext/>
      <w:numPr>
        <w:ilvl w:val="2"/>
        <w:numId w:val="12"/>
      </w:numPr>
      <w:adjustRightInd w:val="0"/>
      <w:ind w:rightChars="50" w:right="50"/>
      <w:jc w:val="left"/>
      <w:outlineLvl w:val="2"/>
    </w:pPr>
    <w:rPr>
      <w:rFonts w:ascii="Arial" w:hAnsi="Arial"/>
      <w:b/>
      <w:kern w:val="0"/>
      <w:sz w:val="28"/>
    </w:rPr>
  </w:style>
  <w:style w:type="paragraph" w:styleId="Heading4">
    <w:name w:val="heading 4"/>
    <w:basedOn w:val="Normal"/>
    <w:next w:val="Normal"/>
    <w:link w:val="Heading4Char"/>
    <w:qFormat/>
    <w:rsid w:val="00461F5D"/>
    <w:pPr>
      <w:keepNext/>
      <w:numPr>
        <w:ilvl w:val="3"/>
        <w:numId w:val="12"/>
      </w:numPr>
      <w:outlineLvl w:val="3"/>
    </w:pPr>
    <w:rPr>
      <w:rFonts w:ascii="ＭＳ 明朝" w:eastAsia="ＭＳ 明朝" w:hAnsi="ＭＳ 明朝"/>
      <w:b/>
      <w:bCs/>
      <w:kern w:val="0"/>
      <w:sz w:val="24"/>
      <w:szCs w:val="20"/>
    </w:rPr>
  </w:style>
  <w:style w:type="paragraph" w:styleId="Heading5">
    <w:name w:val="heading 5"/>
    <w:basedOn w:val="Normal"/>
    <w:next w:val="Normal"/>
    <w:link w:val="Heading5Char"/>
    <w:qFormat/>
    <w:rsid w:val="00461F5D"/>
    <w:pPr>
      <w:keepNext/>
      <w:outlineLvl w:val="4"/>
    </w:pPr>
    <w:rPr>
      <w:rFonts w:ascii="Arial" w:eastAsia="ＭＳ 明朝" w:hAnsi="Arial"/>
      <w:kern w:val="0"/>
      <w:sz w:val="20"/>
      <w:szCs w:val="20"/>
    </w:rPr>
  </w:style>
  <w:style w:type="paragraph" w:styleId="Heading6">
    <w:name w:val="heading 6"/>
    <w:basedOn w:val="Normal"/>
    <w:next w:val="Normal"/>
    <w:link w:val="Heading6Char"/>
    <w:qFormat/>
    <w:rsid w:val="00461F5D"/>
    <w:pPr>
      <w:keepNext/>
      <w:outlineLvl w:val="5"/>
    </w:pPr>
    <w:rPr>
      <w:rFonts w:ascii="ＭＳ 明朝" w:eastAsia="ＭＳ 明朝" w:hAnsi="ＭＳ 明朝"/>
      <w:b/>
      <w:bCs/>
      <w:kern w:val="0"/>
      <w:sz w:val="20"/>
      <w:szCs w:val="20"/>
    </w:rPr>
  </w:style>
  <w:style w:type="paragraph" w:styleId="Heading7">
    <w:name w:val="heading 7"/>
    <w:basedOn w:val="Normal"/>
    <w:next w:val="Normal"/>
    <w:link w:val="Heading7Char"/>
    <w:qFormat/>
    <w:rsid w:val="00461F5D"/>
    <w:pPr>
      <w:keepNext/>
      <w:outlineLvl w:val="6"/>
    </w:pPr>
    <w:rPr>
      <w:rFonts w:ascii="ＭＳ 明朝" w:eastAsia="ＭＳ 明朝" w:hAnsi="ＭＳ 明朝"/>
      <w:kern w:val="0"/>
      <w:sz w:val="20"/>
      <w:szCs w:val="20"/>
    </w:rPr>
  </w:style>
  <w:style w:type="paragraph" w:styleId="Heading8">
    <w:name w:val="heading 8"/>
    <w:basedOn w:val="Normal"/>
    <w:next w:val="Normal"/>
    <w:link w:val="Heading8Char"/>
    <w:qFormat/>
    <w:rsid w:val="00461F5D"/>
    <w:pPr>
      <w:keepNext/>
      <w:outlineLvl w:val="7"/>
    </w:pPr>
    <w:rPr>
      <w:rFonts w:ascii="ＭＳ 明朝" w:eastAsia="ＭＳ 明朝" w:hAnsi="ＭＳ 明朝"/>
      <w:kern w:val="0"/>
      <w:sz w:val="20"/>
      <w:szCs w:val="20"/>
    </w:rPr>
  </w:style>
  <w:style w:type="paragraph" w:styleId="Heading9">
    <w:name w:val="heading 9"/>
    <w:basedOn w:val="Normal"/>
    <w:next w:val="Normal"/>
    <w:link w:val="Heading9Char"/>
    <w:qFormat/>
    <w:rsid w:val="00461F5D"/>
    <w:pPr>
      <w:keepNext/>
      <w:outlineLvl w:val="8"/>
    </w:pPr>
    <w:rPr>
      <w:rFonts w:ascii="ＭＳ 明朝" w:eastAsia="ＭＳ 明朝" w:hAnsi="ＭＳ 明朝"/>
      <w:kern w:val="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461F5D"/>
    <w:rPr>
      <w:rFonts w:ascii="Arial" w:eastAsia="ＭＳ Ｐゴシック" w:hAnsi="Arial"/>
      <w:b/>
      <w:sz w:val="36"/>
      <w:szCs w:val="24"/>
    </w:rPr>
  </w:style>
  <w:style w:type="character" w:customStyle="1" w:styleId="Heading2Char">
    <w:name w:val="Heading 2 Char"/>
    <w:link w:val="Heading2"/>
    <w:locked/>
    <w:rsid w:val="00461F5D"/>
    <w:rPr>
      <w:rFonts w:ascii="Arial" w:eastAsia="ＭＳ Ｐゴシック" w:hAnsi="Arial"/>
      <w:b/>
      <w:sz w:val="32"/>
      <w:szCs w:val="21"/>
    </w:rPr>
  </w:style>
  <w:style w:type="character" w:customStyle="1" w:styleId="Heading3Char">
    <w:name w:val="Heading 3 Char"/>
    <w:link w:val="Heading3"/>
    <w:locked/>
    <w:rsid w:val="00461F5D"/>
    <w:rPr>
      <w:rFonts w:ascii="Arial" w:eastAsia="ＭＳ Ｐゴシック" w:hAnsi="Arial"/>
      <w:b/>
      <w:sz w:val="28"/>
      <w:szCs w:val="21"/>
    </w:rPr>
  </w:style>
  <w:style w:type="character" w:customStyle="1" w:styleId="Heading4Char">
    <w:name w:val="Heading 4 Char"/>
    <w:link w:val="Heading4"/>
    <w:locked/>
    <w:rsid w:val="00461F5D"/>
    <w:rPr>
      <w:rFonts w:ascii="ＭＳ 明朝" w:hAnsi="ＭＳ 明朝"/>
      <w:b/>
      <w:bCs/>
      <w:sz w:val="24"/>
    </w:rPr>
  </w:style>
  <w:style w:type="character" w:customStyle="1" w:styleId="Heading5Char">
    <w:name w:val="Heading 5 Char"/>
    <w:link w:val="Heading5"/>
    <w:locked/>
    <w:rsid w:val="00461F5D"/>
    <w:rPr>
      <w:rFonts w:ascii="Arial" w:hAnsi="Arial"/>
    </w:rPr>
  </w:style>
  <w:style w:type="character" w:customStyle="1" w:styleId="Heading6Char">
    <w:name w:val="Heading 6 Char"/>
    <w:link w:val="Heading6"/>
    <w:locked/>
    <w:rsid w:val="00461F5D"/>
    <w:rPr>
      <w:rFonts w:ascii="ＭＳ 明朝" w:hAnsi="ＭＳ 明朝"/>
      <w:b/>
      <w:bCs/>
    </w:rPr>
  </w:style>
  <w:style w:type="character" w:customStyle="1" w:styleId="Heading7Char">
    <w:name w:val="Heading 7 Char"/>
    <w:link w:val="Heading7"/>
    <w:locked/>
    <w:rsid w:val="00461F5D"/>
    <w:rPr>
      <w:rFonts w:ascii="ＭＳ 明朝" w:hAnsi="ＭＳ 明朝"/>
    </w:rPr>
  </w:style>
  <w:style w:type="character" w:customStyle="1" w:styleId="Heading8Char">
    <w:name w:val="Heading 8 Char"/>
    <w:link w:val="Heading8"/>
    <w:locked/>
    <w:rsid w:val="00461F5D"/>
    <w:rPr>
      <w:rFonts w:ascii="ＭＳ 明朝" w:hAnsi="ＭＳ 明朝"/>
    </w:rPr>
  </w:style>
  <w:style w:type="character" w:customStyle="1" w:styleId="Heading9Char">
    <w:name w:val="Heading 9 Char"/>
    <w:link w:val="Heading9"/>
    <w:locked/>
    <w:rsid w:val="00461F5D"/>
    <w:rPr>
      <w:rFonts w:ascii="ＭＳ 明朝" w:hAnsi="ＭＳ 明朝"/>
    </w:rPr>
  </w:style>
  <w:style w:type="paragraph" w:styleId="TOCHeading">
    <w:name w:val="TOC Heading"/>
    <w:basedOn w:val="Heading1"/>
    <w:next w:val="Normal"/>
    <w:qFormat/>
    <w:rsid w:val="00B92C0F"/>
    <w:pPr>
      <w:keepLines/>
      <w:widowControl/>
      <w:numPr>
        <w:numId w:val="0"/>
      </w:numPr>
      <w:spacing w:before="480" w:line="276" w:lineRule="auto"/>
      <w:jc w:val="left"/>
      <w:outlineLvl w:val="9"/>
    </w:pPr>
    <w:rPr>
      <w:b w:val="0"/>
      <w:bCs/>
      <w:color w:val="365F91"/>
      <w:szCs w:val="28"/>
    </w:rPr>
  </w:style>
  <w:style w:type="paragraph" w:styleId="BalloonText">
    <w:name w:val="Balloon Text"/>
    <w:basedOn w:val="Normal"/>
    <w:link w:val="BalloonTextChar"/>
    <w:rsid w:val="00461F5D"/>
    <w:rPr>
      <w:rFonts w:ascii="Arial" w:eastAsia="ＭＳ ゴシック" w:hAnsi="Arial"/>
      <w:kern w:val="0"/>
      <w:sz w:val="18"/>
      <w:szCs w:val="18"/>
    </w:rPr>
  </w:style>
  <w:style w:type="character" w:customStyle="1" w:styleId="BalloonTextChar">
    <w:name w:val="Balloon Text Char"/>
    <w:link w:val="BalloonText"/>
    <w:locked/>
    <w:rsid w:val="00461F5D"/>
    <w:rPr>
      <w:rFonts w:ascii="Arial" w:eastAsia="ＭＳ ゴシック" w:hAnsi="Arial"/>
      <w:sz w:val="18"/>
      <w:szCs w:val="18"/>
    </w:rPr>
  </w:style>
  <w:style w:type="paragraph" w:styleId="DocumentMap">
    <w:name w:val="Document Map"/>
    <w:basedOn w:val="Normal"/>
    <w:link w:val="DocumentMapChar"/>
    <w:semiHidden/>
    <w:rsid w:val="00461F5D"/>
    <w:pPr>
      <w:shd w:val="clear" w:color="auto" w:fill="000080"/>
    </w:pPr>
    <w:rPr>
      <w:rFonts w:ascii="Arial" w:eastAsia="ＭＳ 明朝" w:hAnsi="Arial"/>
      <w:kern w:val="0"/>
      <w:sz w:val="20"/>
      <w:szCs w:val="20"/>
    </w:rPr>
  </w:style>
  <w:style w:type="character" w:customStyle="1" w:styleId="DocumentMapChar">
    <w:name w:val="Document Map Char"/>
    <w:link w:val="DocumentMap"/>
    <w:semiHidden/>
    <w:locked/>
    <w:rsid w:val="00461F5D"/>
    <w:rPr>
      <w:rFonts w:ascii="Arial" w:hAnsi="Arial"/>
      <w:shd w:val="clear" w:color="auto" w:fill="000080"/>
    </w:rPr>
  </w:style>
  <w:style w:type="paragraph" w:styleId="Header">
    <w:name w:val="header"/>
    <w:basedOn w:val="Normal"/>
    <w:link w:val="HeaderChar"/>
    <w:rsid w:val="00461F5D"/>
    <w:pPr>
      <w:tabs>
        <w:tab w:val="center" w:pos="4252"/>
        <w:tab w:val="right" w:pos="8504"/>
      </w:tabs>
      <w:snapToGrid w:val="0"/>
    </w:pPr>
    <w:rPr>
      <w:rFonts w:ascii="ＭＳ 明朝" w:eastAsia="ＭＳ 明朝" w:hAnsi="ＭＳ 明朝"/>
      <w:kern w:val="0"/>
      <w:sz w:val="20"/>
      <w:szCs w:val="20"/>
    </w:rPr>
  </w:style>
  <w:style w:type="character" w:customStyle="1" w:styleId="HeaderChar">
    <w:name w:val="Header Char"/>
    <w:link w:val="Header"/>
    <w:locked/>
    <w:rsid w:val="00461F5D"/>
    <w:rPr>
      <w:rFonts w:ascii="ＭＳ 明朝" w:hAnsi="ＭＳ 明朝"/>
    </w:rPr>
  </w:style>
  <w:style w:type="character" w:styleId="FollowedHyperlink">
    <w:name w:val="FollowedHyperlink"/>
    <w:rsid w:val="00461F5D"/>
    <w:rPr>
      <w:color w:val="800080"/>
      <w:u w:val="single"/>
    </w:rPr>
  </w:style>
  <w:style w:type="character" w:styleId="PageNumber">
    <w:name w:val="page number"/>
    <w:rsid w:val="00461F5D"/>
  </w:style>
  <w:style w:type="paragraph" w:styleId="HTMLPreformatted">
    <w:name w:val="HTML Preformatted"/>
    <w:basedOn w:val="Normal"/>
    <w:link w:val="HTMLPreformattedChar"/>
    <w:rsid w:val="00461F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明朝" w:eastAsia="ＭＳ 明朝" w:hAnsi="ＭＳ ゴシック"/>
      <w:kern w:val="0"/>
      <w:sz w:val="24"/>
      <w:szCs w:val="24"/>
    </w:rPr>
  </w:style>
  <w:style w:type="character" w:customStyle="1" w:styleId="HTMLPreformattedChar">
    <w:name w:val="HTML Preformatted Char"/>
    <w:link w:val="HTMLPreformatted"/>
    <w:locked/>
    <w:rsid w:val="00461F5D"/>
    <w:rPr>
      <w:rFonts w:ascii="ＭＳ 明朝" w:hAnsi="ＭＳ ゴシック"/>
      <w:sz w:val="24"/>
      <w:szCs w:val="24"/>
    </w:rPr>
  </w:style>
  <w:style w:type="character" w:styleId="Hyperlink">
    <w:name w:val="Hyperlink"/>
    <w:uiPriority w:val="99"/>
    <w:rsid w:val="00461F5D"/>
    <w:rPr>
      <w:color w:val="0000FF"/>
      <w:u w:val="single"/>
    </w:rPr>
  </w:style>
  <w:style w:type="paragraph" w:styleId="Footer">
    <w:name w:val="footer"/>
    <w:basedOn w:val="Normal"/>
    <w:link w:val="FooterChar"/>
    <w:rsid w:val="00461F5D"/>
    <w:pPr>
      <w:tabs>
        <w:tab w:val="center" w:pos="4252"/>
        <w:tab w:val="right" w:pos="8504"/>
      </w:tabs>
      <w:snapToGrid w:val="0"/>
    </w:pPr>
    <w:rPr>
      <w:rFonts w:ascii="ＭＳ 明朝" w:eastAsia="ＭＳ 明朝" w:hAnsi="ＭＳ 明朝"/>
      <w:kern w:val="0"/>
      <w:sz w:val="20"/>
      <w:szCs w:val="20"/>
    </w:rPr>
  </w:style>
  <w:style w:type="character" w:customStyle="1" w:styleId="FooterChar">
    <w:name w:val="Footer Char"/>
    <w:link w:val="Footer"/>
    <w:locked/>
    <w:rsid w:val="00461F5D"/>
    <w:rPr>
      <w:rFonts w:ascii="ＭＳ 明朝" w:hAnsi="ＭＳ 明朝"/>
    </w:rPr>
  </w:style>
  <w:style w:type="paragraph" w:styleId="TOC1">
    <w:name w:val="toc 1"/>
    <w:basedOn w:val="Normal"/>
    <w:next w:val="Normal"/>
    <w:autoRedefine/>
    <w:uiPriority w:val="39"/>
    <w:rsid w:val="00461F5D"/>
    <w:rPr>
      <w:rFonts w:ascii="ＭＳ 明朝" w:eastAsia="ＭＳ 明朝" w:hAnsi="ＭＳ 明朝"/>
      <w:szCs w:val="20"/>
    </w:rPr>
  </w:style>
  <w:style w:type="paragraph" w:customStyle="1" w:styleId="1">
    <w:name w:val="箇条書き1"/>
    <w:basedOn w:val="Normal"/>
    <w:next w:val="Normal"/>
    <w:rsid w:val="00461F5D"/>
    <w:rPr>
      <w:rFonts w:ascii="ＭＳ Ｐゴシック" w:hAnsi="ＭＳ 明朝"/>
      <w:szCs w:val="20"/>
    </w:rPr>
  </w:style>
  <w:style w:type="paragraph" w:styleId="TOC2">
    <w:name w:val="toc 2"/>
    <w:basedOn w:val="Normal"/>
    <w:next w:val="Normal"/>
    <w:autoRedefine/>
    <w:uiPriority w:val="39"/>
    <w:rsid w:val="00461F5D"/>
    <w:pPr>
      <w:ind w:leftChars="100" w:left="210"/>
    </w:pPr>
    <w:rPr>
      <w:rFonts w:ascii="ＭＳ 明朝" w:eastAsia="ＭＳ 明朝" w:hAnsi="ＭＳ 明朝"/>
      <w:szCs w:val="20"/>
    </w:rPr>
  </w:style>
  <w:style w:type="paragraph" w:styleId="TOC3">
    <w:name w:val="toc 3"/>
    <w:basedOn w:val="Normal"/>
    <w:next w:val="Normal"/>
    <w:autoRedefine/>
    <w:uiPriority w:val="39"/>
    <w:rsid w:val="00461F5D"/>
    <w:pPr>
      <w:ind w:leftChars="200" w:left="420"/>
    </w:pPr>
    <w:rPr>
      <w:rFonts w:ascii="ＭＳ 明朝" w:eastAsia="ＭＳ 明朝" w:hAnsi="ＭＳ 明朝"/>
      <w:szCs w:val="20"/>
    </w:rPr>
  </w:style>
  <w:style w:type="paragraph" w:styleId="TOC4">
    <w:name w:val="toc 4"/>
    <w:basedOn w:val="Normal"/>
    <w:next w:val="Normal"/>
    <w:autoRedefine/>
    <w:rsid w:val="00461F5D"/>
    <w:pPr>
      <w:ind w:leftChars="300" w:left="630"/>
    </w:pPr>
    <w:rPr>
      <w:rFonts w:ascii="ＭＳ 明朝" w:eastAsia="ＭＳ 明朝" w:hAnsi="ＭＳ 明朝"/>
      <w:szCs w:val="20"/>
    </w:rPr>
  </w:style>
  <w:style w:type="paragraph" w:styleId="TOC5">
    <w:name w:val="toc 5"/>
    <w:basedOn w:val="Normal"/>
    <w:next w:val="Normal"/>
    <w:autoRedefine/>
    <w:rsid w:val="00461F5D"/>
    <w:pPr>
      <w:ind w:leftChars="400" w:left="840"/>
    </w:pPr>
    <w:rPr>
      <w:rFonts w:ascii="ＭＳ 明朝" w:eastAsia="ＭＳ 明朝" w:hAnsi="ＭＳ 明朝"/>
      <w:szCs w:val="20"/>
    </w:rPr>
  </w:style>
  <w:style w:type="paragraph" w:styleId="TOC6">
    <w:name w:val="toc 6"/>
    <w:basedOn w:val="Normal"/>
    <w:next w:val="Normal"/>
    <w:autoRedefine/>
    <w:rsid w:val="00461F5D"/>
    <w:pPr>
      <w:ind w:leftChars="500" w:left="1050"/>
    </w:pPr>
    <w:rPr>
      <w:rFonts w:ascii="ＭＳ 明朝" w:eastAsia="ＭＳ 明朝" w:hAnsi="ＭＳ 明朝"/>
      <w:szCs w:val="20"/>
    </w:rPr>
  </w:style>
  <w:style w:type="paragraph" w:styleId="TOC7">
    <w:name w:val="toc 7"/>
    <w:basedOn w:val="Normal"/>
    <w:next w:val="Normal"/>
    <w:autoRedefine/>
    <w:rsid w:val="00461F5D"/>
    <w:pPr>
      <w:ind w:leftChars="600" w:left="1260"/>
    </w:pPr>
    <w:rPr>
      <w:rFonts w:ascii="ＭＳ 明朝" w:eastAsia="ＭＳ 明朝" w:hAnsi="ＭＳ 明朝"/>
      <w:szCs w:val="20"/>
    </w:rPr>
  </w:style>
  <w:style w:type="paragraph" w:styleId="TOC8">
    <w:name w:val="toc 8"/>
    <w:basedOn w:val="Normal"/>
    <w:next w:val="Normal"/>
    <w:autoRedefine/>
    <w:rsid w:val="00461F5D"/>
    <w:pPr>
      <w:ind w:leftChars="700" w:left="1470"/>
    </w:pPr>
    <w:rPr>
      <w:rFonts w:ascii="ＭＳ 明朝" w:eastAsia="ＭＳ 明朝" w:hAnsi="ＭＳ 明朝"/>
      <w:szCs w:val="20"/>
    </w:rPr>
  </w:style>
  <w:style w:type="paragraph" w:styleId="TOC9">
    <w:name w:val="toc 9"/>
    <w:basedOn w:val="Normal"/>
    <w:next w:val="Normal"/>
    <w:autoRedefine/>
    <w:rsid w:val="00461F5D"/>
    <w:pPr>
      <w:ind w:leftChars="800" w:left="1680"/>
    </w:pPr>
    <w:rPr>
      <w:rFonts w:ascii="ＭＳ 明朝" w:eastAsia="ＭＳ 明朝" w:hAnsi="ＭＳ 明朝"/>
      <w:szCs w:val="20"/>
    </w:rPr>
  </w:style>
  <w:style w:type="paragraph" w:styleId="List">
    <w:name w:val="List"/>
    <w:basedOn w:val="Normal"/>
    <w:rsid w:val="00461F5D"/>
    <w:pPr>
      <w:ind w:left="200" w:hangingChars="200" w:hanging="200"/>
    </w:pPr>
    <w:rPr>
      <w:rFonts w:ascii="ＭＳ 明朝" w:eastAsia="ＭＳ 明朝" w:hAnsi="ＭＳ 明朝"/>
      <w:szCs w:val="20"/>
    </w:rPr>
  </w:style>
  <w:style w:type="paragraph" w:styleId="ListBullet">
    <w:name w:val="List Bullet"/>
    <w:basedOn w:val="Normal"/>
    <w:autoRedefine/>
    <w:rsid w:val="00461F5D"/>
    <w:pPr>
      <w:numPr>
        <w:numId w:val="10"/>
      </w:numPr>
    </w:pPr>
    <w:rPr>
      <w:rFonts w:ascii="ＭＳ 明朝" w:eastAsia="ＭＳ 明朝" w:hAnsi="ＭＳ 明朝"/>
      <w:kern w:val="0"/>
      <w:szCs w:val="20"/>
    </w:rPr>
  </w:style>
  <w:style w:type="paragraph" w:styleId="ListBullet2">
    <w:name w:val="List Bullet 2"/>
    <w:basedOn w:val="Normal"/>
    <w:autoRedefine/>
    <w:rsid w:val="00461F5D"/>
    <w:pPr>
      <w:tabs>
        <w:tab w:val="num" w:pos="785"/>
      </w:tabs>
      <w:ind w:leftChars="200" w:left="785" w:hangingChars="200" w:hanging="360"/>
    </w:pPr>
    <w:rPr>
      <w:rFonts w:ascii="ＭＳ 明朝" w:eastAsia="ＭＳ 明朝" w:hAnsi="ＭＳ 明朝"/>
      <w:szCs w:val="20"/>
    </w:rPr>
  </w:style>
  <w:style w:type="paragraph" w:styleId="ListBullet3">
    <w:name w:val="List Bullet 3"/>
    <w:basedOn w:val="Normal"/>
    <w:autoRedefine/>
    <w:rsid w:val="00461F5D"/>
    <w:pPr>
      <w:tabs>
        <w:tab w:val="num" w:pos="1211"/>
      </w:tabs>
      <w:ind w:leftChars="400" w:left="1211" w:hangingChars="200" w:hanging="360"/>
    </w:pPr>
    <w:rPr>
      <w:rFonts w:ascii="ＭＳ 明朝" w:eastAsia="ＭＳ 明朝" w:hAnsi="ＭＳ 明朝"/>
      <w:szCs w:val="20"/>
    </w:rPr>
  </w:style>
  <w:style w:type="paragraph" w:styleId="ListContinue">
    <w:name w:val="List Continue"/>
    <w:basedOn w:val="Normal"/>
    <w:rsid w:val="00461F5D"/>
    <w:pPr>
      <w:spacing w:after="180"/>
      <w:ind w:leftChars="200" w:left="425"/>
    </w:pPr>
    <w:rPr>
      <w:rFonts w:ascii="ＭＳ 明朝" w:eastAsia="ＭＳ 明朝" w:hAnsi="ＭＳ 明朝"/>
      <w:szCs w:val="20"/>
    </w:rPr>
  </w:style>
  <w:style w:type="paragraph" w:styleId="Caption">
    <w:name w:val="caption"/>
    <w:basedOn w:val="Normal"/>
    <w:next w:val="Normal"/>
    <w:qFormat/>
    <w:rsid w:val="00461F5D"/>
    <w:rPr>
      <w:rFonts w:ascii="ＭＳ 明朝" w:eastAsia="ＭＳ 明朝" w:hAnsi="ＭＳ 明朝"/>
      <w:b/>
      <w:bCs/>
    </w:rPr>
  </w:style>
  <w:style w:type="paragraph" w:styleId="Title">
    <w:name w:val="Title"/>
    <w:basedOn w:val="Normal"/>
    <w:link w:val="TitleChar"/>
    <w:qFormat/>
    <w:rsid w:val="00461F5D"/>
    <w:pPr>
      <w:spacing w:before="240" w:after="120"/>
      <w:jc w:val="center"/>
      <w:outlineLvl w:val="0"/>
    </w:pPr>
    <w:rPr>
      <w:rFonts w:ascii="Arial" w:eastAsia="ＭＳ ゴシック" w:hAnsi="Arial"/>
      <w:kern w:val="0"/>
      <w:sz w:val="32"/>
      <w:szCs w:val="32"/>
    </w:rPr>
  </w:style>
  <w:style w:type="character" w:customStyle="1" w:styleId="TitleChar">
    <w:name w:val="Title Char"/>
    <w:link w:val="Title"/>
    <w:locked/>
    <w:rsid w:val="00461F5D"/>
    <w:rPr>
      <w:rFonts w:ascii="Arial" w:eastAsia="ＭＳ ゴシック" w:hAnsi="Arial"/>
      <w:sz w:val="32"/>
      <w:szCs w:val="32"/>
    </w:rPr>
  </w:style>
  <w:style w:type="paragraph" w:styleId="BodyText">
    <w:name w:val="Body Text"/>
    <w:basedOn w:val="Normal"/>
    <w:link w:val="BodyTextChar"/>
    <w:rsid w:val="00461F5D"/>
    <w:rPr>
      <w:rFonts w:ascii="ＭＳ 明朝" w:eastAsia="ＭＳ 明朝" w:hAnsi="ＭＳ 明朝"/>
      <w:kern w:val="0"/>
      <w:sz w:val="20"/>
      <w:szCs w:val="20"/>
    </w:rPr>
  </w:style>
  <w:style w:type="character" w:customStyle="1" w:styleId="BodyTextChar">
    <w:name w:val="Body Text Char"/>
    <w:link w:val="BodyText"/>
    <w:locked/>
    <w:rsid w:val="00461F5D"/>
    <w:rPr>
      <w:rFonts w:ascii="ＭＳ 明朝" w:hAnsi="ＭＳ 明朝"/>
    </w:rPr>
  </w:style>
  <w:style w:type="paragraph" w:styleId="BodyTextIndent">
    <w:name w:val="Body Text Indent"/>
    <w:basedOn w:val="Normal"/>
    <w:link w:val="BodyTextIndentChar"/>
    <w:rsid w:val="00461F5D"/>
    <w:pPr>
      <w:ind w:leftChars="400" w:left="851"/>
    </w:pPr>
    <w:rPr>
      <w:rFonts w:ascii="ＭＳ 明朝" w:eastAsia="ＭＳ 明朝" w:hAnsi="ＭＳ 明朝"/>
      <w:kern w:val="0"/>
      <w:sz w:val="20"/>
      <w:szCs w:val="20"/>
    </w:rPr>
  </w:style>
  <w:style w:type="character" w:customStyle="1" w:styleId="BodyTextIndentChar">
    <w:name w:val="Body Text Indent Char"/>
    <w:link w:val="BodyTextIndent"/>
    <w:locked/>
    <w:rsid w:val="00461F5D"/>
    <w:rPr>
      <w:rFonts w:ascii="ＭＳ 明朝" w:hAnsi="ＭＳ 明朝"/>
    </w:rPr>
  </w:style>
  <w:style w:type="paragraph" w:styleId="NormalIndent">
    <w:name w:val="Normal Indent"/>
    <w:basedOn w:val="Normal"/>
    <w:rsid w:val="00461F5D"/>
    <w:pPr>
      <w:ind w:leftChars="400" w:left="840"/>
    </w:pPr>
    <w:rPr>
      <w:rFonts w:ascii="ＭＳ 明朝" w:eastAsia="ＭＳ 明朝" w:hAnsi="ＭＳ 明朝"/>
      <w:szCs w:val="20"/>
    </w:rPr>
  </w:style>
  <w:style w:type="paragraph" w:styleId="BodyText2">
    <w:name w:val="Body Text 2"/>
    <w:basedOn w:val="Normal"/>
    <w:link w:val="BodyText2Char"/>
    <w:rsid w:val="00461F5D"/>
    <w:rPr>
      <w:rFonts w:ascii="ＭＳ 明朝" w:eastAsia="ＭＳ 明朝" w:hAnsi="ＭＳ 明朝"/>
      <w:kern w:val="0"/>
      <w:sz w:val="20"/>
      <w:szCs w:val="20"/>
    </w:rPr>
  </w:style>
  <w:style w:type="character" w:customStyle="1" w:styleId="BodyText2Char">
    <w:name w:val="Body Text 2 Char"/>
    <w:link w:val="BodyText2"/>
    <w:locked/>
    <w:rsid w:val="00461F5D"/>
    <w:rPr>
      <w:rFonts w:ascii="ＭＳ 明朝" w:hAnsi="ＭＳ 明朝"/>
    </w:rPr>
  </w:style>
  <w:style w:type="table" w:styleId="TableGrid">
    <w:name w:val="Table Grid"/>
    <w:basedOn w:val="TableNormal"/>
    <w:uiPriority w:val="59"/>
    <w:rsid w:val="00461F5D"/>
    <w:pPr>
      <w:widowControl w:val="0"/>
      <w:jc w:val="both"/>
    </w:pPr>
    <w:rPr>
      <w:sz w:val="18"/>
    </w:rPr>
    <w:tblP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Pr>
    <w:tcPr>
      <w:shd w:val="clear" w:color="auto" w:fill="E6E6E6"/>
    </w:tcPr>
  </w:style>
  <w:style w:type="character" w:customStyle="1" w:styleId="4">
    <w:name w:val="(文字) (文字)4"/>
    <w:rsid w:val="00461F5D"/>
    <w:rPr>
      <w:rFonts w:ascii="ＭＳ ゴシック" w:eastAsia="ＭＳ ゴシック" w:hAnsi="Arial"/>
      <w:b/>
      <w:kern w:val="2"/>
      <w:sz w:val="36"/>
      <w:lang w:val="en-US" w:eastAsia="ja-JP"/>
    </w:rPr>
  </w:style>
  <w:style w:type="character" w:customStyle="1" w:styleId="30">
    <w:name w:val="(文字) (文字)3"/>
    <w:rsid w:val="00461F5D"/>
    <w:rPr>
      <w:rFonts w:ascii="Arial" w:eastAsia="ＭＳ ゴシック" w:hAnsi="Arial"/>
      <w:b/>
      <w:color w:val="FF0000"/>
      <w:kern w:val="2"/>
      <w:sz w:val="28"/>
      <w:lang w:val="en-US" w:eastAsia="ja-JP"/>
    </w:rPr>
  </w:style>
  <w:style w:type="character" w:customStyle="1" w:styleId="orangetxtxlrg">
    <w:name w:val="orange txtxlrg"/>
    <w:rsid w:val="00461F5D"/>
  </w:style>
  <w:style w:type="character" w:styleId="Strong">
    <w:name w:val="Strong"/>
    <w:uiPriority w:val="22"/>
    <w:qFormat/>
    <w:rsid w:val="00461F5D"/>
    <w:rPr>
      <w:b/>
    </w:rPr>
  </w:style>
  <w:style w:type="table" w:customStyle="1" w:styleId="10">
    <w:name w:val="スタイル1"/>
    <w:rsid w:val="00461F5D"/>
    <w:tblPr>
      <w:tblInd w:w="0" w:type="dxa"/>
      <w:tblBorders>
        <w:insideH w:val="single" w:sz="8" w:space="0" w:color="FFFFFF"/>
        <w:insideV w:val="single" w:sz="8" w:space="0" w:color="FFFFFF"/>
      </w:tblBorders>
      <w:tblCellMar>
        <w:top w:w="0" w:type="dxa"/>
        <w:left w:w="108" w:type="dxa"/>
        <w:bottom w:w="0" w:type="dxa"/>
        <w:right w:w="108" w:type="dxa"/>
      </w:tblCellMar>
    </w:tblPr>
    <w:tcPr>
      <w:shd w:val="clear" w:color="auto" w:fill="E6E6E6"/>
    </w:tcPr>
  </w:style>
  <w:style w:type="table" w:customStyle="1" w:styleId="a">
    <w:name w:val="表（格子)a"/>
    <w:rsid w:val="00461F5D"/>
    <w:tblPr>
      <w:tblInd w:w="0" w:type="dxa"/>
      <w:tblBorders>
        <w:top w:val="single" w:sz="8" w:space="0" w:color="FF9900"/>
        <w:left w:val="single" w:sz="8" w:space="0" w:color="FF9900"/>
        <w:bottom w:val="single" w:sz="8" w:space="0" w:color="FF9900"/>
        <w:right w:val="single" w:sz="8" w:space="0" w:color="FF9900"/>
      </w:tblBorders>
      <w:tblCellMar>
        <w:top w:w="0" w:type="dxa"/>
        <w:left w:w="108" w:type="dxa"/>
        <w:bottom w:w="0" w:type="dxa"/>
        <w:right w:w="108" w:type="dxa"/>
      </w:tblCellMar>
    </w:tblPr>
    <w:tcPr>
      <w:shd w:val="clear" w:color="auto" w:fill="E6E6E6"/>
    </w:tcPr>
  </w:style>
  <w:style w:type="character" w:customStyle="1" w:styleId="h2">
    <w:name w:val="h2"/>
    <w:rsid w:val="00461F5D"/>
  </w:style>
  <w:style w:type="paragraph" w:styleId="NormalWeb">
    <w:name w:val="Normal (Web)"/>
    <w:basedOn w:val="Normal"/>
    <w:uiPriority w:val="99"/>
    <w:rsid w:val="00461F5D"/>
    <w:pPr>
      <w:widowControl/>
      <w:spacing w:before="100" w:beforeAutospacing="1" w:after="100" w:afterAutospacing="1"/>
      <w:jc w:val="left"/>
    </w:pPr>
    <w:rPr>
      <w:rFonts w:ascii="ＭＳ Ｐゴシック" w:hAnsi="ＭＳ Ｐゴシック" w:cs="ＭＳ Ｐゴシック"/>
      <w:kern w:val="0"/>
      <w:sz w:val="24"/>
      <w:szCs w:val="24"/>
    </w:rPr>
  </w:style>
  <w:style w:type="character" w:customStyle="1" w:styleId="caps">
    <w:name w:val="caps"/>
    <w:rsid w:val="00461F5D"/>
  </w:style>
  <w:style w:type="character" w:styleId="Emphasis">
    <w:name w:val="Emphasis"/>
    <w:qFormat/>
    <w:rsid w:val="00461F5D"/>
    <w:rPr>
      <w:b/>
    </w:rPr>
  </w:style>
  <w:style w:type="character" w:styleId="HTMLCode">
    <w:name w:val="HTML Code"/>
    <w:rsid w:val="00461F5D"/>
    <w:rPr>
      <w:rFonts w:ascii="ＭＳ ゴシック" w:eastAsia="ＭＳ ゴシック" w:hAnsi="ＭＳ ゴシック"/>
      <w:sz w:val="24"/>
    </w:rPr>
  </w:style>
  <w:style w:type="character" w:customStyle="1" w:styleId="jive-name">
    <w:name w:val="jive-name"/>
    <w:rsid w:val="00461F5D"/>
  </w:style>
  <w:style w:type="character" w:customStyle="1" w:styleId="value">
    <w:name w:val="value"/>
    <w:rsid w:val="00461F5D"/>
  </w:style>
  <w:style w:type="character" w:styleId="CommentReference">
    <w:name w:val="annotation reference"/>
    <w:rsid w:val="00461F5D"/>
    <w:rPr>
      <w:sz w:val="18"/>
    </w:rPr>
  </w:style>
  <w:style w:type="paragraph" w:styleId="CommentText">
    <w:name w:val="annotation text"/>
    <w:basedOn w:val="Normal"/>
    <w:link w:val="CommentTextChar"/>
    <w:rsid w:val="00461F5D"/>
    <w:pPr>
      <w:jc w:val="left"/>
    </w:pPr>
    <w:rPr>
      <w:rFonts w:ascii="ＭＳ ゴシック" w:eastAsia="ＭＳ ゴシック"/>
      <w:kern w:val="0"/>
      <w:sz w:val="20"/>
      <w:szCs w:val="20"/>
    </w:rPr>
  </w:style>
  <w:style w:type="character" w:customStyle="1" w:styleId="CommentTextChar">
    <w:name w:val="Comment Text Char"/>
    <w:link w:val="CommentText"/>
    <w:locked/>
    <w:rsid w:val="00461F5D"/>
    <w:rPr>
      <w:rFonts w:ascii="ＭＳ ゴシック" w:eastAsia="ＭＳ ゴシック"/>
    </w:rPr>
  </w:style>
  <w:style w:type="paragraph" w:styleId="CommentSubject">
    <w:name w:val="annotation subject"/>
    <w:basedOn w:val="CommentText"/>
    <w:next w:val="CommentText"/>
    <w:link w:val="CommentSubjectChar"/>
    <w:rsid w:val="00461F5D"/>
    <w:rPr>
      <w:b/>
      <w:bCs/>
    </w:rPr>
  </w:style>
  <w:style w:type="character" w:customStyle="1" w:styleId="CommentSubjectChar">
    <w:name w:val="Comment Subject Char"/>
    <w:link w:val="CommentSubject"/>
    <w:locked/>
    <w:rsid w:val="00461F5D"/>
    <w:rPr>
      <w:rFonts w:ascii="ＭＳ ゴシック" w:eastAsia="ＭＳ ゴシック"/>
      <w:b/>
      <w:bCs/>
    </w:rPr>
  </w:style>
  <w:style w:type="character" w:customStyle="1" w:styleId="5">
    <w:name w:val="(文字) (文字)5"/>
    <w:rsid w:val="00461F5D"/>
    <w:rPr>
      <w:rFonts w:ascii="Arial" w:eastAsia="ＭＳ ゴシック" w:hAnsi="Arial"/>
      <w:b/>
      <w:color w:val="FF0000"/>
      <w:kern w:val="2"/>
      <w:sz w:val="28"/>
      <w:lang w:val="en-US" w:eastAsia="ja-JP"/>
    </w:rPr>
  </w:style>
  <w:style w:type="character" w:customStyle="1" w:styleId="6">
    <w:name w:val="(文字) (文字)6"/>
    <w:rsid w:val="00461F5D"/>
    <w:rPr>
      <w:rFonts w:ascii="ＭＳ ゴシック" w:eastAsia="ＭＳ ゴシック" w:hAnsi="Arial"/>
      <w:b/>
      <w:kern w:val="2"/>
      <w:sz w:val="36"/>
      <w:lang w:val="en-US" w:eastAsia="ja-JP"/>
    </w:rPr>
  </w:style>
  <w:style w:type="character" w:customStyle="1" w:styleId="7">
    <w:name w:val="(文字) (文字)7"/>
    <w:rsid w:val="00461F5D"/>
    <w:rPr>
      <w:rFonts w:ascii="Arial" w:eastAsia="ＭＳ ゴシック" w:hAnsi="Arial"/>
      <w:b/>
      <w:color w:val="FF0000"/>
      <w:kern w:val="2"/>
      <w:sz w:val="28"/>
      <w:lang w:val="en-US" w:eastAsia="ja-JP"/>
    </w:rPr>
  </w:style>
  <w:style w:type="character" w:customStyle="1" w:styleId="8">
    <w:name w:val="(文字) (文字)8"/>
    <w:rsid w:val="00461F5D"/>
    <w:rPr>
      <w:rFonts w:ascii="ＭＳ ゴシック" w:eastAsia="ＭＳ ゴシック" w:hAnsi="Arial"/>
      <w:b/>
      <w:kern w:val="2"/>
      <w:sz w:val="36"/>
      <w:lang w:val="en-US" w:eastAsia="ja-JP"/>
    </w:rPr>
  </w:style>
  <w:style w:type="paragraph" w:styleId="ListParagraph">
    <w:name w:val="List Paragraph"/>
    <w:basedOn w:val="Normal"/>
    <w:uiPriority w:val="34"/>
    <w:qFormat/>
    <w:rsid w:val="009734EF"/>
    <w:pPr>
      <w:ind w:leftChars="400" w:left="840"/>
    </w:pPr>
    <w:rPr>
      <w:rFonts w:eastAsia="ＭＳ 明朝"/>
    </w:rPr>
  </w:style>
  <w:style w:type="table" w:customStyle="1" w:styleId="2">
    <w:name w:val="スタイル2"/>
    <w:rsid w:val="00461F5D"/>
    <w:tblPr>
      <w:tblInd w:w="0" w:type="dxa"/>
      <w:tblBorders>
        <w:top w:val="dotted" w:sz="4" w:space="0" w:color="7F7F7F"/>
        <w:left w:val="dotted" w:sz="4" w:space="0" w:color="7F7F7F"/>
        <w:bottom w:val="dotted" w:sz="4" w:space="0" w:color="7F7F7F"/>
        <w:right w:val="dotted" w:sz="4" w:space="0" w:color="7F7F7F"/>
        <w:insideH w:val="dotted" w:sz="4" w:space="0" w:color="7F7F7F"/>
        <w:insideV w:val="dotted" w:sz="4" w:space="0" w:color="7F7F7F"/>
      </w:tblBorders>
      <w:tblCellMar>
        <w:top w:w="0" w:type="dxa"/>
        <w:left w:w="108" w:type="dxa"/>
        <w:bottom w:w="0" w:type="dxa"/>
        <w:right w:w="108" w:type="dxa"/>
      </w:tblCellMar>
    </w:tblPr>
    <w:tcPr>
      <w:shd w:val="clear" w:color="auto" w:fill="000000"/>
    </w:tcPr>
  </w:style>
  <w:style w:type="table" w:customStyle="1" w:styleId="LightList-Accent51">
    <w:name w:val="Light List - Accent 51"/>
    <w:rsid w:val="00024EB1"/>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style>
  <w:style w:type="table" w:customStyle="1" w:styleId="LightShading-Accent51">
    <w:name w:val="Light Shading - Accent 51"/>
    <w:rsid w:val="006A6F32"/>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style>
  <w:style w:type="table" w:customStyle="1" w:styleId="LightShading-Accent61">
    <w:name w:val="Light Shading - Accent 61"/>
    <w:rsid w:val="0092189C"/>
    <w:rPr>
      <w:color w:val="E36C0A"/>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style>
  <w:style w:type="character" w:customStyle="1" w:styleId="pre">
    <w:name w:val="pre"/>
    <w:rsid w:val="00461F5D"/>
  </w:style>
  <w:style w:type="character" w:customStyle="1" w:styleId="apple-converted-space">
    <w:name w:val="apple-converted-space"/>
    <w:rsid w:val="00461F5D"/>
  </w:style>
  <w:style w:type="paragraph" w:styleId="Date">
    <w:name w:val="Date"/>
    <w:basedOn w:val="Normal"/>
    <w:next w:val="Normal"/>
    <w:link w:val="DateChar"/>
    <w:semiHidden/>
    <w:rsid w:val="00461F5D"/>
    <w:rPr>
      <w:rFonts w:eastAsia="ＭＳ 明朝"/>
      <w:kern w:val="0"/>
      <w:sz w:val="20"/>
      <w:szCs w:val="20"/>
    </w:rPr>
  </w:style>
  <w:style w:type="character" w:customStyle="1" w:styleId="DateChar">
    <w:name w:val="Date Char"/>
    <w:link w:val="Date"/>
    <w:semiHidden/>
    <w:locked/>
    <w:rsid w:val="00461F5D"/>
  </w:style>
  <w:style w:type="table" w:customStyle="1" w:styleId="MediumShading1-Accent51">
    <w:name w:val="Medium Shading 1 - Accent 51"/>
    <w:rsid w:val="00CB4EFC"/>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style>
  <w:style w:type="numbering" w:customStyle="1" w:styleId="3">
    <w:name w:val="スタイル3"/>
    <w:rsid w:val="00461F5D"/>
    <w:pPr>
      <w:numPr>
        <w:numId w:val="11"/>
      </w:numPr>
    </w:pPr>
  </w:style>
  <w:style w:type="paragraph" w:customStyle="1" w:styleId="11">
    <w:name w:val="目次の見出し1"/>
    <w:basedOn w:val="Heading1"/>
    <w:next w:val="Normal"/>
    <w:rsid w:val="00461F5D"/>
    <w:pPr>
      <w:keepLines/>
      <w:widowControl/>
      <w:numPr>
        <w:numId w:val="0"/>
      </w:numPr>
      <w:spacing w:before="480" w:line="276" w:lineRule="auto"/>
      <w:jc w:val="left"/>
      <w:outlineLvl w:val="9"/>
    </w:pPr>
    <w:rPr>
      <w:b w:val="0"/>
      <w:bCs/>
      <w:color w:val="365F91"/>
      <w:szCs w:val="28"/>
    </w:rPr>
  </w:style>
  <w:style w:type="paragraph" w:customStyle="1" w:styleId="12">
    <w:name w:val="リスト段落1"/>
    <w:basedOn w:val="Normal"/>
    <w:rsid w:val="00461F5D"/>
    <w:pPr>
      <w:ind w:leftChars="400" w:left="840"/>
    </w:pPr>
    <w:rPr>
      <w:rFonts w:eastAsia="ＭＳ 明朝"/>
    </w:rPr>
  </w:style>
  <w:style w:type="table" w:customStyle="1" w:styleId="21">
    <w:name w:val="表 (水色)  21"/>
    <w:rsid w:val="00461F5D"/>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style>
  <w:style w:type="table" w:customStyle="1" w:styleId="110">
    <w:name w:val="表 (水色)  11"/>
    <w:rsid w:val="00461F5D"/>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style>
  <w:style w:type="table" w:customStyle="1" w:styleId="111">
    <w:name w:val="表 (オレンジ)  11"/>
    <w:rsid w:val="00461F5D"/>
    <w:rPr>
      <w:color w:val="E36C0A"/>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style>
  <w:style w:type="table" w:customStyle="1" w:styleId="41">
    <w:name w:val="表 (水色)  41"/>
    <w:rsid w:val="00461F5D"/>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style>
  <w:style w:type="character" w:customStyle="1" w:styleId="apple-tab-span">
    <w:name w:val="apple-tab-span"/>
    <w:rsid w:val="00AD2BAC"/>
  </w:style>
  <w:style w:type="paragraph" w:customStyle="1" w:styleId="13">
    <w:name w:val="変更箇所1"/>
    <w:hidden/>
    <w:uiPriority w:val="99"/>
    <w:semiHidden/>
    <w:rsid w:val="00E12CAE"/>
    <w:rPr>
      <w:rFonts w:eastAsia="ＭＳ Ｐゴシック"/>
      <w:kern w:val="2"/>
      <w:sz w:val="21"/>
      <w:szCs w:val="21"/>
    </w:rPr>
  </w:style>
  <w:style w:type="paragraph" w:styleId="Revision">
    <w:name w:val="Revision"/>
    <w:hidden/>
    <w:uiPriority w:val="99"/>
    <w:semiHidden/>
    <w:rsid w:val="00EB6158"/>
    <w:rPr>
      <w:rFonts w:eastAsia="ＭＳ Ｐゴシック"/>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31">
      <w:marLeft w:val="0"/>
      <w:marRight w:val="0"/>
      <w:marTop w:val="0"/>
      <w:marBottom w:val="0"/>
      <w:divBdr>
        <w:top w:val="none" w:sz="0" w:space="0" w:color="auto"/>
        <w:left w:val="none" w:sz="0" w:space="0" w:color="auto"/>
        <w:bottom w:val="none" w:sz="0" w:space="0" w:color="auto"/>
        <w:right w:val="none" w:sz="0" w:space="0" w:color="auto"/>
      </w:divBdr>
    </w:div>
    <w:div w:id="32">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34">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36">
      <w:marLeft w:val="0"/>
      <w:marRight w:val="0"/>
      <w:marTop w:val="0"/>
      <w:marBottom w:val="0"/>
      <w:divBdr>
        <w:top w:val="none" w:sz="0" w:space="0" w:color="auto"/>
        <w:left w:val="none" w:sz="0" w:space="0" w:color="auto"/>
        <w:bottom w:val="none" w:sz="0" w:space="0" w:color="auto"/>
        <w:right w:val="none" w:sz="0" w:space="0" w:color="auto"/>
      </w:divBdr>
    </w:div>
    <w:div w:id="37">
      <w:marLeft w:val="0"/>
      <w:marRight w:val="0"/>
      <w:marTop w:val="0"/>
      <w:marBottom w:val="0"/>
      <w:divBdr>
        <w:top w:val="none" w:sz="0" w:space="0" w:color="auto"/>
        <w:left w:val="none" w:sz="0" w:space="0" w:color="auto"/>
        <w:bottom w:val="none" w:sz="0" w:space="0" w:color="auto"/>
        <w:right w:val="none" w:sz="0" w:space="0" w:color="auto"/>
      </w:divBdr>
    </w:div>
    <w:div w:id="38">
      <w:marLeft w:val="0"/>
      <w:marRight w:val="0"/>
      <w:marTop w:val="0"/>
      <w:marBottom w:val="0"/>
      <w:divBdr>
        <w:top w:val="none" w:sz="0" w:space="0" w:color="auto"/>
        <w:left w:val="none" w:sz="0" w:space="0" w:color="auto"/>
        <w:bottom w:val="none" w:sz="0" w:space="0" w:color="auto"/>
        <w:right w:val="none" w:sz="0" w:space="0" w:color="auto"/>
      </w:divBdr>
    </w:div>
    <w:div w:id="39">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41">
      <w:marLeft w:val="0"/>
      <w:marRight w:val="0"/>
      <w:marTop w:val="0"/>
      <w:marBottom w:val="0"/>
      <w:divBdr>
        <w:top w:val="none" w:sz="0" w:space="0" w:color="auto"/>
        <w:left w:val="none" w:sz="0" w:space="0" w:color="auto"/>
        <w:bottom w:val="none" w:sz="0" w:space="0" w:color="auto"/>
        <w:right w:val="none" w:sz="0" w:space="0" w:color="auto"/>
      </w:divBdr>
    </w:div>
    <w:div w:id="42">
      <w:marLeft w:val="0"/>
      <w:marRight w:val="0"/>
      <w:marTop w:val="0"/>
      <w:marBottom w:val="0"/>
      <w:divBdr>
        <w:top w:val="none" w:sz="0" w:space="0" w:color="auto"/>
        <w:left w:val="none" w:sz="0" w:space="0" w:color="auto"/>
        <w:bottom w:val="none" w:sz="0" w:space="0" w:color="auto"/>
        <w:right w:val="none" w:sz="0" w:space="0" w:color="auto"/>
      </w:divBdr>
    </w:div>
    <w:div w:id="43">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
    <w:div w:id="45">
      <w:marLeft w:val="0"/>
      <w:marRight w:val="0"/>
      <w:marTop w:val="0"/>
      <w:marBottom w:val="0"/>
      <w:divBdr>
        <w:top w:val="none" w:sz="0" w:space="0" w:color="auto"/>
        <w:left w:val="none" w:sz="0" w:space="0" w:color="auto"/>
        <w:bottom w:val="none" w:sz="0" w:space="0" w:color="auto"/>
        <w:right w:val="none" w:sz="0" w:space="0" w:color="auto"/>
      </w:divBdr>
    </w:div>
    <w:div w:id="46">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
    <w:div w:id="51">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 w:id="55">
      <w:marLeft w:val="0"/>
      <w:marRight w:val="0"/>
      <w:marTop w:val="0"/>
      <w:marBottom w:val="0"/>
      <w:divBdr>
        <w:top w:val="none" w:sz="0" w:space="0" w:color="auto"/>
        <w:left w:val="none" w:sz="0" w:space="0" w:color="auto"/>
        <w:bottom w:val="none" w:sz="0" w:space="0" w:color="auto"/>
        <w:right w:val="none" w:sz="0" w:space="0" w:color="auto"/>
      </w:divBdr>
    </w:div>
    <w:div w:id="56">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
    <w:div w:id="58">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60">
      <w:marLeft w:val="0"/>
      <w:marRight w:val="0"/>
      <w:marTop w:val="0"/>
      <w:marBottom w:val="0"/>
      <w:divBdr>
        <w:top w:val="none" w:sz="0" w:space="0" w:color="auto"/>
        <w:left w:val="none" w:sz="0" w:space="0" w:color="auto"/>
        <w:bottom w:val="none" w:sz="0" w:space="0" w:color="auto"/>
        <w:right w:val="none" w:sz="0" w:space="0" w:color="auto"/>
      </w:divBdr>
    </w:div>
    <w:div w:id="61">
      <w:marLeft w:val="0"/>
      <w:marRight w:val="0"/>
      <w:marTop w:val="0"/>
      <w:marBottom w:val="0"/>
      <w:divBdr>
        <w:top w:val="none" w:sz="0" w:space="0" w:color="auto"/>
        <w:left w:val="none" w:sz="0" w:space="0" w:color="auto"/>
        <w:bottom w:val="none" w:sz="0" w:space="0" w:color="auto"/>
        <w:right w:val="none" w:sz="0" w:space="0" w:color="auto"/>
      </w:divBdr>
    </w:div>
    <w:div w:id="62">
      <w:marLeft w:val="0"/>
      <w:marRight w:val="0"/>
      <w:marTop w:val="0"/>
      <w:marBottom w:val="0"/>
      <w:divBdr>
        <w:top w:val="none" w:sz="0" w:space="0" w:color="auto"/>
        <w:left w:val="none" w:sz="0" w:space="0" w:color="auto"/>
        <w:bottom w:val="none" w:sz="0" w:space="0" w:color="auto"/>
        <w:right w:val="none" w:sz="0" w:space="0" w:color="auto"/>
      </w:divBdr>
    </w:div>
    <w:div w:id="63">
      <w:marLeft w:val="0"/>
      <w:marRight w:val="0"/>
      <w:marTop w:val="0"/>
      <w:marBottom w:val="0"/>
      <w:divBdr>
        <w:top w:val="none" w:sz="0" w:space="0" w:color="auto"/>
        <w:left w:val="none" w:sz="0" w:space="0" w:color="auto"/>
        <w:bottom w:val="none" w:sz="0" w:space="0" w:color="auto"/>
        <w:right w:val="none" w:sz="0" w:space="0" w:color="auto"/>
      </w:divBdr>
    </w:div>
    <w:div w:id="64">
      <w:marLeft w:val="0"/>
      <w:marRight w:val="0"/>
      <w:marTop w:val="0"/>
      <w:marBottom w:val="0"/>
      <w:divBdr>
        <w:top w:val="none" w:sz="0" w:space="0" w:color="auto"/>
        <w:left w:val="none" w:sz="0" w:space="0" w:color="auto"/>
        <w:bottom w:val="none" w:sz="0" w:space="0" w:color="auto"/>
        <w:right w:val="none" w:sz="0" w:space="0" w:color="auto"/>
      </w:divBdr>
    </w:div>
    <w:div w:id="65">
      <w:marLeft w:val="0"/>
      <w:marRight w:val="0"/>
      <w:marTop w:val="0"/>
      <w:marBottom w:val="0"/>
      <w:divBdr>
        <w:top w:val="none" w:sz="0" w:space="0" w:color="auto"/>
        <w:left w:val="none" w:sz="0" w:space="0" w:color="auto"/>
        <w:bottom w:val="none" w:sz="0" w:space="0" w:color="auto"/>
        <w:right w:val="none" w:sz="0" w:space="0" w:color="auto"/>
      </w:divBdr>
    </w:div>
    <w:div w:id="288245099">
      <w:bodyDiv w:val="1"/>
      <w:marLeft w:val="0"/>
      <w:marRight w:val="0"/>
      <w:marTop w:val="0"/>
      <w:marBottom w:val="0"/>
      <w:divBdr>
        <w:top w:val="none" w:sz="0" w:space="0" w:color="auto"/>
        <w:left w:val="none" w:sz="0" w:space="0" w:color="auto"/>
        <w:bottom w:val="none" w:sz="0" w:space="0" w:color="auto"/>
        <w:right w:val="none" w:sz="0" w:space="0" w:color="auto"/>
      </w:divBdr>
    </w:div>
    <w:div w:id="299268842">
      <w:bodyDiv w:val="1"/>
      <w:marLeft w:val="0"/>
      <w:marRight w:val="0"/>
      <w:marTop w:val="0"/>
      <w:marBottom w:val="0"/>
      <w:divBdr>
        <w:top w:val="none" w:sz="0" w:space="0" w:color="auto"/>
        <w:left w:val="none" w:sz="0" w:space="0" w:color="auto"/>
        <w:bottom w:val="none" w:sz="0" w:space="0" w:color="auto"/>
        <w:right w:val="none" w:sz="0" w:space="0" w:color="auto"/>
      </w:divBdr>
    </w:div>
    <w:div w:id="521626236">
      <w:bodyDiv w:val="1"/>
      <w:marLeft w:val="0"/>
      <w:marRight w:val="0"/>
      <w:marTop w:val="0"/>
      <w:marBottom w:val="0"/>
      <w:divBdr>
        <w:top w:val="none" w:sz="0" w:space="0" w:color="auto"/>
        <w:left w:val="none" w:sz="0" w:space="0" w:color="auto"/>
        <w:bottom w:val="none" w:sz="0" w:space="0" w:color="auto"/>
        <w:right w:val="none" w:sz="0" w:space="0" w:color="auto"/>
      </w:divBdr>
      <w:divsChild>
        <w:div w:id="1920947123">
          <w:marLeft w:val="15"/>
          <w:marRight w:val="0"/>
          <w:marTop w:val="0"/>
          <w:marBottom w:val="0"/>
          <w:divBdr>
            <w:top w:val="none" w:sz="0" w:space="0" w:color="auto"/>
            <w:left w:val="none" w:sz="0" w:space="0" w:color="auto"/>
            <w:bottom w:val="none" w:sz="0" w:space="0" w:color="auto"/>
            <w:right w:val="none" w:sz="0" w:space="0" w:color="auto"/>
          </w:divBdr>
        </w:div>
      </w:divsChild>
    </w:div>
    <w:div w:id="587621962">
      <w:bodyDiv w:val="1"/>
      <w:marLeft w:val="0"/>
      <w:marRight w:val="0"/>
      <w:marTop w:val="0"/>
      <w:marBottom w:val="0"/>
      <w:divBdr>
        <w:top w:val="none" w:sz="0" w:space="0" w:color="auto"/>
        <w:left w:val="none" w:sz="0" w:space="0" w:color="auto"/>
        <w:bottom w:val="none" w:sz="0" w:space="0" w:color="auto"/>
        <w:right w:val="none" w:sz="0" w:space="0" w:color="auto"/>
      </w:divBdr>
    </w:div>
    <w:div w:id="689182790">
      <w:bodyDiv w:val="1"/>
      <w:marLeft w:val="0"/>
      <w:marRight w:val="0"/>
      <w:marTop w:val="0"/>
      <w:marBottom w:val="0"/>
      <w:divBdr>
        <w:top w:val="none" w:sz="0" w:space="0" w:color="auto"/>
        <w:left w:val="none" w:sz="0" w:space="0" w:color="auto"/>
        <w:bottom w:val="none" w:sz="0" w:space="0" w:color="auto"/>
        <w:right w:val="none" w:sz="0" w:space="0" w:color="auto"/>
      </w:divBdr>
    </w:div>
    <w:div w:id="765688272">
      <w:bodyDiv w:val="1"/>
      <w:marLeft w:val="0"/>
      <w:marRight w:val="0"/>
      <w:marTop w:val="0"/>
      <w:marBottom w:val="0"/>
      <w:divBdr>
        <w:top w:val="none" w:sz="0" w:space="0" w:color="auto"/>
        <w:left w:val="none" w:sz="0" w:space="0" w:color="auto"/>
        <w:bottom w:val="none" w:sz="0" w:space="0" w:color="auto"/>
        <w:right w:val="none" w:sz="0" w:space="0" w:color="auto"/>
      </w:divBdr>
      <w:divsChild>
        <w:div w:id="1809742081">
          <w:marLeft w:val="0"/>
          <w:marRight w:val="0"/>
          <w:marTop w:val="0"/>
          <w:marBottom w:val="0"/>
          <w:divBdr>
            <w:top w:val="none" w:sz="0" w:space="0" w:color="auto"/>
            <w:left w:val="none" w:sz="0" w:space="0" w:color="auto"/>
            <w:bottom w:val="none" w:sz="0" w:space="0" w:color="auto"/>
            <w:right w:val="none" w:sz="0" w:space="0" w:color="auto"/>
          </w:divBdr>
        </w:div>
      </w:divsChild>
    </w:div>
    <w:div w:id="1113981135">
      <w:bodyDiv w:val="1"/>
      <w:marLeft w:val="0"/>
      <w:marRight w:val="0"/>
      <w:marTop w:val="0"/>
      <w:marBottom w:val="0"/>
      <w:divBdr>
        <w:top w:val="none" w:sz="0" w:space="0" w:color="auto"/>
        <w:left w:val="none" w:sz="0" w:space="0" w:color="auto"/>
        <w:bottom w:val="none" w:sz="0" w:space="0" w:color="auto"/>
        <w:right w:val="none" w:sz="0" w:space="0" w:color="auto"/>
      </w:divBdr>
      <w:divsChild>
        <w:div w:id="1220896920">
          <w:marLeft w:val="15"/>
          <w:marRight w:val="0"/>
          <w:marTop w:val="0"/>
          <w:marBottom w:val="0"/>
          <w:divBdr>
            <w:top w:val="none" w:sz="0" w:space="0" w:color="auto"/>
            <w:left w:val="none" w:sz="0" w:space="0" w:color="auto"/>
            <w:bottom w:val="none" w:sz="0" w:space="0" w:color="auto"/>
            <w:right w:val="none" w:sz="0" w:space="0" w:color="auto"/>
          </w:divBdr>
        </w:div>
      </w:divsChild>
    </w:div>
    <w:div w:id="1186292426">
      <w:bodyDiv w:val="1"/>
      <w:marLeft w:val="0"/>
      <w:marRight w:val="0"/>
      <w:marTop w:val="0"/>
      <w:marBottom w:val="0"/>
      <w:divBdr>
        <w:top w:val="none" w:sz="0" w:space="0" w:color="auto"/>
        <w:left w:val="none" w:sz="0" w:space="0" w:color="auto"/>
        <w:bottom w:val="none" w:sz="0" w:space="0" w:color="auto"/>
        <w:right w:val="none" w:sz="0" w:space="0" w:color="auto"/>
      </w:divBdr>
      <w:divsChild>
        <w:div w:id="2099524837">
          <w:marLeft w:val="0"/>
          <w:marRight w:val="0"/>
          <w:marTop w:val="0"/>
          <w:marBottom w:val="0"/>
          <w:divBdr>
            <w:top w:val="none" w:sz="0" w:space="0" w:color="auto"/>
            <w:left w:val="none" w:sz="0" w:space="0" w:color="auto"/>
            <w:bottom w:val="none" w:sz="0" w:space="0" w:color="auto"/>
            <w:right w:val="none" w:sz="0" w:space="0" w:color="auto"/>
          </w:divBdr>
        </w:div>
      </w:divsChild>
    </w:div>
    <w:div w:id="1253929410">
      <w:bodyDiv w:val="1"/>
      <w:marLeft w:val="0"/>
      <w:marRight w:val="0"/>
      <w:marTop w:val="0"/>
      <w:marBottom w:val="0"/>
      <w:divBdr>
        <w:top w:val="none" w:sz="0" w:space="0" w:color="auto"/>
        <w:left w:val="none" w:sz="0" w:space="0" w:color="auto"/>
        <w:bottom w:val="none" w:sz="0" w:space="0" w:color="auto"/>
        <w:right w:val="none" w:sz="0" w:space="0" w:color="auto"/>
      </w:divBdr>
    </w:div>
    <w:div w:id="1330134969">
      <w:bodyDiv w:val="1"/>
      <w:marLeft w:val="0"/>
      <w:marRight w:val="0"/>
      <w:marTop w:val="0"/>
      <w:marBottom w:val="0"/>
      <w:divBdr>
        <w:top w:val="none" w:sz="0" w:space="0" w:color="auto"/>
        <w:left w:val="none" w:sz="0" w:space="0" w:color="auto"/>
        <w:bottom w:val="none" w:sz="0" w:space="0" w:color="auto"/>
        <w:right w:val="none" w:sz="0" w:space="0" w:color="auto"/>
      </w:divBdr>
    </w:div>
    <w:div w:id="1499030801">
      <w:bodyDiv w:val="1"/>
      <w:marLeft w:val="0"/>
      <w:marRight w:val="0"/>
      <w:marTop w:val="0"/>
      <w:marBottom w:val="0"/>
      <w:divBdr>
        <w:top w:val="none" w:sz="0" w:space="0" w:color="auto"/>
        <w:left w:val="none" w:sz="0" w:space="0" w:color="auto"/>
        <w:bottom w:val="none" w:sz="0" w:space="0" w:color="auto"/>
        <w:right w:val="none" w:sz="0" w:space="0" w:color="auto"/>
      </w:divBdr>
    </w:div>
    <w:div w:id="1599371103">
      <w:bodyDiv w:val="1"/>
      <w:marLeft w:val="0"/>
      <w:marRight w:val="0"/>
      <w:marTop w:val="0"/>
      <w:marBottom w:val="0"/>
      <w:divBdr>
        <w:top w:val="none" w:sz="0" w:space="0" w:color="auto"/>
        <w:left w:val="none" w:sz="0" w:space="0" w:color="auto"/>
        <w:bottom w:val="none" w:sz="0" w:space="0" w:color="auto"/>
        <w:right w:val="none" w:sz="0" w:space="0" w:color="auto"/>
      </w:divBdr>
    </w:div>
    <w:div w:id="1765877493">
      <w:bodyDiv w:val="1"/>
      <w:marLeft w:val="0"/>
      <w:marRight w:val="0"/>
      <w:marTop w:val="0"/>
      <w:marBottom w:val="0"/>
      <w:divBdr>
        <w:top w:val="none" w:sz="0" w:space="0" w:color="auto"/>
        <w:left w:val="none" w:sz="0" w:space="0" w:color="auto"/>
        <w:bottom w:val="none" w:sz="0" w:space="0" w:color="auto"/>
        <w:right w:val="none" w:sz="0" w:space="0" w:color="auto"/>
      </w:divBdr>
      <w:divsChild>
        <w:div w:id="600141925">
          <w:marLeft w:val="0"/>
          <w:marRight w:val="0"/>
          <w:marTop w:val="0"/>
          <w:marBottom w:val="0"/>
          <w:divBdr>
            <w:top w:val="none" w:sz="0" w:space="0" w:color="auto"/>
            <w:left w:val="none" w:sz="0" w:space="0" w:color="auto"/>
            <w:bottom w:val="none" w:sz="0" w:space="0" w:color="auto"/>
            <w:right w:val="none" w:sz="0" w:space="0" w:color="auto"/>
          </w:divBdr>
        </w:div>
      </w:divsChild>
    </w:div>
    <w:div w:id="1840197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d.hatena.ne.jp/taslam/20080811/p2"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C.Line\$MyJob\j-0019-SoftLayer\Event\SoftLayer&#12495;&#12531;&#12474;&#12458;&#12531;&#12475;&#12511;&#12490;&#12540;_v1_05_16\SoftLayer&#12495;&#12531;&#12474;&#12458;&#12531;&#12475;&#12511;&#12490;&#12540;_v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606E2-D0C8-4567-87A7-A641AAFDD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SoftLayerハンズオンセミナー_v1.dotx</Template>
  <TotalTime>1243</TotalTime>
  <Pages>1</Pages>
  <Words>4714</Words>
  <Characters>26875</Characters>
  <Application>Microsoft Office Word</Application>
  <DocSecurity>0</DocSecurity>
  <Lines>223</Lines>
  <Paragraphs>63</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SoftLayerハンズオンセミナー第１部</vt:lpstr>
      <vt:lpstr>SoftLayerハンズオンセミナー第１部</vt:lpstr>
    </vt:vector>
  </TitlesOfParts>
  <Company/>
  <LinksUpToDate>false</LinksUpToDate>
  <CharactersWithSpaces>31526</CharactersWithSpaces>
  <SharedDoc>false</SharedDoc>
  <HLinks>
    <vt:vector size="270" baseType="variant">
      <vt:variant>
        <vt:i4>3211388</vt:i4>
      </vt:variant>
      <vt:variant>
        <vt:i4>225</vt:i4>
      </vt:variant>
      <vt:variant>
        <vt:i4>0</vt:i4>
      </vt:variant>
      <vt:variant>
        <vt:i4>5</vt:i4>
      </vt:variant>
      <vt:variant>
        <vt:lpwstr>https://shiro.ma/sl/backweb.sh</vt:lpwstr>
      </vt:variant>
      <vt:variant>
        <vt:lpwstr/>
      </vt:variant>
      <vt:variant>
        <vt:i4>7143526</vt:i4>
      </vt:variant>
      <vt:variant>
        <vt:i4>222</vt:i4>
      </vt:variant>
      <vt:variant>
        <vt:i4>0</vt:i4>
      </vt:variant>
      <vt:variant>
        <vt:i4>5</vt:i4>
      </vt:variant>
      <vt:variant>
        <vt:lpwstr>https://raw.githubusercontent.com/kkitase/handson/master/lsyncd-wp</vt:lpwstr>
      </vt:variant>
      <vt:variant>
        <vt:lpwstr/>
      </vt:variant>
      <vt:variant>
        <vt:i4>7143526</vt:i4>
      </vt:variant>
      <vt:variant>
        <vt:i4>219</vt:i4>
      </vt:variant>
      <vt:variant>
        <vt:i4>0</vt:i4>
      </vt:variant>
      <vt:variant>
        <vt:i4>5</vt:i4>
      </vt:variant>
      <vt:variant>
        <vt:lpwstr>https://raw.githubusercontent.com/kkitase/handson/master/lsyncd-wp</vt:lpwstr>
      </vt:variant>
      <vt:variant>
        <vt:lpwstr/>
      </vt:variant>
      <vt:variant>
        <vt:i4>3670138</vt:i4>
      </vt:variant>
      <vt:variant>
        <vt:i4>216</vt:i4>
      </vt:variant>
      <vt:variant>
        <vt:i4>0</vt:i4>
      </vt:variant>
      <vt:variant>
        <vt:i4>5</vt:i4>
      </vt:variant>
      <vt:variant>
        <vt:lpwstr>http://reverse/</vt:lpwstr>
      </vt:variant>
      <vt:variant>
        <vt:lpwstr/>
      </vt:variant>
      <vt:variant>
        <vt:i4>7929971</vt:i4>
      </vt:variant>
      <vt:variant>
        <vt:i4>213</vt:i4>
      </vt:variant>
      <vt:variant>
        <vt:i4>0</vt:i4>
      </vt:variant>
      <vt:variant>
        <vt:i4>5</vt:i4>
      </vt:variant>
      <vt:variant>
        <vt:lpwstr>http://wpnode/</vt:lpwstr>
      </vt:variant>
      <vt:variant>
        <vt:lpwstr/>
      </vt:variant>
      <vt:variant>
        <vt:i4>589826</vt:i4>
      </vt:variant>
      <vt:variant>
        <vt:i4>210</vt:i4>
      </vt:variant>
      <vt:variant>
        <vt:i4>0</vt:i4>
      </vt:variant>
      <vt:variant>
        <vt:i4>5</vt:i4>
      </vt:variant>
      <vt:variant>
        <vt:lpwstr>http://load/</vt:lpwstr>
      </vt:variant>
      <vt:variant>
        <vt:lpwstr/>
      </vt:variant>
      <vt:variant>
        <vt:i4>6422573</vt:i4>
      </vt:variant>
      <vt:variant>
        <vt:i4>207</vt:i4>
      </vt:variant>
      <vt:variant>
        <vt:i4>0</vt:i4>
      </vt:variant>
      <vt:variant>
        <vt:i4>5</vt:i4>
      </vt:variant>
      <vt:variant>
        <vt:lpwstr>https://shiro.ma/sl/frontweb.sh</vt:lpwstr>
      </vt:variant>
      <vt:variant>
        <vt:lpwstr/>
      </vt:variant>
      <vt:variant>
        <vt:i4>851990</vt:i4>
      </vt:variant>
      <vt:variant>
        <vt:i4>201</vt:i4>
      </vt:variant>
      <vt:variant>
        <vt:i4>0</vt:i4>
      </vt:variant>
      <vt:variant>
        <vt:i4>5</vt:i4>
      </vt:variant>
      <vt:variant>
        <vt:lpwstr>https://github.com/redbo/cloudfuse/tarball/master</vt:lpwstr>
      </vt:variant>
      <vt:variant>
        <vt:lpwstr/>
      </vt:variant>
      <vt:variant>
        <vt:i4>7143479</vt:i4>
      </vt:variant>
      <vt:variant>
        <vt:i4>198</vt:i4>
      </vt:variant>
      <vt:variant>
        <vt:i4>0</vt:i4>
      </vt:variant>
      <vt:variant>
        <vt:i4>5</vt:i4>
      </vt:variant>
      <vt:variant>
        <vt:lpwstr>http://ibm.biz/slhandson22</vt:lpwstr>
      </vt:variant>
      <vt:variant>
        <vt:lpwstr/>
      </vt:variant>
      <vt:variant>
        <vt:i4>4718595</vt:i4>
      </vt:variant>
      <vt:variant>
        <vt:i4>195</vt:i4>
      </vt:variant>
      <vt:variant>
        <vt:i4>0</vt:i4>
      </vt:variant>
      <vt:variant>
        <vt:i4>5</vt:i4>
      </vt:variant>
      <vt:variant>
        <vt:lpwstr>http://wordpress/</vt:lpwstr>
      </vt:variant>
      <vt:variant>
        <vt:lpwstr/>
      </vt:variant>
      <vt:variant>
        <vt:i4>6750211</vt:i4>
      </vt:variant>
      <vt:variant>
        <vt:i4>192</vt:i4>
      </vt:variant>
      <vt:variant>
        <vt:i4>0</vt:i4>
      </vt:variant>
      <vt:variant>
        <vt:i4>5</vt:i4>
      </vt:variant>
      <vt:variant>
        <vt:lpwstr>https://shiro.ma/sl/backweb_nginx.sh</vt:lpwstr>
      </vt:variant>
      <vt:variant>
        <vt:lpwstr/>
      </vt:variant>
      <vt:variant>
        <vt:i4>589905</vt:i4>
      </vt:variant>
      <vt:variant>
        <vt:i4>186</vt:i4>
      </vt:variant>
      <vt:variant>
        <vt:i4>0</vt:i4>
      </vt:variant>
      <vt:variant>
        <vt:i4>5</vt:i4>
      </vt:variant>
      <vt:variant>
        <vt:lpwstr>https://shiro.ma/sl/db.sh</vt:lpwstr>
      </vt:variant>
      <vt:variant>
        <vt:lpwstr/>
      </vt:variant>
      <vt:variant>
        <vt:i4>7667826</vt:i4>
      </vt:variant>
      <vt:variant>
        <vt:i4>180</vt:i4>
      </vt:variant>
      <vt:variant>
        <vt:i4>0</vt:i4>
      </vt:variant>
      <vt:variant>
        <vt:i4>5</vt:i4>
      </vt:variant>
      <vt:variant>
        <vt:lpwstr>http://zabbix/</vt:lpwstr>
      </vt:variant>
      <vt:variant>
        <vt:lpwstr/>
      </vt:variant>
      <vt:variant>
        <vt:i4>7995470</vt:i4>
      </vt:variant>
      <vt:variant>
        <vt:i4>177</vt:i4>
      </vt:variant>
      <vt:variant>
        <vt:i4>0</vt:i4>
      </vt:variant>
      <vt:variant>
        <vt:i4>5</vt:i4>
      </vt:variant>
      <vt:variant>
        <vt:lpwstr>mailto:takayuki@shiro.ma</vt:lpwstr>
      </vt:variant>
      <vt:variant>
        <vt:lpwstr/>
      </vt:variant>
      <vt:variant>
        <vt:i4>7536732</vt:i4>
      </vt:variant>
      <vt:variant>
        <vt:i4>174</vt:i4>
      </vt:variant>
      <vt:variant>
        <vt:i4>0</vt:i4>
      </vt:variant>
      <vt:variant>
        <vt:i4>5</vt:i4>
      </vt:variant>
      <vt:variant>
        <vt:lpwstr>http://www-06.ibm.com/ibm/jp/cloud/pdf/softlayer_handson_server_guide.pdf</vt:lpwstr>
      </vt:variant>
      <vt:variant>
        <vt:lpwstr/>
      </vt:variant>
      <vt:variant>
        <vt:i4>5570601</vt:i4>
      </vt:variant>
      <vt:variant>
        <vt:i4>171</vt:i4>
      </vt:variant>
      <vt:variant>
        <vt:i4>0</vt:i4>
      </vt:variant>
      <vt:variant>
        <vt:i4>5</vt:i4>
      </vt:variant>
      <vt:variant>
        <vt:lpwstr>http://www.ibm.com/cloud-computing/jp/ja/softlayer_flow.html</vt:lpwstr>
      </vt:variant>
      <vt:variant>
        <vt:lpwstr/>
      </vt:variant>
      <vt:variant>
        <vt:i4>1441853</vt:i4>
      </vt:variant>
      <vt:variant>
        <vt:i4>164</vt:i4>
      </vt:variant>
      <vt:variant>
        <vt:i4>0</vt:i4>
      </vt:variant>
      <vt:variant>
        <vt:i4>5</vt:i4>
      </vt:variant>
      <vt:variant>
        <vt:lpwstr/>
      </vt:variant>
      <vt:variant>
        <vt:lpwstr>_Toc425550960</vt:lpwstr>
      </vt:variant>
      <vt:variant>
        <vt:i4>1376317</vt:i4>
      </vt:variant>
      <vt:variant>
        <vt:i4>158</vt:i4>
      </vt:variant>
      <vt:variant>
        <vt:i4>0</vt:i4>
      </vt:variant>
      <vt:variant>
        <vt:i4>5</vt:i4>
      </vt:variant>
      <vt:variant>
        <vt:lpwstr/>
      </vt:variant>
      <vt:variant>
        <vt:lpwstr>_Toc425550959</vt:lpwstr>
      </vt:variant>
      <vt:variant>
        <vt:i4>1376317</vt:i4>
      </vt:variant>
      <vt:variant>
        <vt:i4>152</vt:i4>
      </vt:variant>
      <vt:variant>
        <vt:i4>0</vt:i4>
      </vt:variant>
      <vt:variant>
        <vt:i4>5</vt:i4>
      </vt:variant>
      <vt:variant>
        <vt:lpwstr/>
      </vt:variant>
      <vt:variant>
        <vt:lpwstr>_Toc425550958</vt:lpwstr>
      </vt:variant>
      <vt:variant>
        <vt:i4>1376317</vt:i4>
      </vt:variant>
      <vt:variant>
        <vt:i4>146</vt:i4>
      </vt:variant>
      <vt:variant>
        <vt:i4>0</vt:i4>
      </vt:variant>
      <vt:variant>
        <vt:i4>5</vt:i4>
      </vt:variant>
      <vt:variant>
        <vt:lpwstr/>
      </vt:variant>
      <vt:variant>
        <vt:lpwstr>_Toc425550957</vt:lpwstr>
      </vt:variant>
      <vt:variant>
        <vt:i4>1376317</vt:i4>
      </vt:variant>
      <vt:variant>
        <vt:i4>140</vt:i4>
      </vt:variant>
      <vt:variant>
        <vt:i4>0</vt:i4>
      </vt:variant>
      <vt:variant>
        <vt:i4>5</vt:i4>
      </vt:variant>
      <vt:variant>
        <vt:lpwstr/>
      </vt:variant>
      <vt:variant>
        <vt:lpwstr>_Toc425550956</vt:lpwstr>
      </vt:variant>
      <vt:variant>
        <vt:i4>1376317</vt:i4>
      </vt:variant>
      <vt:variant>
        <vt:i4>134</vt:i4>
      </vt:variant>
      <vt:variant>
        <vt:i4>0</vt:i4>
      </vt:variant>
      <vt:variant>
        <vt:i4>5</vt:i4>
      </vt:variant>
      <vt:variant>
        <vt:lpwstr/>
      </vt:variant>
      <vt:variant>
        <vt:lpwstr>_Toc425550955</vt:lpwstr>
      </vt:variant>
      <vt:variant>
        <vt:i4>1376317</vt:i4>
      </vt:variant>
      <vt:variant>
        <vt:i4>128</vt:i4>
      </vt:variant>
      <vt:variant>
        <vt:i4>0</vt:i4>
      </vt:variant>
      <vt:variant>
        <vt:i4>5</vt:i4>
      </vt:variant>
      <vt:variant>
        <vt:lpwstr/>
      </vt:variant>
      <vt:variant>
        <vt:lpwstr>_Toc425550954</vt:lpwstr>
      </vt:variant>
      <vt:variant>
        <vt:i4>1376317</vt:i4>
      </vt:variant>
      <vt:variant>
        <vt:i4>122</vt:i4>
      </vt:variant>
      <vt:variant>
        <vt:i4>0</vt:i4>
      </vt:variant>
      <vt:variant>
        <vt:i4>5</vt:i4>
      </vt:variant>
      <vt:variant>
        <vt:lpwstr/>
      </vt:variant>
      <vt:variant>
        <vt:lpwstr>_Toc425550953</vt:lpwstr>
      </vt:variant>
      <vt:variant>
        <vt:i4>1376317</vt:i4>
      </vt:variant>
      <vt:variant>
        <vt:i4>116</vt:i4>
      </vt:variant>
      <vt:variant>
        <vt:i4>0</vt:i4>
      </vt:variant>
      <vt:variant>
        <vt:i4>5</vt:i4>
      </vt:variant>
      <vt:variant>
        <vt:lpwstr/>
      </vt:variant>
      <vt:variant>
        <vt:lpwstr>_Toc425550952</vt:lpwstr>
      </vt:variant>
      <vt:variant>
        <vt:i4>1376317</vt:i4>
      </vt:variant>
      <vt:variant>
        <vt:i4>110</vt:i4>
      </vt:variant>
      <vt:variant>
        <vt:i4>0</vt:i4>
      </vt:variant>
      <vt:variant>
        <vt:i4>5</vt:i4>
      </vt:variant>
      <vt:variant>
        <vt:lpwstr/>
      </vt:variant>
      <vt:variant>
        <vt:lpwstr>_Toc425550951</vt:lpwstr>
      </vt:variant>
      <vt:variant>
        <vt:i4>1376317</vt:i4>
      </vt:variant>
      <vt:variant>
        <vt:i4>104</vt:i4>
      </vt:variant>
      <vt:variant>
        <vt:i4>0</vt:i4>
      </vt:variant>
      <vt:variant>
        <vt:i4>5</vt:i4>
      </vt:variant>
      <vt:variant>
        <vt:lpwstr/>
      </vt:variant>
      <vt:variant>
        <vt:lpwstr>_Toc425550950</vt:lpwstr>
      </vt:variant>
      <vt:variant>
        <vt:i4>1310781</vt:i4>
      </vt:variant>
      <vt:variant>
        <vt:i4>98</vt:i4>
      </vt:variant>
      <vt:variant>
        <vt:i4>0</vt:i4>
      </vt:variant>
      <vt:variant>
        <vt:i4>5</vt:i4>
      </vt:variant>
      <vt:variant>
        <vt:lpwstr/>
      </vt:variant>
      <vt:variant>
        <vt:lpwstr>_Toc425550949</vt:lpwstr>
      </vt:variant>
      <vt:variant>
        <vt:i4>1310781</vt:i4>
      </vt:variant>
      <vt:variant>
        <vt:i4>92</vt:i4>
      </vt:variant>
      <vt:variant>
        <vt:i4>0</vt:i4>
      </vt:variant>
      <vt:variant>
        <vt:i4>5</vt:i4>
      </vt:variant>
      <vt:variant>
        <vt:lpwstr/>
      </vt:variant>
      <vt:variant>
        <vt:lpwstr>_Toc425550948</vt:lpwstr>
      </vt:variant>
      <vt:variant>
        <vt:i4>1310781</vt:i4>
      </vt:variant>
      <vt:variant>
        <vt:i4>86</vt:i4>
      </vt:variant>
      <vt:variant>
        <vt:i4>0</vt:i4>
      </vt:variant>
      <vt:variant>
        <vt:i4>5</vt:i4>
      </vt:variant>
      <vt:variant>
        <vt:lpwstr/>
      </vt:variant>
      <vt:variant>
        <vt:lpwstr>_Toc425550947</vt:lpwstr>
      </vt:variant>
      <vt:variant>
        <vt:i4>1310781</vt:i4>
      </vt:variant>
      <vt:variant>
        <vt:i4>80</vt:i4>
      </vt:variant>
      <vt:variant>
        <vt:i4>0</vt:i4>
      </vt:variant>
      <vt:variant>
        <vt:i4>5</vt:i4>
      </vt:variant>
      <vt:variant>
        <vt:lpwstr/>
      </vt:variant>
      <vt:variant>
        <vt:lpwstr>_Toc425550946</vt:lpwstr>
      </vt:variant>
      <vt:variant>
        <vt:i4>1310781</vt:i4>
      </vt:variant>
      <vt:variant>
        <vt:i4>74</vt:i4>
      </vt:variant>
      <vt:variant>
        <vt:i4>0</vt:i4>
      </vt:variant>
      <vt:variant>
        <vt:i4>5</vt:i4>
      </vt:variant>
      <vt:variant>
        <vt:lpwstr/>
      </vt:variant>
      <vt:variant>
        <vt:lpwstr>_Toc425550945</vt:lpwstr>
      </vt:variant>
      <vt:variant>
        <vt:i4>1310781</vt:i4>
      </vt:variant>
      <vt:variant>
        <vt:i4>68</vt:i4>
      </vt:variant>
      <vt:variant>
        <vt:i4>0</vt:i4>
      </vt:variant>
      <vt:variant>
        <vt:i4>5</vt:i4>
      </vt:variant>
      <vt:variant>
        <vt:lpwstr/>
      </vt:variant>
      <vt:variant>
        <vt:lpwstr>_Toc425550944</vt:lpwstr>
      </vt:variant>
      <vt:variant>
        <vt:i4>1310781</vt:i4>
      </vt:variant>
      <vt:variant>
        <vt:i4>62</vt:i4>
      </vt:variant>
      <vt:variant>
        <vt:i4>0</vt:i4>
      </vt:variant>
      <vt:variant>
        <vt:i4>5</vt:i4>
      </vt:variant>
      <vt:variant>
        <vt:lpwstr/>
      </vt:variant>
      <vt:variant>
        <vt:lpwstr>_Toc425550943</vt:lpwstr>
      </vt:variant>
      <vt:variant>
        <vt:i4>1310781</vt:i4>
      </vt:variant>
      <vt:variant>
        <vt:i4>56</vt:i4>
      </vt:variant>
      <vt:variant>
        <vt:i4>0</vt:i4>
      </vt:variant>
      <vt:variant>
        <vt:i4>5</vt:i4>
      </vt:variant>
      <vt:variant>
        <vt:lpwstr/>
      </vt:variant>
      <vt:variant>
        <vt:lpwstr>_Toc425550942</vt:lpwstr>
      </vt:variant>
      <vt:variant>
        <vt:i4>1310781</vt:i4>
      </vt:variant>
      <vt:variant>
        <vt:i4>50</vt:i4>
      </vt:variant>
      <vt:variant>
        <vt:i4>0</vt:i4>
      </vt:variant>
      <vt:variant>
        <vt:i4>5</vt:i4>
      </vt:variant>
      <vt:variant>
        <vt:lpwstr/>
      </vt:variant>
      <vt:variant>
        <vt:lpwstr>_Toc425550941</vt:lpwstr>
      </vt:variant>
      <vt:variant>
        <vt:i4>1310781</vt:i4>
      </vt:variant>
      <vt:variant>
        <vt:i4>44</vt:i4>
      </vt:variant>
      <vt:variant>
        <vt:i4>0</vt:i4>
      </vt:variant>
      <vt:variant>
        <vt:i4>5</vt:i4>
      </vt:variant>
      <vt:variant>
        <vt:lpwstr/>
      </vt:variant>
      <vt:variant>
        <vt:lpwstr>_Toc425550940</vt:lpwstr>
      </vt:variant>
      <vt:variant>
        <vt:i4>1245245</vt:i4>
      </vt:variant>
      <vt:variant>
        <vt:i4>38</vt:i4>
      </vt:variant>
      <vt:variant>
        <vt:i4>0</vt:i4>
      </vt:variant>
      <vt:variant>
        <vt:i4>5</vt:i4>
      </vt:variant>
      <vt:variant>
        <vt:lpwstr/>
      </vt:variant>
      <vt:variant>
        <vt:lpwstr>_Toc425550939</vt:lpwstr>
      </vt:variant>
      <vt:variant>
        <vt:i4>1245245</vt:i4>
      </vt:variant>
      <vt:variant>
        <vt:i4>32</vt:i4>
      </vt:variant>
      <vt:variant>
        <vt:i4>0</vt:i4>
      </vt:variant>
      <vt:variant>
        <vt:i4>5</vt:i4>
      </vt:variant>
      <vt:variant>
        <vt:lpwstr/>
      </vt:variant>
      <vt:variant>
        <vt:lpwstr>_Toc425550938</vt:lpwstr>
      </vt:variant>
      <vt:variant>
        <vt:i4>1245245</vt:i4>
      </vt:variant>
      <vt:variant>
        <vt:i4>26</vt:i4>
      </vt:variant>
      <vt:variant>
        <vt:i4>0</vt:i4>
      </vt:variant>
      <vt:variant>
        <vt:i4>5</vt:i4>
      </vt:variant>
      <vt:variant>
        <vt:lpwstr/>
      </vt:variant>
      <vt:variant>
        <vt:lpwstr>_Toc425550937</vt:lpwstr>
      </vt:variant>
      <vt:variant>
        <vt:i4>1245245</vt:i4>
      </vt:variant>
      <vt:variant>
        <vt:i4>20</vt:i4>
      </vt:variant>
      <vt:variant>
        <vt:i4>0</vt:i4>
      </vt:variant>
      <vt:variant>
        <vt:i4>5</vt:i4>
      </vt:variant>
      <vt:variant>
        <vt:lpwstr/>
      </vt:variant>
      <vt:variant>
        <vt:lpwstr>_Toc425550936</vt:lpwstr>
      </vt:variant>
      <vt:variant>
        <vt:i4>1245245</vt:i4>
      </vt:variant>
      <vt:variant>
        <vt:i4>14</vt:i4>
      </vt:variant>
      <vt:variant>
        <vt:i4>0</vt:i4>
      </vt:variant>
      <vt:variant>
        <vt:i4>5</vt:i4>
      </vt:variant>
      <vt:variant>
        <vt:lpwstr/>
      </vt:variant>
      <vt:variant>
        <vt:lpwstr>_Toc425550935</vt:lpwstr>
      </vt:variant>
      <vt:variant>
        <vt:i4>1245245</vt:i4>
      </vt:variant>
      <vt:variant>
        <vt:i4>8</vt:i4>
      </vt:variant>
      <vt:variant>
        <vt:i4>0</vt:i4>
      </vt:variant>
      <vt:variant>
        <vt:i4>5</vt:i4>
      </vt:variant>
      <vt:variant>
        <vt:lpwstr/>
      </vt:variant>
      <vt:variant>
        <vt:lpwstr>_Toc425550934</vt:lpwstr>
      </vt:variant>
      <vt:variant>
        <vt:i4>1245245</vt:i4>
      </vt:variant>
      <vt:variant>
        <vt:i4>2</vt:i4>
      </vt:variant>
      <vt:variant>
        <vt:i4>0</vt:i4>
      </vt:variant>
      <vt:variant>
        <vt:i4>5</vt:i4>
      </vt:variant>
      <vt:variant>
        <vt:lpwstr/>
      </vt:variant>
      <vt:variant>
        <vt:lpwstr>_Toc425550933</vt:lpwstr>
      </vt:variant>
      <vt:variant>
        <vt:i4>5046346</vt:i4>
      </vt:variant>
      <vt:variant>
        <vt:i4>0</vt:i4>
      </vt:variant>
      <vt:variant>
        <vt:i4>0</vt:i4>
      </vt:variant>
      <vt:variant>
        <vt:i4>5</vt:i4>
      </vt:variant>
      <vt:variant>
        <vt:lpwstr>http://d.hatena.ne.jp/taslam/20080811/p2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SoftLayerハンズオンセミナー第１部</dc:title>
  <dc:subject>仮想マシンの基本操作</dc:subject>
  <dc:creator>h-minato</dc:creator>
  <cp:keywords/>
  <dc:description/>
  <cp:lastModifiedBy>Kitase</cp:lastModifiedBy>
  <cp:revision>28</cp:revision>
  <cp:lastPrinted>2015-08-02T00:52:00Z</cp:lastPrinted>
  <dcterms:created xsi:type="dcterms:W3CDTF">2015-07-25T21:14:00Z</dcterms:created>
  <dcterms:modified xsi:type="dcterms:W3CDTF">2015-08-02T01:25:00Z</dcterms:modified>
</cp:coreProperties>
</file>